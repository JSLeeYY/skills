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829">
      <w:pPr>
        <w:tabs>
          <w:tab w:val="left" w:pos="500"/>
        </w:tabs>
        <w:autoSpaceDE/>
        <w:autoSpaceDN/>
        <w:adjustRightInd/>
        <w:snapToGrid w:val="0"/>
        <w:spacing w:line="360" w:lineRule="auto"/>
        <w:ind w:firstLine="0" w:firstLineChars="0"/>
        <w:jc w:val="both"/>
        <w:rPr>
          <w:rFonts w:hint="eastAsia" w:ascii="仿宋" w:hAnsi="仿宋" w:eastAsia="仿宋" w:cs="仿宋"/>
          <w:b/>
          <w:sz w:val="44"/>
          <w:szCs w:val="44"/>
        </w:rPr>
      </w:pPr>
    </w:p>
    <w:p w14:paraId="794C901A">
      <w:pPr>
        <w:topLinePunct/>
        <w:autoSpaceDE/>
        <w:autoSpaceDN/>
        <w:adjustRightInd/>
        <w:snapToGrid w:val="0"/>
        <w:spacing w:line="360" w:lineRule="auto"/>
        <w:ind w:firstLine="0" w:firstLineChars="0"/>
        <w:jc w:val="both"/>
        <w:rPr>
          <w:rFonts w:hint="eastAsia" w:ascii="仿宋" w:hAnsi="仿宋" w:eastAsia="仿宋" w:cs="仿宋"/>
          <w:b/>
          <w:sz w:val="36"/>
          <w:szCs w:val="36"/>
        </w:rPr>
      </w:pPr>
      <w:bookmarkStart w:id="0" w:name="_Toc283294614"/>
      <w:bookmarkStart w:id="1" w:name="_Toc386441349"/>
    </w:p>
    <w:p w14:paraId="09413307">
      <w:pPr>
        <w:topLinePunct/>
        <w:autoSpaceDE/>
        <w:autoSpaceDN/>
        <w:adjustRightInd/>
        <w:snapToGrid w:val="0"/>
        <w:spacing w:line="360" w:lineRule="auto"/>
        <w:ind w:firstLine="0" w:firstLineChars="0"/>
        <w:jc w:val="center"/>
        <w:rPr>
          <w:rFonts w:hint="eastAsia" w:ascii="仿宋" w:hAnsi="仿宋" w:eastAsia="仿宋" w:cs="仿宋"/>
          <w:b/>
          <w:sz w:val="48"/>
          <w:szCs w:val="48"/>
          <w:lang w:val="en-US"/>
        </w:rPr>
      </w:pPr>
      <w:r>
        <w:rPr>
          <w:rFonts w:hint="eastAsia" w:ascii="仿宋" w:hAnsi="仿宋" w:eastAsia="仿宋" w:cs="仿宋"/>
          <w:b/>
          <w:sz w:val="48"/>
          <w:szCs w:val="48"/>
          <w:lang w:val="en-US" w:eastAsia="zh-CN"/>
        </w:rPr>
        <w:t>南京三方一体化数字信息平台优化提升项目</w:t>
      </w:r>
    </w:p>
    <w:p w14:paraId="254F5781">
      <w:pPr>
        <w:topLinePunct/>
        <w:autoSpaceDE/>
        <w:autoSpaceDN/>
        <w:adjustRightInd/>
        <w:snapToGrid w:val="0"/>
        <w:spacing w:line="360" w:lineRule="auto"/>
        <w:ind w:firstLine="0" w:firstLineChars="0"/>
        <w:jc w:val="center"/>
        <w:rPr>
          <w:rFonts w:hint="eastAsia" w:ascii="仿宋" w:hAnsi="仿宋" w:eastAsia="仿宋" w:cs="仿宋"/>
          <w:sz w:val="48"/>
          <w:szCs w:val="48"/>
        </w:rPr>
      </w:pPr>
    </w:p>
    <w:p w14:paraId="6FDCC009">
      <w:pPr>
        <w:topLinePunct/>
        <w:autoSpaceDE/>
        <w:autoSpaceDN/>
        <w:adjustRightInd/>
        <w:snapToGrid w:val="0"/>
        <w:spacing w:line="360" w:lineRule="auto"/>
        <w:ind w:firstLine="0" w:firstLineChars="0"/>
        <w:jc w:val="center"/>
        <w:rPr>
          <w:rFonts w:hint="eastAsia" w:ascii="仿宋" w:hAnsi="仿宋" w:eastAsia="仿宋" w:cs="仿宋"/>
          <w:b/>
          <w:bCs/>
          <w:sz w:val="96"/>
          <w:szCs w:val="96"/>
        </w:rPr>
      </w:pPr>
      <w:r>
        <w:rPr>
          <w:rFonts w:hint="eastAsia" w:ascii="仿宋" w:hAnsi="仿宋" w:eastAsia="仿宋" w:cs="仿宋"/>
          <w:b/>
          <w:bCs/>
          <w:sz w:val="96"/>
          <w:szCs w:val="96"/>
        </w:rPr>
        <w:t>谈 判 文 件</w:t>
      </w:r>
    </w:p>
    <w:p w14:paraId="02C000C0">
      <w:pPr>
        <w:topLinePunct/>
        <w:autoSpaceDE/>
        <w:autoSpaceDN/>
        <w:adjustRightInd/>
        <w:snapToGrid w:val="0"/>
        <w:spacing w:line="360" w:lineRule="auto"/>
        <w:ind w:firstLine="0" w:firstLineChars="0"/>
        <w:jc w:val="center"/>
        <w:rPr>
          <w:rFonts w:hint="eastAsia" w:ascii="仿宋" w:hAnsi="仿宋" w:eastAsia="仿宋" w:cs="仿宋"/>
        </w:rPr>
      </w:pPr>
    </w:p>
    <w:p w14:paraId="1AE97362">
      <w:pPr>
        <w:topLinePunct/>
        <w:autoSpaceDE/>
        <w:autoSpaceDN/>
        <w:adjustRightInd/>
        <w:snapToGrid w:val="0"/>
        <w:spacing w:line="360" w:lineRule="auto"/>
        <w:ind w:firstLine="0" w:firstLineChars="0"/>
        <w:jc w:val="center"/>
        <w:rPr>
          <w:rFonts w:hint="eastAsia" w:ascii="仿宋" w:hAnsi="仿宋" w:eastAsia="仿宋" w:cs="仿宋"/>
        </w:rPr>
      </w:pPr>
    </w:p>
    <w:p w14:paraId="08FC41D6">
      <w:pPr>
        <w:topLinePunct/>
        <w:autoSpaceDE/>
        <w:autoSpaceDN/>
        <w:adjustRightInd/>
        <w:snapToGrid w:val="0"/>
        <w:spacing w:line="360" w:lineRule="auto"/>
        <w:ind w:firstLine="0" w:firstLineChars="0"/>
        <w:jc w:val="center"/>
        <w:rPr>
          <w:rFonts w:hint="eastAsia" w:ascii="仿宋" w:hAnsi="仿宋" w:eastAsia="仿宋" w:cs="仿宋"/>
        </w:rPr>
      </w:pPr>
    </w:p>
    <w:p w14:paraId="507660F2">
      <w:pPr>
        <w:topLinePunct/>
        <w:autoSpaceDE/>
        <w:autoSpaceDN/>
        <w:adjustRightInd/>
        <w:snapToGrid w:val="0"/>
        <w:spacing w:line="360" w:lineRule="auto"/>
        <w:ind w:firstLine="0" w:firstLineChars="0"/>
        <w:jc w:val="center"/>
        <w:rPr>
          <w:rFonts w:hint="eastAsia" w:ascii="仿宋" w:hAnsi="仿宋" w:eastAsia="仿宋" w:cs="仿宋"/>
        </w:rPr>
      </w:pPr>
    </w:p>
    <w:p w14:paraId="6871F236">
      <w:pPr>
        <w:topLinePunct/>
        <w:autoSpaceDE/>
        <w:autoSpaceDN/>
        <w:adjustRightInd/>
        <w:snapToGrid w:val="0"/>
        <w:spacing w:line="360" w:lineRule="auto"/>
        <w:ind w:firstLine="0" w:firstLineChars="0"/>
        <w:jc w:val="center"/>
        <w:rPr>
          <w:rFonts w:hint="eastAsia" w:ascii="仿宋" w:hAnsi="仿宋" w:eastAsia="仿宋" w:cs="仿宋"/>
        </w:rPr>
      </w:pPr>
    </w:p>
    <w:p w14:paraId="7665FAB3">
      <w:pPr>
        <w:topLinePunct/>
        <w:autoSpaceDE/>
        <w:autoSpaceDN/>
        <w:adjustRightInd/>
        <w:snapToGrid w:val="0"/>
        <w:spacing w:line="360" w:lineRule="auto"/>
        <w:ind w:firstLine="0" w:firstLineChars="0"/>
        <w:jc w:val="center"/>
        <w:rPr>
          <w:rFonts w:hint="eastAsia" w:ascii="仿宋" w:hAnsi="仿宋" w:eastAsia="仿宋" w:cs="仿宋"/>
        </w:rPr>
      </w:pPr>
    </w:p>
    <w:p w14:paraId="69F94A3C">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sz w:val="30"/>
          <w:szCs w:val="30"/>
        </w:rPr>
        <w:t>谈</w:t>
      </w:r>
      <w:r>
        <w:rPr>
          <w:rFonts w:hint="eastAsia" w:ascii="仿宋" w:hAnsi="仿宋" w:eastAsia="仿宋" w:cs="仿宋"/>
          <w:b/>
          <w:color w:val="auto"/>
          <w:sz w:val="30"/>
          <w:szCs w:val="30"/>
        </w:rPr>
        <w:t xml:space="preserve"> 判 编 号：</w:t>
      </w:r>
      <w:r>
        <w:rPr>
          <w:rFonts w:hint="eastAsia" w:ascii="仿宋" w:hAnsi="仿宋" w:eastAsia="仿宋" w:cs="仿宋"/>
          <w:color w:val="auto"/>
          <w:spacing w:val="-7"/>
          <w:kern w:val="2"/>
          <w:sz w:val="27"/>
          <w:szCs w:val="27"/>
          <w:lang w:val="en-US" w:eastAsia="zh-CN" w:bidi="ar-SA"/>
        </w:rPr>
        <w:t>NJSFTP-</w:t>
      </w:r>
      <w:ins w:id="0" w:author="不要说话" w:date="2026-03-25T09:28:16Z">
        <w:r>
          <w:rPr>
            <w:rFonts w:hint="eastAsia" w:ascii="仿宋" w:hAnsi="仿宋" w:eastAsia="仿宋" w:cs="仿宋"/>
            <w:color w:val="auto"/>
            <w:spacing w:val="-7"/>
            <w:kern w:val="2"/>
            <w:sz w:val="27"/>
            <w:szCs w:val="27"/>
            <w:lang w:val="en-US" w:eastAsia="zh-CN" w:bidi="ar-SA"/>
          </w:rPr>
          <w:t>2026</w:t>
        </w:r>
      </w:ins>
      <w:r>
        <w:rPr>
          <w:rFonts w:hint="eastAsia" w:ascii="仿宋" w:hAnsi="仿宋" w:eastAsia="仿宋" w:cs="仿宋"/>
          <w:color w:val="auto"/>
          <w:spacing w:val="-7"/>
          <w:kern w:val="2"/>
          <w:sz w:val="27"/>
          <w:szCs w:val="27"/>
          <w:lang w:val="en-US" w:eastAsia="zh-CN" w:bidi="ar-SA"/>
        </w:rPr>
        <w:t>-07-01</w:t>
      </w:r>
    </w:p>
    <w:p w14:paraId="24D0B938">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color w:val="auto"/>
          <w:sz w:val="30"/>
          <w:szCs w:val="30"/>
        </w:rPr>
        <w:t>采 购 单 位：</w:t>
      </w:r>
      <w:r>
        <w:rPr>
          <w:rFonts w:hint="eastAsia" w:ascii="仿宋" w:hAnsi="仿宋" w:eastAsia="仿宋" w:cs="仿宋"/>
          <w:color w:val="auto"/>
          <w:spacing w:val="-7"/>
          <w:kern w:val="2"/>
          <w:sz w:val="27"/>
          <w:szCs w:val="27"/>
          <w:lang w:val="en-US" w:eastAsia="zh-CN" w:bidi="ar-SA"/>
        </w:rPr>
        <w:t>南京三方化工设备监理有限公司</w:t>
      </w:r>
    </w:p>
    <w:p w14:paraId="765E714E">
      <w:pPr>
        <w:autoSpaceDE/>
        <w:autoSpaceDN/>
        <w:adjustRightInd/>
        <w:spacing w:line="600" w:lineRule="exact"/>
        <w:ind w:firstLine="602" w:firstLineChars="0"/>
        <w:jc w:val="center"/>
        <w:rPr>
          <w:rFonts w:hint="eastAsia" w:ascii="仿宋" w:hAnsi="仿宋" w:eastAsia="仿宋" w:cs="仿宋"/>
          <w:b/>
          <w:color w:val="auto"/>
          <w:sz w:val="30"/>
          <w:szCs w:val="30"/>
        </w:rPr>
      </w:pPr>
    </w:p>
    <w:p w14:paraId="0FEC37D9">
      <w:pPr>
        <w:autoSpaceDE/>
        <w:autoSpaceDN/>
        <w:adjustRightInd/>
        <w:spacing w:line="600" w:lineRule="exact"/>
        <w:ind w:firstLine="602" w:firstLineChars="0"/>
        <w:jc w:val="center"/>
        <w:rPr>
          <w:rFonts w:hint="eastAsia" w:ascii="仿宋" w:hAnsi="仿宋" w:eastAsia="仿宋" w:cs="仿宋"/>
          <w:b/>
          <w:color w:val="auto"/>
          <w:sz w:val="30"/>
          <w:szCs w:val="30"/>
        </w:rPr>
      </w:pPr>
    </w:p>
    <w:p w14:paraId="7CFECAE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1B01648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99946B4">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02DC6FB">
      <w:pPr>
        <w:autoSpaceDE/>
        <w:autoSpaceDN/>
        <w:adjustRightInd/>
        <w:spacing w:line="600" w:lineRule="exact"/>
        <w:ind w:firstLine="602" w:firstLineChars="0"/>
        <w:jc w:val="center"/>
        <w:rPr>
          <w:rFonts w:hint="eastAsia" w:ascii="仿宋" w:hAnsi="仿宋" w:eastAsia="仿宋" w:cs="仿宋"/>
          <w:b/>
          <w:color w:val="auto"/>
          <w:sz w:val="30"/>
          <w:szCs w:val="30"/>
        </w:rPr>
      </w:pPr>
      <w:r>
        <w:rPr>
          <w:rFonts w:hint="eastAsia" w:ascii="仿宋" w:hAnsi="仿宋" w:eastAsia="仿宋" w:cs="仿宋"/>
          <w:b/>
          <w:color w:val="auto"/>
          <w:sz w:val="30"/>
          <w:szCs w:val="30"/>
        </w:rPr>
        <w:t>二○二</w:t>
      </w:r>
      <w:ins w:id="1" w:author="不要说话" w:date="2026-03-25T15:27:34Z">
        <w:r>
          <w:rPr>
            <w:rFonts w:hint="eastAsia" w:ascii="仿宋" w:hAnsi="仿宋" w:eastAsia="仿宋" w:cs="仿宋"/>
            <w:b/>
            <w:color w:val="auto"/>
            <w:sz w:val="30"/>
            <w:szCs w:val="30"/>
            <w:lang w:val="en-US" w:eastAsia="zh-CN"/>
          </w:rPr>
          <w:t>六</w:t>
        </w:r>
      </w:ins>
      <w:r>
        <w:rPr>
          <w:rFonts w:hint="eastAsia" w:ascii="仿宋" w:hAnsi="仿宋" w:eastAsia="仿宋" w:cs="仿宋"/>
          <w:b/>
          <w:color w:val="auto"/>
          <w:sz w:val="30"/>
          <w:szCs w:val="30"/>
        </w:rPr>
        <w:t>年</w:t>
      </w:r>
      <w:ins w:id="2" w:author="不要说话" w:date="2026-03-25T15:27:38Z">
        <w:r>
          <w:rPr>
            <w:rFonts w:hint="eastAsia" w:ascii="仿宋" w:hAnsi="仿宋" w:eastAsia="仿宋" w:cs="仿宋"/>
            <w:b/>
            <w:color w:val="auto"/>
            <w:sz w:val="30"/>
            <w:szCs w:val="30"/>
            <w:lang w:val="en-US" w:eastAsia="zh-CN"/>
          </w:rPr>
          <w:t>四</w:t>
        </w:r>
      </w:ins>
      <w:r>
        <w:rPr>
          <w:rFonts w:hint="eastAsia" w:ascii="仿宋" w:hAnsi="仿宋" w:eastAsia="仿宋" w:cs="仿宋"/>
          <w:b/>
          <w:color w:val="auto"/>
          <w:sz w:val="30"/>
          <w:szCs w:val="30"/>
        </w:rPr>
        <w:t>月</w:t>
      </w:r>
      <w:ins w:id="3" w:author="不要说话" w:date="2026-03-25T15:27:40Z">
        <w:r>
          <w:rPr>
            <w:rFonts w:hint="eastAsia" w:ascii="仿宋" w:hAnsi="仿宋" w:eastAsia="仿宋" w:cs="仿宋"/>
            <w:b/>
            <w:color w:val="auto"/>
            <w:sz w:val="30"/>
            <w:szCs w:val="30"/>
            <w:lang w:val="en-US" w:eastAsia="zh-CN"/>
          </w:rPr>
          <w:t xml:space="preserve"> </w:t>
        </w:r>
      </w:ins>
      <w:r>
        <w:rPr>
          <w:rFonts w:hint="eastAsia" w:ascii="仿宋" w:hAnsi="仿宋" w:eastAsia="仿宋" w:cs="仿宋"/>
          <w:b/>
          <w:color w:val="auto"/>
          <w:sz w:val="30"/>
          <w:szCs w:val="30"/>
        </w:rPr>
        <w:t>日</w:t>
      </w:r>
    </w:p>
    <w:p w14:paraId="17375896">
      <w:pPr>
        <w:widowControl/>
        <w:autoSpaceDE/>
        <w:autoSpaceDN/>
        <w:adjustRightInd/>
        <w:ind w:firstLine="0" w:firstLineChars="0"/>
        <w:rPr>
          <w:rFonts w:hint="eastAsia" w:ascii="仿宋" w:hAnsi="仿宋" w:eastAsia="仿宋" w:cs="仿宋"/>
          <w:b/>
          <w:bCs/>
          <w:sz w:val="30"/>
          <w:szCs w:val="30"/>
        </w:rPr>
      </w:pPr>
      <w:r>
        <w:rPr>
          <w:rFonts w:hint="eastAsia" w:ascii="仿宋" w:hAnsi="仿宋" w:eastAsia="仿宋" w:cs="仿宋"/>
          <w:b/>
          <w:bCs/>
          <w:sz w:val="30"/>
          <w:szCs w:val="30"/>
        </w:rPr>
        <w:br w:type="page"/>
      </w:r>
    </w:p>
    <w:p w14:paraId="414E3E52">
      <w:pPr>
        <w:autoSpaceDE/>
        <w:autoSpaceDN/>
        <w:adjustRightInd/>
        <w:spacing w:line="360" w:lineRule="auto"/>
        <w:ind w:firstLine="0" w:firstLineChars="0"/>
        <w:jc w:val="center"/>
        <w:rPr>
          <w:rFonts w:hint="eastAsia" w:ascii="仿宋" w:hAnsi="仿宋" w:eastAsia="仿宋" w:cs="仿宋"/>
          <w:b/>
          <w:sz w:val="44"/>
          <w:szCs w:val="44"/>
        </w:rPr>
      </w:pPr>
      <w:r>
        <w:rPr>
          <w:rFonts w:hint="eastAsia" w:ascii="仿宋" w:hAnsi="仿宋" w:eastAsia="仿宋" w:cs="仿宋"/>
          <w:b/>
          <w:sz w:val="44"/>
          <w:szCs w:val="44"/>
        </w:rPr>
        <w:t>目    录</w:t>
      </w:r>
    </w:p>
    <w:p w14:paraId="71B9A2BB">
      <w:pPr>
        <w:autoSpaceDE/>
        <w:autoSpaceDN/>
        <w:adjustRightInd/>
        <w:spacing w:line="560" w:lineRule="exact"/>
        <w:ind w:firstLine="0" w:firstLineChars="0"/>
        <w:jc w:val="center"/>
        <w:rPr>
          <w:rFonts w:hint="eastAsia" w:ascii="仿宋" w:hAnsi="仿宋" w:eastAsia="仿宋" w:cs="仿宋"/>
          <w:bCs/>
          <w:sz w:val="44"/>
          <w:szCs w:val="44"/>
        </w:rPr>
      </w:pPr>
    </w:p>
    <w:p w14:paraId="79A4E30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b w:val="0"/>
          <w:bCs w:val="0"/>
          <w:caps w:val="0"/>
          <w:sz w:val="32"/>
          <w:szCs w:val="32"/>
        </w:rPr>
        <w:fldChar w:fldCharType="begin"/>
      </w:r>
      <w:r>
        <w:rPr>
          <w:rFonts w:hint="eastAsia" w:ascii="仿宋" w:hAnsi="仿宋" w:eastAsia="仿宋" w:cs="仿宋"/>
          <w:b w:val="0"/>
          <w:bCs w:val="0"/>
          <w:caps w:val="0"/>
          <w:sz w:val="32"/>
          <w:szCs w:val="32"/>
        </w:rPr>
        <w:instrText xml:space="preserve"> TOC \o "1-1" \h \z \u </w:instrText>
      </w:r>
      <w:r>
        <w:rPr>
          <w:rFonts w:hint="eastAsia" w:ascii="仿宋" w:hAnsi="仿宋" w:eastAsia="仿宋" w:cs="仿宋"/>
          <w:b w:val="0"/>
          <w:bCs w:val="0"/>
          <w:caps w:val="0"/>
          <w:sz w:val="32"/>
          <w:szCs w:val="32"/>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"_Toc144893928" </w:instrText>
      </w:r>
      <w:r>
        <w:rPr>
          <w:rFonts w:hint="eastAsia" w:ascii="仿宋" w:hAnsi="仿宋" w:eastAsia="仿宋" w:cs="仿宋"/>
        </w:rPr>
        <w:fldChar w:fldCharType="separate"/>
      </w:r>
      <w:r>
        <w:rPr>
          <w:rStyle w:val="95"/>
          <w:rFonts w:hint="eastAsia" w:ascii="仿宋" w:hAnsi="仿宋" w:eastAsia="仿宋" w:cs="仿宋"/>
          <w:sz w:val="32"/>
          <w:szCs w:val="32"/>
        </w:rPr>
        <w:t>第一章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谈判邀请书</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_Toc144893928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5A78B7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"_Toc144893929" </w:instrText>
      </w:r>
      <w:r>
        <w:rPr>
          <w:rFonts w:hint="eastAsia" w:ascii="仿宋" w:hAnsi="仿宋" w:eastAsia="仿宋" w:cs="仿宋"/>
        </w:rPr>
        <w:fldChar w:fldCharType="separate"/>
      </w:r>
      <w:r>
        <w:rPr>
          <w:rStyle w:val="95"/>
          <w:rFonts w:hint="eastAsia" w:ascii="仿宋" w:hAnsi="仿宋" w:eastAsia="仿宋" w:cs="仿宋"/>
          <w:sz w:val="32"/>
          <w:szCs w:val="32"/>
        </w:rPr>
        <w:t>第二章 供应商须知</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_Toc144893929 \h </w:instrText>
      </w:r>
      <w:r>
        <w:rPr>
          <w:rFonts w:hint="eastAsia" w:ascii="仿宋" w:hAnsi="仿宋" w:eastAsia="仿宋" w:cs="仿宋"/>
          <w:sz w:val="32"/>
          <w:szCs w:val="32"/>
        </w:rPr>
        <w:fldChar w:fldCharType="separate"/>
      </w:r>
      <w:r>
        <w:rPr>
          <w:rFonts w:hint="eastAsia" w:ascii="仿宋" w:hAnsi="仿宋" w:eastAsia="仿宋" w:cs="仿宋"/>
          <w:sz w:val="32"/>
          <w:szCs w:val="32"/>
        </w:rPr>
        <w:t>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79F40E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"_Toc144893930" </w:instrText>
      </w:r>
      <w:r>
        <w:rPr>
          <w:rFonts w:hint="eastAsia" w:ascii="仿宋" w:hAnsi="仿宋" w:eastAsia="仿宋" w:cs="仿宋"/>
        </w:rPr>
        <w:fldChar w:fldCharType="separate"/>
      </w:r>
      <w:r>
        <w:rPr>
          <w:rStyle w:val="95"/>
          <w:rFonts w:hint="eastAsia" w:ascii="仿宋" w:hAnsi="仿宋" w:eastAsia="仿宋" w:cs="仿宋"/>
          <w:sz w:val="32"/>
          <w:szCs w:val="32"/>
        </w:rPr>
        <w:t>第三章 谈判办法</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_Toc144893930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389DFD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"_Toc144893931" </w:instrText>
      </w:r>
      <w:r>
        <w:rPr>
          <w:rFonts w:hint="eastAsia" w:ascii="仿宋" w:hAnsi="仿宋" w:eastAsia="仿宋" w:cs="仿宋"/>
        </w:rPr>
        <w:fldChar w:fldCharType="separate"/>
      </w:r>
      <w:r>
        <w:rPr>
          <w:rStyle w:val="95"/>
          <w:rFonts w:hint="eastAsia" w:ascii="仿宋" w:hAnsi="仿宋" w:eastAsia="仿宋" w:cs="仿宋"/>
          <w:sz w:val="32"/>
          <w:szCs w:val="32"/>
        </w:rPr>
        <w:t>第四章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技术规格及要求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_Toc144893931 \h </w:instrText>
      </w:r>
      <w:r>
        <w:rPr>
          <w:rFonts w:hint="eastAsia" w:ascii="仿宋" w:hAnsi="仿宋" w:eastAsia="仿宋" w:cs="仿宋"/>
          <w:sz w:val="32"/>
          <w:szCs w:val="32"/>
        </w:rPr>
        <w:fldChar w:fldCharType="separate"/>
      </w:r>
      <w:r>
        <w:rPr>
          <w:rFonts w:hint="eastAsia" w:ascii="仿宋" w:hAnsi="仿宋" w:eastAsia="仿宋" w:cs="仿宋"/>
          <w:sz w:val="32"/>
          <w:szCs w:val="32"/>
        </w:rPr>
        <w:t>11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B5D39F6">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"_Toc144893932" </w:instrText>
      </w:r>
      <w:r>
        <w:rPr>
          <w:rFonts w:hint="eastAsia" w:ascii="仿宋" w:hAnsi="仿宋" w:eastAsia="仿宋" w:cs="仿宋"/>
        </w:rPr>
        <w:fldChar w:fldCharType="separate"/>
      </w:r>
      <w:r>
        <w:rPr>
          <w:rStyle w:val="95"/>
          <w:rFonts w:hint="eastAsia" w:ascii="仿宋" w:hAnsi="仿宋" w:eastAsia="仿宋" w:cs="仿宋"/>
          <w:sz w:val="32"/>
          <w:szCs w:val="32"/>
        </w:rPr>
        <w:t>第五章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报价要求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_Toc144893932 \h </w:instrText>
      </w:r>
      <w:r>
        <w:rPr>
          <w:rFonts w:hint="eastAsia" w:ascii="仿宋" w:hAnsi="仿宋" w:eastAsia="仿宋" w:cs="仿宋"/>
          <w:sz w:val="32"/>
          <w:szCs w:val="32"/>
        </w:rPr>
        <w:fldChar w:fldCharType="separate"/>
      </w:r>
      <w:r>
        <w:rPr>
          <w:rFonts w:hint="eastAsia" w:ascii="仿宋" w:hAnsi="仿宋" w:eastAsia="仿宋" w:cs="仿宋"/>
          <w:sz w:val="32"/>
          <w:szCs w:val="32"/>
        </w:rPr>
        <w:t>19</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628559B2">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"_Toc144893933" </w:instrText>
      </w:r>
      <w:r>
        <w:rPr>
          <w:rFonts w:hint="eastAsia" w:ascii="仿宋" w:hAnsi="仿宋" w:eastAsia="仿宋" w:cs="仿宋"/>
        </w:rPr>
        <w:fldChar w:fldCharType="separate"/>
      </w:r>
      <w:r>
        <w:rPr>
          <w:rStyle w:val="95"/>
          <w:rFonts w:hint="eastAsia" w:ascii="仿宋" w:hAnsi="仿宋" w:eastAsia="仿宋" w:cs="仿宋"/>
          <w:sz w:val="32"/>
          <w:szCs w:val="32"/>
        </w:rPr>
        <w:t>第六章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合同条款及格式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_Toc144893933 \h </w:instrText>
      </w:r>
      <w:r>
        <w:rPr>
          <w:rFonts w:hint="eastAsia" w:ascii="仿宋" w:hAnsi="仿宋" w:eastAsia="仿宋" w:cs="仿宋"/>
          <w:sz w:val="32"/>
          <w:szCs w:val="32"/>
        </w:rPr>
        <w:fldChar w:fldCharType="separate"/>
      </w:r>
      <w:r>
        <w:rPr>
          <w:rFonts w:hint="eastAsia" w:ascii="仿宋" w:hAnsi="仿宋" w:eastAsia="仿宋" w:cs="仿宋"/>
          <w:sz w:val="32"/>
          <w:szCs w:val="32"/>
        </w:rPr>
        <w:t>21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30CEFEDF">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"_Toc144893934" </w:instrText>
      </w:r>
      <w:r>
        <w:rPr>
          <w:rFonts w:hint="eastAsia" w:ascii="仿宋" w:hAnsi="仿宋" w:eastAsia="仿宋" w:cs="仿宋"/>
        </w:rPr>
        <w:fldChar w:fldCharType="separate"/>
      </w:r>
      <w:r>
        <w:rPr>
          <w:rStyle w:val="95"/>
          <w:rFonts w:hint="eastAsia" w:ascii="仿宋" w:hAnsi="仿宋" w:eastAsia="仿宋" w:cs="仿宋"/>
          <w:sz w:val="32"/>
          <w:szCs w:val="32"/>
        </w:rPr>
        <w:t>第七章 报价文件格式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_Toc144893934 \h </w:instrText>
      </w:r>
      <w:r>
        <w:rPr>
          <w:rFonts w:hint="eastAsia" w:ascii="仿宋" w:hAnsi="仿宋" w:eastAsia="仿宋" w:cs="仿宋"/>
          <w:sz w:val="32"/>
          <w:szCs w:val="32"/>
        </w:rPr>
        <w:fldChar w:fldCharType="separate"/>
      </w:r>
      <w:r>
        <w:rPr>
          <w:rFonts w:hint="eastAsia" w:ascii="仿宋" w:hAnsi="仿宋" w:eastAsia="仿宋" w:cs="仿宋"/>
          <w:sz w:val="32"/>
          <w:szCs w:val="32"/>
          <w:lang w:val="en-US" w:eastAsia="zh-CN"/>
        </w:rPr>
        <w:t>4</w:t>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014787F">
      <w:pPr>
        <w:pStyle w:val="59"/>
        <w:tabs>
          <w:tab w:val="right" w:leader="dot" w:pos="8538"/>
        </w:tabs>
        <w:rPr>
          <w:rFonts w:hint="eastAsia" w:ascii="仿宋" w:hAnsi="仿宋" w:eastAsia="仿宋" w:cs="仿宋"/>
          <w:b w:val="0"/>
          <w:bCs w:val="0"/>
          <w:caps w:val="0"/>
          <w:sz w:val="32"/>
          <w:szCs w:val="32"/>
        </w:rPr>
      </w:pPr>
    </w:p>
    <w:p w14:paraId="7C5F5E8C">
      <w:pPr>
        <w:tabs>
          <w:tab w:val="right" w:leader="dot" w:pos="8536"/>
        </w:tabs>
        <w:autoSpaceDE/>
        <w:autoSpaceDN/>
        <w:adjustRightInd/>
        <w:spacing w:before="120" w:after="120" w:line="480" w:lineRule="auto"/>
        <w:ind w:firstLine="0" w:firstLineChars="0"/>
        <w:rPr>
          <w:rFonts w:hint="eastAsia" w:ascii="仿宋" w:hAnsi="仿宋" w:eastAsia="仿宋" w:cs="仿宋"/>
          <w:b/>
          <w:sz w:val="32"/>
          <w:szCs w:val="32"/>
        </w:rPr>
      </w:pPr>
      <w:r>
        <w:rPr>
          <w:rFonts w:hint="eastAsia" w:ascii="仿宋" w:hAnsi="仿宋" w:eastAsia="仿宋" w:cs="仿宋"/>
          <w:b/>
          <w:bCs/>
          <w:caps/>
          <w:sz w:val="32"/>
          <w:szCs w:val="32"/>
        </w:rPr>
        <w:fldChar w:fldCharType="end"/>
      </w:r>
    </w:p>
    <w:p w14:paraId="71BB2CD3">
      <w:pPr>
        <w:widowControl/>
        <w:autoSpaceDE/>
        <w:autoSpaceDN/>
        <w:adjustRightInd/>
        <w:ind w:firstLine="0" w:firstLineChars="0"/>
        <w:rPr>
          <w:rFonts w:hint="eastAsia" w:ascii="仿宋" w:hAnsi="仿宋" w:eastAsia="仿宋" w:cs="仿宋"/>
          <w:b/>
          <w:kern w:val="0"/>
          <w:sz w:val="36"/>
          <w:szCs w:val="20"/>
        </w:rPr>
      </w:pPr>
      <w:bookmarkStart w:id="2" w:name="_Toc209405270"/>
      <w:bookmarkStart w:id="3" w:name="_Toc307924146"/>
      <w:r>
        <w:rPr>
          <w:rFonts w:hint="eastAsia" w:ascii="仿宋" w:hAnsi="仿宋" w:eastAsia="仿宋" w:cs="仿宋"/>
        </w:rPr>
        <w:br w:type="page"/>
      </w:r>
    </w:p>
    <w:bookmarkEnd w:id="2"/>
    <w:bookmarkEnd w:id="3"/>
    <w:p w14:paraId="34B3802E">
      <w:pPr>
        <w:pStyle w:val="65"/>
        <w:snapToGrid w:val="0"/>
        <w:spacing w:line="348" w:lineRule="auto"/>
        <w:rPr>
          <w:rFonts w:hint="eastAsia" w:ascii="仿宋" w:hAnsi="仿宋" w:eastAsia="仿宋" w:cs="仿宋"/>
        </w:rPr>
      </w:pPr>
      <w:bookmarkStart w:id="4" w:name="_Toc144893928"/>
      <w:r>
        <w:rPr>
          <w:rFonts w:hint="eastAsia" w:ascii="仿宋" w:hAnsi="仿宋" w:eastAsia="仿宋" w:cs="仿宋"/>
        </w:rPr>
        <w:t>第一章</w:t>
      </w:r>
      <w:r>
        <w:rPr>
          <w:rFonts w:hint="eastAsia" w:ascii="仿宋" w:hAnsi="仿宋" w:eastAsia="仿宋" w:cs="仿宋"/>
          <w:lang w:val="en-US" w:eastAsia="zh-CN"/>
        </w:rPr>
        <w:t xml:space="preserve"> </w:t>
      </w:r>
      <w:r>
        <w:rPr>
          <w:rFonts w:hint="eastAsia" w:ascii="仿宋" w:hAnsi="仿宋" w:eastAsia="仿宋" w:cs="仿宋"/>
        </w:rPr>
        <w:t>谈判邀请书</w:t>
      </w:r>
      <w:bookmarkEnd w:id="4"/>
    </w:p>
    <w:bookmarkEnd w:id="0"/>
    <w:bookmarkEnd w:id="1"/>
    <w:p w14:paraId="5711353D">
      <w:pPr>
        <w:snapToGrid w:val="0"/>
        <w:spacing w:line="348" w:lineRule="auto"/>
        <w:ind w:firstLine="562"/>
        <w:jc w:val="center"/>
        <w:rPr>
          <w:rFonts w:hint="eastAsia" w:ascii="仿宋" w:hAnsi="仿宋" w:eastAsia="仿宋" w:cs="仿宋"/>
          <w:b/>
          <w:sz w:val="28"/>
          <w:szCs w:val="28"/>
        </w:rPr>
      </w:pPr>
      <w:bookmarkStart w:id="5" w:name="_Toc282958588"/>
      <w:r>
        <w:rPr>
          <w:rFonts w:hint="eastAsia" w:ascii="仿宋" w:hAnsi="仿宋" w:eastAsia="仿宋" w:cs="仿宋"/>
          <w:b/>
          <w:sz w:val="28"/>
          <w:szCs w:val="28"/>
          <w:lang w:val="en-US" w:eastAsia="zh-CN"/>
        </w:rPr>
        <w:t>南京三方一体化数字信息平台优化提升项目</w:t>
      </w:r>
      <w:r>
        <w:rPr>
          <w:rFonts w:hint="eastAsia" w:ascii="仿宋" w:hAnsi="仿宋" w:eastAsia="仿宋" w:cs="仿宋"/>
          <w:b/>
          <w:sz w:val="28"/>
          <w:szCs w:val="28"/>
        </w:rPr>
        <w:t>邀请书</w:t>
      </w:r>
    </w:p>
    <w:p w14:paraId="4A343B41">
      <w:pPr>
        <w:autoSpaceDE/>
        <w:autoSpaceDN/>
        <w:snapToGrid w:val="0"/>
        <w:spacing w:line="348" w:lineRule="auto"/>
        <w:ind w:firstLine="0" w:firstLineChars="0"/>
        <w:jc w:val="center"/>
        <w:rPr>
          <w:rFonts w:hint="eastAsia" w:ascii="仿宋" w:hAnsi="仿宋" w:eastAsia="仿宋" w:cs="仿宋"/>
          <w:b/>
          <w:sz w:val="24"/>
          <w:lang w:val="zh-CN"/>
        </w:rPr>
      </w:pPr>
      <w:r>
        <w:rPr>
          <w:rFonts w:hint="eastAsia" w:ascii="仿宋" w:hAnsi="仿宋" w:eastAsia="仿宋" w:cs="仿宋"/>
          <w:b/>
          <w:sz w:val="24"/>
          <w:lang w:val="zh-CN"/>
        </w:rPr>
        <w:t>谈判编号:</w:t>
      </w:r>
      <w:r>
        <w:rPr>
          <w:rFonts w:hint="eastAsia" w:ascii="仿宋" w:hAnsi="仿宋" w:eastAsia="仿宋" w:cs="仿宋"/>
          <w:b/>
          <w:sz w:val="24"/>
          <w:lang w:val="en-US" w:eastAsia="zh-CN"/>
        </w:rPr>
        <w:t>NJSFTP-</w:t>
      </w:r>
      <w:ins w:id="4" w:author="不要说话" w:date="2026-03-25T09:28:16Z">
        <w:r>
          <w:rPr>
            <w:rFonts w:hint="eastAsia" w:ascii="仿宋" w:hAnsi="仿宋" w:eastAsia="仿宋" w:cs="仿宋"/>
            <w:b/>
            <w:sz w:val="24"/>
            <w:lang w:val="en-US" w:eastAsia="zh-CN"/>
          </w:rPr>
          <w:t>2026</w:t>
        </w:r>
      </w:ins>
      <w:r>
        <w:rPr>
          <w:rFonts w:hint="eastAsia" w:ascii="仿宋" w:hAnsi="仿宋" w:eastAsia="仿宋" w:cs="仿宋"/>
          <w:b/>
          <w:sz w:val="24"/>
          <w:lang w:val="en-US" w:eastAsia="zh-CN"/>
        </w:rPr>
        <w:t>-0</w:t>
      </w:r>
      <w:ins w:id="5" w:author="不要说话" w:date="2026-03-25T15:28:01Z">
        <w:r>
          <w:rPr>
            <w:rFonts w:hint="eastAsia" w:ascii="仿宋" w:hAnsi="仿宋" w:eastAsia="仿宋" w:cs="仿宋"/>
            <w:b/>
            <w:sz w:val="24"/>
            <w:lang w:val="en-US" w:eastAsia="zh-CN"/>
          </w:rPr>
          <w:t xml:space="preserve"> </w:t>
        </w:r>
      </w:ins>
      <w:del w:id="6" w:author="不要说话" w:date="2026-03-25T15:28:01Z">
        <w:r>
          <w:rPr>
            <w:rFonts w:hint="eastAsia" w:ascii="仿宋" w:hAnsi="仿宋" w:eastAsia="仿宋" w:cs="仿宋"/>
            <w:b/>
            <w:sz w:val="24"/>
            <w:lang w:val="en-US" w:eastAsia="zh-CN"/>
          </w:rPr>
          <w:delText>7</w:delText>
        </w:r>
      </w:del>
      <w:r>
        <w:rPr>
          <w:rFonts w:hint="eastAsia" w:ascii="仿宋" w:hAnsi="仿宋" w:eastAsia="仿宋" w:cs="仿宋"/>
          <w:b/>
          <w:sz w:val="24"/>
          <w:lang w:val="en-US" w:eastAsia="zh-CN"/>
        </w:rPr>
        <w:t>-</w:t>
      </w:r>
      <w:ins w:id="7" w:author="不要说话" w:date="2026-03-25T15:28:04Z">
        <w:r>
          <w:rPr>
            <w:rFonts w:hint="eastAsia" w:ascii="仿宋" w:hAnsi="仿宋" w:eastAsia="仿宋" w:cs="仿宋"/>
            <w:b/>
            <w:sz w:val="24"/>
            <w:lang w:val="en-US" w:eastAsia="zh-CN"/>
          </w:rPr>
          <w:t xml:space="preserve">  </w:t>
        </w:r>
      </w:ins>
      <w:del w:id="8" w:author="不要说话" w:date="2026-03-25T15:28:03Z">
        <w:r>
          <w:rPr>
            <w:rFonts w:hint="eastAsia" w:ascii="仿宋" w:hAnsi="仿宋" w:eastAsia="仿宋" w:cs="仿宋"/>
            <w:b/>
            <w:sz w:val="24"/>
            <w:lang w:val="en-US" w:eastAsia="zh-CN"/>
          </w:rPr>
          <w:delText>01</w:delText>
        </w:r>
      </w:del>
    </w:p>
    <w:p w14:paraId="3D24963D">
      <w:pPr>
        <w:autoSpaceDE/>
        <w:autoSpaceDN/>
        <w:snapToGrid w:val="0"/>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供应商：</w:t>
      </w:r>
    </w:p>
    <w:p w14:paraId="7B5311B8">
      <w:pPr>
        <w:autoSpaceDE/>
        <w:autoSpaceDN/>
        <w:snapToGrid w:val="0"/>
        <w:spacing w:line="360" w:lineRule="auto"/>
        <w:ind w:firstLine="420" w:firstLineChars="0"/>
        <w:jc w:val="both"/>
        <w:rPr>
          <w:rFonts w:hint="eastAsia" w:ascii="仿宋" w:hAnsi="仿宋" w:eastAsia="仿宋" w:cs="仿宋"/>
          <w:bCs/>
          <w:kern w:val="0"/>
          <w:sz w:val="24"/>
          <w:u w:val="single"/>
        </w:rPr>
      </w:pPr>
      <w:r>
        <w:rPr>
          <w:rFonts w:hint="eastAsia" w:ascii="仿宋" w:hAnsi="仿宋" w:eastAsia="仿宋" w:cs="仿宋"/>
          <w:kern w:val="0"/>
          <w:sz w:val="24"/>
        </w:rPr>
        <w:t>本项目已按要求履行了相关报批及备案等手续，具备采购条件，现邀请贵单位参加本项目采购谈判。</w:t>
      </w:r>
    </w:p>
    <w:p w14:paraId="5C0FD52A">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一、项目概况与供货范围</w:t>
      </w:r>
    </w:p>
    <w:p w14:paraId="76523DB0">
      <w:pPr>
        <w:snapToGrid w:val="0"/>
        <w:spacing w:line="348" w:lineRule="auto"/>
        <w:ind w:firstLine="410" w:firstLineChars="171"/>
        <w:jc w:val="both"/>
        <w:rPr>
          <w:rFonts w:hint="eastAsia" w:ascii="仿宋" w:hAnsi="仿宋" w:eastAsia="仿宋" w:cs="仿宋"/>
          <w:color w:val="000000"/>
          <w:kern w:val="0"/>
          <w:sz w:val="24"/>
        </w:rPr>
      </w:pPr>
      <w:r>
        <w:rPr>
          <w:rFonts w:hint="eastAsia" w:ascii="仿宋" w:hAnsi="仿宋" w:eastAsia="仿宋" w:cs="仿宋"/>
          <w:color w:val="000000"/>
          <w:kern w:val="0"/>
          <w:sz w:val="24"/>
        </w:rPr>
        <w:t>（一）项目基本情况</w:t>
      </w:r>
    </w:p>
    <w:p w14:paraId="30CFBC02">
      <w:pPr>
        <w:widowControl/>
        <w:spacing w:line="360" w:lineRule="auto"/>
        <w:ind w:right="140" w:firstLine="480"/>
        <w:rPr>
          <w:rFonts w:hint="eastAsia" w:ascii="仿宋" w:hAnsi="仿宋" w:eastAsia="仿宋" w:cs="仿宋"/>
          <w:sz w:val="24"/>
          <w:u w:val="single"/>
          <w:lang w:val="en-US" w:eastAsia="zh-CN"/>
        </w:rPr>
      </w:pPr>
      <w:r>
        <w:rPr>
          <w:rFonts w:hint="eastAsia" w:ascii="仿宋" w:hAnsi="仿宋" w:eastAsia="仿宋" w:cs="仿宋"/>
          <w:bCs/>
          <w:sz w:val="24"/>
        </w:rPr>
        <w:t>1.项目名称</w:t>
      </w:r>
      <w:r>
        <w:rPr>
          <w:rFonts w:hint="eastAsia" w:ascii="仿宋" w:hAnsi="仿宋" w:eastAsia="仿宋" w:cs="仿宋"/>
          <w:sz w:val="24"/>
        </w:rPr>
        <w:t>：</w:t>
      </w:r>
      <w:r>
        <w:rPr>
          <w:rFonts w:hint="eastAsia" w:ascii="仿宋" w:hAnsi="仿宋" w:eastAsia="仿宋" w:cs="仿宋"/>
          <w:sz w:val="24"/>
          <w:u w:val="single"/>
          <w:lang w:val="en-US" w:eastAsia="zh-CN"/>
        </w:rPr>
        <w:t>南京三方一体化数字信息平台优化提升项目邀请书</w:t>
      </w:r>
    </w:p>
    <w:p w14:paraId="5FB0C56E">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2.产品名称及数量:详见技术文件</w:t>
      </w:r>
    </w:p>
    <w:tbl>
      <w:tblPr>
        <w:tblStyle w:val="8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06"/>
        <w:gridCol w:w="2040"/>
        <w:gridCol w:w="874"/>
        <w:gridCol w:w="925"/>
      </w:tblGrid>
      <w:tr w14:paraId="0A4B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26F48667">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序号</w:t>
            </w:r>
          </w:p>
        </w:tc>
        <w:tc>
          <w:tcPr>
            <w:tcW w:w="5006" w:type="dxa"/>
          </w:tcPr>
          <w:p w14:paraId="68BF3A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名称</w:t>
            </w:r>
          </w:p>
        </w:tc>
        <w:tc>
          <w:tcPr>
            <w:tcW w:w="2040" w:type="dxa"/>
          </w:tcPr>
          <w:p w14:paraId="22B6B6B2">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技术规格</w:t>
            </w:r>
          </w:p>
        </w:tc>
        <w:tc>
          <w:tcPr>
            <w:tcW w:w="874" w:type="dxa"/>
          </w:tcPr>
          <w:p w14:paraId="3E178F1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数量</w:t>
            </w:r>
          </w:p>
        </w:tc>
        <w:tc>
          <w:tcPr>
            <w:tcW w:w="925" w:type="dxa"/>
          </w:tcPr>
          <w:p w14:paraId="77FFB8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备注</w:t>
            </w:r>
          </w:p>
        </w:tc>
      </w:tr>
      <w:tr w14:paraId="4495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vAlign w:val="top"/>
          </w:tcPr>
          <w:p w14:paraId="3A2FC89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1</w:t>
            </w:r>
          </w:p>
        </w:tc>
        <w:tc>
          <w:tcPr>
            <w:tcW w:w="5006" w:type="dxa"/>
            <w:vAlign w:val="top"/>
          </w:tcPr>
          <w:p w14:paraId="2B7032D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南京三方一体化数字信息平台优化提升项目</w:t>
            </w:r>
          </w:p>
        </w:tc>
        <w:tc>
          <w:tcPr>
            <w:tcW w:w="2040" w:type="dxa"/>
            <w:vAlign w:val="top"/>
          </w:tcPr>
          <w:p w14:paraId="3D443DEB">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详见工作量构成</w:t>
            </w:r>
          </w:p>
        </w:tc>
        <w:tc>
          <w:tcPr>
            <w:tcW w:w="874" w:type="dxa"/>
            <w:vAlign w:val="top"/>
          </w:tcPr>
          <w:p w14:paraId="669325B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1套</w:t>
            </w:r>
          </w:p>
        </w:tc>
        <w:tc>
          <w:tcPr>
            <w:tcW w:w="925" w:type="dxa"/>
            <w:vAlign w:val="top"/>
          </w:tcPr>
          <w:p w14:paraId="12CEC609">
            <w:pPr>
              <w:widowControl/>
              <w:spacing w:line="360" w:lineRule="auto"/>
              <w:ind w:right="140" w:firstLine="0" w:firstLineChars="0"/>
              <w:jc w:val="center"/>
              <w:rPr>
                <w:rFonts w:hint="eastAsia" w:ascii="仿宋" w:hAnsi="仿宋" w:eastAsia="仿宋" w:cs="仿宋"/>
                <w:bCs/>
                <w:sz w:val="24"/>
              </w:rPr>
            </w:pPr>
          </w:p>
        </w:tc>
      </w:tr>
    </w:tbl>
    <w:p w14:paraId="7DA22C70">
      <w:pPr>
        <w:widowControl/>
        <w:spacing w:line="240" w:lineRule="auto"/>
        <w:ind w:right="140" w:firstLine="480"/>
        <w:rPr>
          <w:rFonts w:hint="eastAsia" w:ascii="仿宋" w:hAnsi="仿宋" w:eastAsia="仿宋" w:cs="仿宋"/>
          <w:bCs/>
          <w:sz w:val="24"/>
        </w:rPr>
      </w:pPr>
    </w:p>
    <w:p w14:paraId="471B3413">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3.技术标准</w:t>
      </w:r>
      <w:r>
        <w:rPr>
          <w:rFonts w:hint="eastAsia" w:ascii="仿宋" w:hAnsi="仿宋" w:eastAsia="仿宋" w:cs="仿宋"/>
          <w:bCs/>
          <w:sz w:val="24"/>
          <w:lang w:eastAsia="zh-CN"/>
        </w:rPr>
        <w:t>：</w:t>
      </w:r>
      <w:r>
        <w:rPr>
          <w:rFonts w:hint="eastAsia" w:ascii="仿宋" w:hAnsi="仿宋" w:eastAsia="仿宋" w:cs="仿宋"/>
          <w:sz w:val="24"/>
          <w:u w:val="single"/>
        </w:rPr>
        <w:t>按技术</w:t>
      </w:r>
      <w:r>
        <w:rPr>
          <w:rFonts w:hint="eastAsia" w:ascii="仿宋" w:hAnsi="仿宋" w:eastAsia="仿宋" w:cs="仿宋"/>
          <w:sz w:val="24"/>
          <w:u w:val="single"/>
          <w:lang w:val="en-US" w:eastAsia="zh-CN"/>
        </w:rPr>
        <w:t>文件</w:t>
      </w:r>
      <w:r>
        <w:rPr>
          <w:rFonts w:hint="eastAsia" w:ascii="仿宋" w:hAnsi="仿宋" w:eastAsia="仿宋" w:cs="仿宋"/>
          <w:sz w:val="24"/>
        </w:rPr>
        <w:t>。</w:t>
      </w:r>
    </w:p>
    <w:p w14:paraId="7E86667E">
      <w:pPr>
        <w:widowControl/>
        <w:spacing w:line="360" w:lineRule="auto"/>
        <w:ind w:right="140" w:firstLine="480"/>
        <w:rPr>
          <w:rFonts w:hint="eastAsia" w:ascii="仿宋" w:hAnsi="仿宋" w:eastAsia="仿宋" w:cs="仿宋"/>
          <w:bCs/>
          <w:sz w:val="24"/>
          <w:u w:val="single"/>
          <w:lang w:val="en-US"/>
        </w:rPr>
      </w:pPr>
      <w:r>
        <w:rPr>
          <w:rFonts w:hint="eastAsia" w:ascii="仿宋" w:hAnsi="仿宋" w:eastAsia="仿宋" w:cs="仿宋"/>
          <w:bCs/>
          <w:sz w:val="24"/>
        </w:rPr>
        <w:t>4.交货地点</w:t>
      </w:r>
      <w:r>
        <w:rPr>
          <w:rFonts w:hint="eastAsia" w:ascii="仿宋" w:hAnsi="仿宋" w:eastAsia="仿宋" w:cs="仿宋"/>
          <w:bCs/>
          <w:sz w:val="24"/>
          <w:lang w:eastAsia="zh-CN"/>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D50C609">
      <w:pPr>
        <w:widowControl/>
        <w:spacing w:line="360" w:lineRule="auto"/>
        <w:ind w:right="140" w:firstLine="480"/>
        <w:rPr>
          <w:rFonts w:hint="eastAsia" w:ascii="仿宋" w:hAnsi="仿宋" w:eastAsia="仿宋" w:cs="仿宋"/>
          <w:sz w:val="24"/>
          <w:u w:val="single"/>
        </w:rPr>
      </w:pPr>
      <w:r>
        <w:rPr>
          <w:rFonts w:hint="eastAsia" w:ascii="仿宋" w:hAnsi="仿宋" w:eastAsia="仿宋" w:cs="仿宋"/>
          <w:bCs/>
          <w:sz w:val="24"/>
        </w:rPr>
        <w:t xml:space="preserve">5.交 货 </w:t>
      </w:r>
      <w:r>
        <w:rPr>
          <w:rFonts w:hint="eastAsia" w:ascii="仿宋" w:hAnsi="仿宋" w:eastAsia="仿宋" w:cs="仿宋"/>
          <w:bCs/>
          <w:color w:val="auto"/>
          <w:sz w:val="24"/>
        </w:rPr>
        <w:t>期</w:t>
      </w:r>
      <w:r>
        <w:rPr>
          <w:rFonts w:hint="eastAsia" w:ascii="仿宋" w:hAnsi="仿宋" w:eastAsia="仿宋" w:cs="仿宋"/>
          <w:bCs/>
          <w:color w:val="auto"/>
          <w:sz w:val="24"/>
          <w:lang w:eastAsia="zh-CN"/>
        </w:rPr>
        <w:t>：</w:t>
      </w:r>
      <w:r>
        <w:rPr>
          <w:rFonts w:hint="eastAsia" w:ascii="仿宋" w:hAnsi="仿宋" w:eastAsia="仿宋" w:cs="仿宋"/>
          <w:bCs/>
          <w:color w:val="auto"/>
          <w:sz w:val="24"/>
          <w:u w:val="single"/>
        </w:rPr>
        <w:t xml:space="preserve"> 202</w:t>
      </w:r>
      <w:ins w:id="9" w:author="不要说话" w:date="2026-03-25T09:24:39Z">
        <w:r>
          <w:rPr>
            <w:rFonts w:hint="eastAsia" w:ascii="仿宋" w:hAnsi="仿宋" w:eastAsia="仿宋" w:cs="仿宋"/>
            <w:bCs/>
            <w:color w:val="auto"/>
            <w:sz w:val="24"/>
            <w:u w:val="single"/>
            <w:lang w:val="en-US" w:eastAsia="zh-CN"/>
          </w:rPr>
          <w:t>6</w:t>
        </w:r>
      </w:ins>
      <w:r>
        <w:rPr>
          <w:rFonts w:hint="eastAsia" w:ascii="仿宋" w:hAnsi="仿宋" w:eastAsia="仿宋" w:cs="仿宋"/>
          <w:bCs/>
          <w:color w:val="auto"/>
          <w:sz w:val="24"/>
          <w:u w:val="single"/>
        </w:rPr>
        <w:t>年</w:t>
      </w:r>
      <w:del w:id="10" w:author="不要说话" w:date="2026-03-25T15:28:08Z">
        <w:r>
          <w:rPr>
            <w:rFonts w:hint="default" w:ascii="仿宋" w:hAnsi="仿宋" w:eastAsia="仿宋" w:cs="仿宋"/>
            <w:bCs/>
            <w:color w:val="auto"/>
            <w:sz w:val="24"/>
            <w:u w:val="single"/>
            <w:lang w:val="en-US" w:eastAsia="zh-CN"/>
          </w:rPr>
          <w:delText>12</w:delText>
        </w:r>
      </w:del>
      <w:ins w:id="11" w:author="不要说话" w:date="2026-03-25T15:28:08Z">
        <w:r>
          <w:rPr>
            <w:rFonts w:hint="eastAsia" w:ascii="仿宋" w:hAnsi="仿宋" w:eastAsia="仿宋" w:cs="仿宋"/>
            <w:bCs/>
            <w:color w:val="auto"/>
            <w:sz w:val="24"/>
            <w:u w:val="single"/>
            <w:lang w:val="en-US" w:eastAsia="zh-CN"/>
          </w:rPr>
          <w:t xml:space="preserve">  </w:t>
        </w:r>
      </w:ins>
      <w:r>
        <w:rPr>
          <w:rFonts w:hint="eastAsia" w:ascii="仿宋" w:hAnsi="仿宋" w:eastAsia="仿宋" w:cs="仿宋"/>
          <w:bCs/>
          <w:color w:val="auto"/>
          <w:sz w:val="24"/>
          <w:u w:val="single"/>
          <w:lang w:val="en-US" w:eastAsia="zh-CN"/>
        </w:rPr>
        <w:t>月</w:t>
      </w:r>
      <w:del w:id="12" w:author="不要说话" w:date="2026-03-25T15:28:09Z">
        <w:r>
          <w:rPr>
            <w:rFonts w:hint="default" w:ascii="仿宋" w:hAnsi="仿宋" w:eastAsia="仿宋" w:cs="仿宋"/>
            <w:bCs/>
            <w:color w:val="auto"/>
            <w:sz w:val="24"/>
            <w:u w:val="single"/>
            <w:lang w:val="en-US" w:eastAsia="zh-CN"/>
          </w:rPr>
          <w:delText>31</w:delText>
        </w:r>
      </w:del>
      <w:ins w:id="13" w:author="不要说话" w:date="2026-03-25T15:28:09Z">
        <w:r>
          <w:rPr>
            <w:rFonts w:hint="eastAsia" w:ascii="仿宋" w:hAnsi="仿宋" w:eastAsia="仿宋" w:cs="仿宋"/>
            <w:bCs/>
            <w:color w:val="auto"/>
            <w:sz w:val="24"/>
            <w:u w:val="single"/>
            <w:lang w:val="en-US" w:eastAsia="zh-CN"/>
          </w:rPr>
          <w:t xml:space="preserve"> </w:t>
        </w:r>
      </w:ins>
      <w:ins w:id="14" w:author="不要说话" w:date="2026-03-25T15:28:10Z">
        <w:r>
          <w:rPr>
            <w:rFonts w:hint="eastAsia" w:ascii="仿宋" w:hAnsi="仿宋" w:eastAsia="仿宋" w:cs="仿宋"/>
            <w:bCs/>
            <w:color w:val="auto"/>
            <w:sz w:val="24"/>
            <w:u w:val="single"/>
            <w:lang w:val="en-US" w:eastAsia="zh-CN"/>
          </w:rPr>
          <w:t xml:space="preserve"> </w:t>
        </w:r>
      </w:ins>
      <w:r>
        <w:rPr>
          <w:rFonts w:hint="eastAsia" w:ascii="仿宋" w:hAnsi="仿宋" w:eastAsia="仿宋" w:cs="仿宋"/>
          <w:bCs/>
          <w:color w:val="auto"/>
          <w:sz w:val="24"/>
          <w:u w:val="single"/>
        </w:rPr>
        <w:t>日交货</w:t>
      </w:r>
      <w:r>
        <w:rPr>
          <w:rFonts w:hint="eastAsia" w:ascii="仿宋" w:hAnsi="仿宋" w:eastAsia="仿宋" w:cs="仿宋"/>
          <w:bCs/>
          <w:sz w:val="24"/>
          <w:u w:val="single"/>
        </w:rPr>
        <w:t>。</w:t>
      </w:r>
    </w:p>
    <w:p w14:paraId="450C0929">
      <w:pPr>
        <w:widowControl/>
        <w:spacing w:line="360" w:lineRule="auto"/>
        <w:ind w:right="140" w:firstLine="480"/>
        <w:rPr>
          <w:rFonts w:hint="eastAsia" w:ascii="仿宋" w:hAnsi="仿宋" w:eastAsia="仿宋" w:cs="仿宋"/>
          <w:sz w:val="24"/>
          <w:lang w:val="en-US" w:eastAsia="zh-CN"/>
        </w:rPr>
      </w:pPr>
      <w:r>
        <w:rPr>
          <w:rFonts w:hint="eastAsia" w:ascii="仿宋" w:hAnsi="仿宋" w:eastAsia="仿宋" w:cs="仿宋"/>
          <w:sz w:val="24"/>
        </w:rPr>
        <w:t>6.合同期限：</w:t>
      </w:r>
      <w:r>
        <w:rPr>
          <w:rFonts w:hint="eastAsia" w:ascii="仿宋" w:hAnsi="仿宋" w:eastAsia="仿宋" w:cs="仿宋"/>
          <w:sz w:val="24"/>
          <w:u w:val="single"/>
        </w:rPr>
        <w:t>一年（具体以合同签订时间为准）</w:t>
      </w:r>
      <w:r>
        <w:rPr>
          <w:rFonts w:hint="eastAsia" w:ascii="仿宋" w:hAnsi="仿宋" w:eastAsia="仿宋" w:cs="仿宋"/>
          <w:sz w:val="24"/>
        </w:rPr>
        <w:t>。</w:t>
      </w:r>
    </w:p>
    <w:p w14:paraId="5B809B1F">
      <w:pPr>
        <w:widowControl/>
        <w:spacing w:line="360" w:lineRule="auto"/>
        <w:ind w:right="140" w:firstLine="480"/>
        <w:rPr>
          <w:rFonts w:hint="eastAsia" w:ascii="仿宋" w:hAnsi="仿宋" w:eastAsia="仿宋" w:cs="仿宋"/>
          <w:color w:val="000000"/>
          <w:kern w:val="0"/>
          <w:sz w:val="24"/>
          <w:lang w:val="en-US" w:eastAsia="zh-CN"/>
        </w:rPr>
      </w:pPr>
      <w:r>
        <w:rPr>
          <w:rFonts w:hint="eastAsia" w:ascii="仿宋" w:hAnsi="仿宋" w:eastAsia="仿宋" w:cs="仿宋"/>
          <w:bCs/>
          <w:sz w:val="24"/>
          <w:lang w:val="en-US" w:eastAsia="zh-CN"/>
        </w:rPr>
        <w:t>7</w:t>
      </w:r>
      <w:r>
        <w:rPr>
          <w:rFonts w:hint="eastAsia" w:ascii="仿宋" w:hAnsi="仿宋" w:eastAsia="仿宋" w:cs="仿宋"/>
          <w:bCs/>
          <w:sz w:val="24"/>
        </w:rPr>
        <w:t>.质保期限：</w:t>
      </w:r>
      <w:r>
        <w:rPr>
          <w:rFonts w:hint="eastAsia" w:ascii="仿宋" w:hAnsi="仿宋" w:eastAsia="仿宋" w:cs="仿宋"/>
          <w:bCs/>
          <w:sz w:val="24"/>
          <w:lang w:val="en-US" w:eastAsia="zh-CN"/>
        </w:rPr>
        <w:t>运维支撑截止日期为项目正式验收后 1 年。</w:t>
      </w:r>
    </w:p>
    <w:p w14:paraId="52105B05">
      <w:pPr>
        <w:widowControl/>
        <w:spacing w:line="360" w:lineRule="auto"/>
        <w:ind w:right="140" w:firstLine="480"/>
        <w:rPr>
          <w:rFonts w:hint="eastAsia" w:ascii="仿宋" w:hAnsi="仿宋" w:eastAsia="仿宋" w:cs="仿宋"/>
          <w:color w:val="000000"/>
          <w:kern w:val="0"/>
          <w:sz w:val="24"/>
        </w:rPr>
      </w:pPr>
      <w:r>
        <w:rPr>
          <w:rFonts w:hint="eastAsia" w:ascii="仿宋" w:hAnsi="仿宋" w:eastAsia="仿宋" w:cs="仿宋"/>
          <w:color w:val="000000"/>
          <w:kern w:val="0"/>
          <w:sz w:val="24"/>
        </w:rPr>
        <w:t>（二）供货范围及付款方式</w:t>
      </w:r>
    </w:p>
    <w:p w14:paraId="7C5CE2A0">
      <w:pPr>
        <w:widowControl/>
        <w:snapToGrid w:val="0"/>
        <w:spacing w:line="348" w:lineRule="auto"/>
        <w:ind w:firstLine="496"/>
        <w:jc w:val="both"/>
        <w:rPr>
          <w:rFonts w:hint="eastAsia" w:ascii="仿宋" w:hAnsi="仿宋" w:eastAsia="仿宋" w:cs="仿宋"/>
          <w:kern w:val="0"/>
          <w:sz w:val="24"/>
          <w:u w:val="single"/>
        </w:rPr>
      </w:pPr>
      <w:r>
        <w:rPr>
          <w:rFonts w:hint="eastAsia" w:ascii="仿宋" w:hAnsi="仿宋" w:eastAsia="仿宋" w:cs="仿宋"/>
          <w:spacing w:val="4"/>
          <w:kern w:val="0"/>
          <w:sz w:val="24"/>
        </w:rPr>
        <w:t>1.供货范围：</w:t>
      </w:r>
      <w:r>
        <w:rPr>
          <w:rFonts w:hint="eastAsia" w:ascii="仿宋" w:hAnsi="仿宋" w:eastAsia="仿宋" w:cs="仿宋"/>
          <w:spacing w:val="4"/>
          <w:kern w:val="0"/>
          <w:sz w:val="24"/>
          <w:lang w:val="en-US" w:eastAsia="zh-CN"/>
        </w:rPr>
        <w:t>供应商负责</w:t>
      </w:r>
      <w:r>
        <w:rPr>
          <w:rFonts w:hint="eastAsia" w:ascii="仿宋" w:hAnsi="仿宋" w:eastAsia="仿宋" w:cs="仿宋"/>
          <w:spacing w:val="4"/>
          <w:kern w:val="0"/>
          <w:sz w:val="24"/>
          <w:u w:val="none"/>
          <w:lang w:val="en-US" w:eastAsia="zh-CN"/>
        </w:rPr>
        <w:t>完成应用</w:t>
      </w:r>
      <w:r>
        <w:rPr>
          <w:rFonts w:hint="eastAsia" w:ascii="仿宋" w:hAnsi="仿宋" w:eastAsia="仿宋" w:cs="仿宋"/>
          <w:color w:val="000000" w:themeColor="text1"/>
          <w:spacing w:val="4"/>
          <w:kern w:val="0"/>
          <w:sz w:val="24"/>
          <w:u w:val="single"/>
          <w:lang w:val="en-US" w:eastAsia="zh-CN"/>
          <w14:textFill>
            <w14:solidFill>
              <w14:schemeClr w14:val="tx1"/>
            </w14:solidFill>
          </w14:textFill>
        </w:rPr>
        <w:t>南京三方一体化数字信息平台优化提升项目</w:t>
      </w:r>
      <w:r>
        <w:rPr>
          <w:rFonts w:hint="eastAsia" w:ascii="仿宋" w:hAnsi="仿宋" w:eastAsia="仿宋" w:cs="仿宋"/>
          <w:spacing w:val="4"/>
          <w:kern w:val="0"/>
          <w:sz w:val="24"/>
          <w:lang w:val="en-US" w:eastAsia="zh-CN"/>
        </w:rPr>
        <w:t>软件的设计开发、移交、培训及相关其他服务工作，并保证该应用软件满足本合同及附件提出的所有要求。</w:t>
      </w:r>
      <w:r>
        <w:rPr>
          <w:rFonts w:hint="eastAsia" w:ascii="仿宋" w:hAnsi="仿宋" w:eastAsia="仿宋" w:cs="仿宋"/>
          <w:sz w:val="24"/>
          <w:u w:val="single"/>
        </w:rPr>
        <w:t>本项目最终确定一名成交供应商。</w:t>
      </w:r>
    </w:p>
    <w:p w14:paraId="66E13F9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rPr>
        <w:t>2.付款方式：</w:t>
      </w:r>
      <w:r>
        <w:rPr>
          <w:rFonts w:hint="eastAsia" w:ascii="仿宋" w:hAnsi="仿宋" w:eastAsia="仿宋" w:cs="仿宋"/>
          <w:spacing w:val="4"/>
          <w:kern w:val="0"/>
          <w:sz w:val="24"/>
          <w:lang w:val="en-US" w:eastAsia="zh-CN"/>
        </w:rPr>
        <w:t>支付方式：电子汇款；</w:t>
      </w:r>
      <w:r>
        <w:rPr>
          <w:rFonts w:hint="eastAsia" w:ascii="仿宋" w:hAnsi="仿宋" w:eastAsia="仿宋" w:cs="仿宋"/>
          <w:spacing w:val="4"/>
          <w:kern w:val="0"/>
          <w:sz w:val="24"/>
          <w:lang w:val="en-US" w:eastAsia="en-US"/>
        </w:rPr>
        <w:t>合同签订后，乙方</w:t>
      </w:r>
      <w:ins w:id="15" w:author="不要说话" w:date="2026-02-24T08:52:08Z">
        <w:r>
          <w:rPr>
            <w:rFonts w:hint="eastAsia" w:ascii="仿宋" w:hAnsi="仿宋" w:eastAsia="仿宋" w:cs="仿宋"/>
            <w:spacing w:val="4"/>
            <w:kern w:val="0"/>
            <w:sz w:val="24"/>
            <w:lang w:val="en-US" w:eastAsia="zh-CN"/>
          </w:rPr>
          <w:t>应在</w:t>
        </w:r>
      </w:ins>
      <w:r>
        <w:rPr>
          <w:rFonts w:hint="eastAsia" w:ascii="仿宋" w:hAnsi="仿宋" w:eastAsia="仿宋" w:cs="仿宋"/>
          <w:spacing w:val="4"/>
          <w:kern w:val="0"/>
          <w:sz w:val="24"/>
          <w:lang w:val="en-US" w:eastAsia="zh-CN"/>
        </w:rPr>
        <w:t>7</w:t>
      </w:r>
      <w:r>
        <w:rPr>
          <w:rFonts w:hint="eastAsia" w:ascii="仿宋" w:hAnsi="仿宋" w:eastAsia="仿宋" w:cs="仿宋"/>
          <w:spacing w:val="4"/>
          <w:kern w:val="0"/>
          <w:sz w:val="24"/>
          <w:lang w:val="en-US" w:eastAsia="en-US"/>
        </w:rPr>
        <w:t>日内安排所需人员入驻甲方现场办公，南京三方一体化数字信息平台优化提升项目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1B30CCC3">
      <w:pPr>
        <w:widowControl/>
        <w:snapToGrid w:val="0"/>
        <w:spacing w:line="348" w:lineRule="auto"/>
        <w:ind w:firstLine="496"/>
        <w:jc w:val="both"/>
        <w:rPr>
          <w:ins w:id="16" w:author="不要说话" w:date="2026-03-25T13:40:09Z"/>
          <w:rFonts w:hint="eastAsia" w:ascii="仿宋" w:hAnsi="仿宋" w:eastAsia="仿宋" w:cs="仿宋"/>
          <w:spacing w:val="4"/>
          <w:kern w:val="0"/>
          <w:sz w:val="24"/>
          <w:lang w:val="en-US" w:eastAsia="zh-CN"/>
        </w:rPr>
      </w:pPr>
      <w:ins w:id="17" w:author="不要说话" w:date="2026-03-25T13:40:09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E3C0218">
      <w:pPr>
        <w:widowControl/>
        <w:snapToGrid w:val="0"/>
        <w:spacing w:line="348" w:lineRule="auto"/>
        <w:ind w:firstLine="496"/>
        <w:jc w:val="both"/>
        <w:rPr>
          <w:ins w:id="18" w:author="不要说话" w:date="2026-03-25T13:40:09Z"/>
          <w:rFonts w:hint="eastAsia" w:ascii="仿宋" w:hAnsi="仿宋" w:eastAsia="仿宋" w:cs="仿宋"/>
          <w:spacing w:val="4"/>
          <w:kern w:val="0"/>
          <w:sz w:val="24"/>
          <w:lang w:val="en-US" w:eastAsia="zh-CN"/>
        </w:rPr>
      </w:pPr>
      <w:ins w:id="19" w:author="不要说话" w:date="2026-03-25T13:40:09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585374B7">
      <w:pPr>
        <w:widowControl/>
        <w:snapToGrid w:val="0"/>
        <w:spacing w:line="348" w:lineRule="auto"/>
        <w:ind w:firstLine="496"/>
        <w:jc w:val="both"/>
        <w:rPr>
          <w:ins w:id="20" w:author="不要说话" w:date="2026-03-25T13:40:09Z"/>
          <w:rFonts w:hint="eastAsia" w:ascii="仿宋" w:hAnsi="仿宋" w:eastAsia="仿宋" w:cs="仿宋"/>
          <w:spacing w:val="4"/>
          <w:kern w:val="0"/>
          <w:sz w:val="24"/>
          <w:lang w:val="en-US" w:eastAsia="zh-CN"/>
        </w:rPr>
      </w:pPr>
      <w:ins w:id="21" w:author="不要说话" w:date="2026-03-25T13:40:09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6A93F8A1">
      <w:pPr>
        <w:widowControl/>
        <w:snapToGrid w:val="0"/>
        <w:spacing w:line="348" w:lineRule="auto"/>
        <w:ind w:firstLine="496"/>
        <w:jc w:val="both"/>
        <w:rPr>
          <w:ins w:id="22" w:author="不要说话" w:date="2026-03-25T13:40:09Z"/>
          <w:rFonts w:hint="eastAsia" w:ascii="仿宋" w:hAnsi="仿宋" w:eastAsia="仿宋" w:cs="仿宋"/>
          <w:spacing w:val="4"/>
          <w:kern w:val="0"/>
          <w:sz w:val="24"/>
          <w:lang w:val="en-US" w:eastAsia="zh-CN"/>
        </w:rPr>
      </w:pPr>
      <w:ins w:id="23" w:author="不要说话" w:date="2026-03-25T13:40:09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0801E126">
      <w:pPr>
        <w:widowControl/>
        <w:snapToGrid w:val="0"/>
        <w:spacing w:line="348" w:lineRule="auto"/>
        <w:ind w:firstLine="496"/>
        <w:jc w:val="both"/>
        <w:rPr>
          <w:ins w:id="24" w:author="不要说话" w:date="2026-03-25T13:40:09Z"/>
          <w:rFonts w:hint="eastAsia" w:ascii="仿宋" w:hAnsi="仿宋" w:eastAsia="仿宋" w:cs="仿宋"/>
          <w:spacing w:val="4"/>
          <w:kern w:val="0"/>
          <w:sz w:val="24"/>
          <w:lang w:val="en-US" w:eastAsia="zh-CN"/>
        </w:rPr>
      </w:pPr>
      <w:ins w:id="25" w:author="不要说话" w:date="2026-03-25T13:40:09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190BA7A6">
      <w:pPr>
        <w:widowControl/>
        <w:snapToGrid w:val="0"/>
        <w:spacing w:line="348" w:lineRule="auto"/>
        <w:ind w:firstLine="482"/>
        <w:rPr>
          <w:ins w:id="26" w:author="不要说话" w:date="2026-03-25T13:40:14Z"/>
          <w:rFonts w:hint="eastAsia" w:ascii="仿宋" w:hAnsi="仿宋" w:eastAsia="仿宋" w:cs="仿宋"/>
          <w:b/>
          <w:color w:val="000000"/>
          <w:kern w:val="0"/>
          <w:sz w:val="24"/>
        </w:rPr>
      </w:pPr>
      <w:ins w:id="27" w:author="不要说话" w:date="2026-03-25T13:42:22Z">
        <w:r>
          <w:rPr>
            <w:rFonts w:hint="eastAsia" w:ascii="仿宋" w:hAnsi="仿宋" w:eastAsia="仿宋" w:cs="仿宋"/>
            <w:spacing w:val="4"/>
            <w:kern w:val="0"/>
            <w:sz w:val="24"/>
            <w:lang w:val="en-US" w:eastAsia="zh-CN"/>
          </w:rPr>
          <w:t>（6）上述经营管理分析模块开发安全管理模块、对内PECMS模块、对外PECMS模块、APP端功能优化改造等各合同价款项下预留10%作为质保金，在维护期结束且乙方完成维护期内约定义务后，由甲方支付。每次付款前，乙方均应向甲方开具合法有效的增值税专用发票。</w:t>
        </w:r>
      </w:ins>
    </w:p>
    <w:p w14:paraId="1609EA35">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二、供应商资格要求</w:t>
      </w:r>
    </w:p>
    <w:p w14:paraId="6A0284B9">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1.供应商需依法在中国境内成立，具有独立法人资格，主营业务包括软件开发生产、系统集成、应用服务等。</w:t>
      </w:r>
    </w:p>
    <w:p w14:paraId="3C342ECB">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2.供应商具有与软件开发相适应的生产经营场所、软硬件设施等开发环境，以及与所提供服务相关的技术支撑环境。</w:t>
      </w:r>
    </w:p>
    <w:p w14:paraId="73968883">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3.供应商拥有完善的软件开发、测试和项目管理体系，具备一定数量从事软件开发、测试、管理的专业技术人员。</w:t>
      </w:r>
    </w:p>
    <w:p w14:paraId="6513C227">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4.供应商具有3年以上的软件开发或相关服务业绩，如承接过类似项目，熟悉相关业务流程。</w:t>
      </w:r>
    </w:p>
    <w:p w14:paraId="7D2B952A">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r>
        <w:rPr>
          <w:rFonts w:hint="eastAsia" w:ascii="仿宋" w:hAnsi="仿宋" w:eastAsia="仿宋" w:cs="仿宋"/>
          <w:kern w:val="0"/>
          <w:sz w:val="24"/>
        </w:rPr>
        <w:t>本次谈判不接受供应商联合体参与谈判报价</w:t>
      </w:r>
      <w:r>
        <w:rPr>
          <w:rFonts w:hint="eastAsia" w:ascii="仿宋" w:hAnsi="仿宋" w:eastAsia="仿宋" w:cs="仿宋"/>
          <w:kern w:val="0"/>
          <w:sz w:val="24"/>
          <w:lang w:eastAsia="zh-CN"/>
        </w:rPr>
        <w:t>。</w:t>
      </w:r>
    </w:p>
    <w:p w14:paraId="1D902FCD">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三、谈判文件的获取</w:t>
      </w:r>
    </w:p>
    <w:p w14:paraId="25EEF071">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1、采购单位于</w:t>
      </w:r>
      <w:r>
        <w:rPr>
          <w:rFonts w:hint="eastAsia" w:ascii="仿宋" w:hAnsi="仿宋" w:eastAsia="仿宋" w:cs="仿宋"/>
          <w:kern w:val="0"/>
          <w:sz w:val="24"/>
          <w:u w:val="single"/>
        </w:rPr>
        <w:t>202</w:t>
      </w:r>
      <w:ins w:id="28" w:author="不要说话" w:date="2026-03-25T09:24:51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29" w:author="不要说话" w:date="2026-03-25T09:24:5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30" w:author="不要说话" w:date="2026-03-25T09:24:5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r>
        <w:rPr>
          <w:rFonts w:hint="eastAsia" w:ascii="仿宋" w:hAnsi="仿宋" w:eastAsia="仿宋" w:cs="仿宋"/>
          <w:color w:val="000000"/>
          <w:kern w:val="0"/>
          <w:sz w:val="24"/>
        </w:rPr>
        <w:t>（北京时间，下同）向潜在供应商发出谈判邀请书及确认函。</w:t>
      </w:r>
    </w:p>
    <w:p w14:paraId="02330177">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2、请潜在供应商于</w:t>
      </w:r>
      <w:r>
        <w:rPr>
          <w:rFonts w:hint="eastAsia" w:ascii="仿宋" w:hAnsi="仿宋" w:eastAsia="仿宋" w:cs="仿宋"/>
          <w:kern w:val="0"/>
          <w:sz w:val="24"/>
          <w:u w:val="single"/>
        </w:rPr>
        <w:t>202</w:t>
      </w:r>
      <w:ins w:id="31" w:author="不要说话" w:date="2026-03-25T09:25:10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32" w:author="不要说话" w:date="2026-03-25T09:25:16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33" w:author="不要说话" w:date="2026-03-25T09:25:17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前</w:t>
      </w:r>
      <w:r>
        <w:rPr>
          <w:rFonts w:hint="eastAsia" w:ascii="仿宋" w:hAnsi="仿宋" w:eastAsia="仿宋" w:cs="仿宋"/>
          <w:color w:val="000000"/>
          <w:kern w:val="0"/>
          <w:sz w:val="24"/>
        </w:rPr>
        <w:t>向采购单位电子邮箱</w:t>
      </w:r>
      <w:r>
        <w:rPr>
          <w:rFonts w:hint="eastAsia" w:ascii="仿宋" w:hAnsi="仿宋" w:eastAsia="仿宋" w:cs="仿宋"/>
          <w:color w:val="000000"/>
          <w:kern w:val="0"/>
          <w:sz w:val="24"/>
          <w:u w:val="single"/>
          <w:lang w:val="en-US" w:eastAsia="zh-CN"/>
        </w:rPr>
        <w:t>zhaoxun@qscce.com</w:t>
      </w:r>
      <w:r>
        <w:rPr>
          <w:rFonts w:hint="eastAsia" w:ascii="仿宋" w:hAnsi="仿宋" w:eastAsia="仿宋" w:cs="仿宋"/>
          <w:color w:val="000000"/>
          <w:kern w:val="0"/>
          <w:sz w:val="24"/>
        </w:rPr>
        <w:t>发送确认函，回复是否参与谈判，采购单位经确认后发送谈判文件。</w:t>
      </w:r>
    </w:p>
    <w:p w14:paraId="77C49BBC">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四、响应文件的递交</w:t>
      </w:r>
    </w:p>
    <w:p w14:paraId="3502271C">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1.响应文件递交截止时间：</w:t>
      </w:r>
      <w:r>
        <w:rPr>
          <w:rFonts w:hint="eastAsia" w:ascii="仿宋" w:hAnsi="仿宋" w:eastAsia="仿宋" w:cs="仿宋"/>
          <w:kern w:val="0"/>
          <w:sz w:val="24"/>
          <w:u w:val="single"/>
        </w:rPr>
        <w:t>202</w:t>
      </w:r>
      <w:ins w:id="34" w:author="不要说话" w:date="2026-03-25T09:25:00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35" w:author="不要说话" w:date="2026-03-25T09:25:0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36" w:author="不要说话" w:date="2026-03-25T09:25:0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ins w:id="37" w:author="不要说话" w:date="2026-03-25T09:25:07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时</w:t>
      </w:r>
      <w:r>
        <w:rPr>
          <w:rFonts w:hint="eastAsia" w:ascii="仿宋" w:hAnsi="仿宋" w:eastAsia="仿宋" w:cs="仿宋"/>
          <w:color w:val="000000"/>
          <w:kern w:val="0"/>
          <w:sz w:val="24"/>
        </w:rPr>
        <w:t>。</w:t>
      </w:r>
    </w:p>
    <w:p w14:paraId="1F889A17">
      <w:pPr>
        <w:widowControl/>
        <w:autoSpaceDE/>
        <w:autoSpaceDN/>
        <w:snapToGrid w:val="0"/>
        <w:spacing w:line="348" w:lineRule="auto"/>
        <w:ind w:right="-99" w:rightChars="-47"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2.响应文件递交地点：</w:t>
      </w:r>
      <w:r>
        <w:rPr>
          <w:rFonts w:hint="eastAsia" w:ascii="仿宋" w:hAnsi="仿宋" w:eastAsia="仿宋" w:cs="仿宋"/>
          <w:color w:val="000000"/>
          <w:kern w:val="0"/>
          <w:sz w:val="24"/>
          <w:u w:val="single"/>
          <w:lang w:val="en-US" w:eastAsia="zh-CN"/>
        </w:rPr>
        <w:t>江苏省南京市南大苏富特创新科技园1号楼三楼</w:t>
      </w:r>
      <w:r>
        <w:rPr>
          <w:rFonts w:hint="eastAsia" w:ascii="仿宋" w:hAnsi="仿宋" w:eastAsia="仿宋" w:cs="仿宋"/>
          <w:color w:val="000000"/>
          <w:kern w:val="0"/>
          <w:sz w:val="24"/>
          <w:lang w:val="en-US" w:eastAsia="zh-CN"/>
        </w:rPr>
        <w:t>。</w:t>
      </w:r>
    </w:p>
    <w:p w14:paraId="645F46F2">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3.响应文件递交方式：</w:t>
      </w:r>
      <w:r>
        <w:rPr>
          <w:rFonts w:hint="eastAsia" w:ascii="仿宋" w:hAnsi="仿宋" w:eastAsia="仿宋" w:cs="仿宋"/>
          <w:color w:val="000000"/>
          <w:kern w:val="0"/>
          <w:sz w:val="24"/>
          <w:u w:val="single"/>
        </w:rPr>
        <w:t>文件递交截止时间前，谈判现场递交或密封邮寄至采购单位指定收件人处（</w:t>
      </w:r>
      <w:r>
        <w:rPr>
          <w:rFonts w:hint="eastAsia" w:ascii="仿宋" w:hAnsi="仿宋" w:eastAsia="仿宋" w:cs="仿宋"/>
          <w:color w:val="000000"/>
          <w:kern w:val="0"/>
          <w:sz w:val="24"/>
          <w:u w:val="single"/>
          <w:lang w:val="en-US" w:eastAsia="zh-CN"/>
        </w:rPr>
        <w:t>赵洵</w:t>
      </w:r>
      <w:r>
        <w:rPr>
          <w:rFonts w:hint="eastAsia" w:ascii="仿宋" w:hAnsi="仿宋" w:eastAsia="仿宋" w:cs="仿宋"/>
          <w:color w:val="000000"/>
          <w:kern w:val="0"/>
          <w:sz w:val="24"/>
          <w:u w:val="single"/>
        </w:rPr>
        <w:t>：</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r>
        <w:rPr>
          <w:rFonts w:hint="eastAsia" w:ascii="仿宋" w:hAnsi="仿宋" w:eastAsia="仿宋" w:cs="仿宋"/>
          <w:color w:val="000000"/>
          <w:kern w:val="0"/>
          <w:sz w:val="24"/>
          <w:u w:val="single"/>
        </w:rPr>
        <w:t>）</w:t>
      </w:r>
      <w:r>
        <w:rPr>
          <w:rFonts w:hint="eastAsia" w:ascii="仿宋" w:hAnsi="仿宋" w:eastAsia="仿宋" w:cs="仿宋"/>
          <w:color w:val="000000"/>
          <w:kern w:val="0"/>
          <w:sz w:val="24"/>
        </w:rPr>
        <w:t>；</w:t>
      </w:r>
    </w:p>
    <w:p w14:paraId="1DECF141">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4.逾期送达或者未送达指定地点的报价文件，采购单位不予受理；</w:t>
      </w:r>
    </w:p>
    <w:p w14:paraId="193FA4FB">
      <w:pPr>
        <w:widowControl/>
        <w:autoSpaceDE/>
        <w:autoSpaceDN/>
        <w:snapToGrid w:val="0"/>
        <w:spacing w:line="348" w:lineRule="auto"/>
        <w:ind w:firstLine="482"/>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五、谈判时间及地点</w:t>
      </w:r>
    </w:p>
    <w:p w14:paraId="32B4FDC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1.谈判时间：</w:t>
      </w:r>
      <w:r>
        <w:rPr>
          <w:rFonts w:hint="eastAsia" w:ascii="仿宋" w:hAnsi="仿宋" w:eastAsia="仿宋" w:cs="仿宋"/>
          <w:kern w:val="0"/>
          <w:sz w:val="24"/>
          <w:u w:val="single"/>
        </w:rPr>
        <w:t>202</w:t>
      </w:r>
      <w:ins w:id="38" w:author="不要说话" w:date="2026-03-25T09:25:22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39" w:author="不要说话" w:date="2026-03-25T09:25:2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40" w:author="不要说话" w:date="2026-03-25T09:25:2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ins w:id="41" w:author="不要说话" w:date="2026-03-25T09:25:26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时</w:t>
      </w:r>
      <w:r>
        <w:rPr>
          <w:rFonts w:hint="eastAsia" w:ascii="仿宋" w:hAnsi="仿宋" w:eastAsia="仿宋" w:cs="仿宋"/>
          <w:kern w:val="0"/>
          <w:sz w:val="24"/>
        </w:rPr>
        <w:t>；</w:t>
      </w:r>
    </w:p>
    <w:p w14:paraId="6816070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2.谈判地点：</w:t>
      </w:r>
      <w:r>
        <w:rPr>
          <w:rFonts w:hint="eastAsia" w:ascii="仿宋" w:hAnsi="仿宋" w:eastAsia="仿宋" w:cs="仿宋"/>
          <w:color w:val="000000"/>
          <w:kern w:val="0"/>
          <w:sz w:val="24"/>
          <w:u w:val="single"/>
          <w:lang w:val="en-US" w:eastAsia="zh-CN"/>
        </w:rPr>
        <w:t>江苏省南京市南大苏富特创新科技园1号楼三楼</w:t>
      </w:r>
    </w:p>
    <w:p w14:paraId="13D7E78F">
      <w:pPr>
        <w:widowControl/>
        <w:autoSpaceDE/>
        <w:autoSpaceDN/>
        <w:snapToGrid w:val="0"/>
        <w:spacing w:line="348" w:lineRule="auto"/>
        <w:ind w:firstLine="482"/>
        <w:jc w:val="both"/>
        <w:rPr>
          <w:rFonts w:hint="eastAsia" w:ascii="仿宋" w:hAnsi="仿宋" w:eastAsia="仿宋" w:cs="仿宋"/>
          <w:b/>
          <w:sz w:val="24"/>
        </w:rPr>
      </w:pPr>
      <w:r>
        <w:rPr>
          <w:rFonts w:hint="eastAsia" w:ascii="仿宋" w:hAnsi="仿宋" w:eastAsia="仿宋" w:cs="仿宋"/>
          <w:b/>
          <w:color w:val="000000"/>
          <w:kern w:val="0"/>
          <w:sz w:val="24"/>
        </w:rPr>
        <w:t>六、联系方式</w:t>
      </w:r>
    </w:p>
    <w:p w14:paraId="72419CA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采购单位：</w:t>
      </w:r>
      <w:r>
        <w:rPr>
          <w:rFonts w:hint="eastAsia" w:ascii="仿宋" w:hAnsi="仿宋" w:eastAsia="仿宋" w:cs="仿宋"/>
          <w:color w:val="000000"/>
          <w:kern w:val="0"/>
          <w:sz w:val="24"/>
          <w:u w:val="single"/>
          <w:lang w:val="en-US" w:eastAsia="zh-CN"/>
        </w:rPr>
        <w:t>南京三方化工设备监理有限公司</w:t>
      </w:r>
    </w:p>
    <w:p w14:paraId="277C316C">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单位地址：</w:t>
      </w:r>
      <w:r>
        <w:rPr>
          <w:rFonts w:hint="eastAsia" w:ascii="仿宋" w:hAnsi="仿宋" w:eastAsia="仿宋" w:cs="仿宋"/>
          <w:color w:val="000000"/>
          <w:kern w:val="0"/>
          <w:sz w:val="24"/>
          <w:u w:val="single"/>
          <w:lang w:val="en-US" w:eastAsia="zh-CN"/>
        </w:rPr>
        <w:t>江苏省南京市南大苏富特创新科技园1号楼三楼</w:t>
      </w:r>
    </w:p>
    <w:p w14:paraId="7FB97633">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 系 人：</w:t>
      </w:r>
      <w:r>
        <w:rPr>
          <w:rFonts w:hint="eastAsia" w:ascii="仿宋" w:hAnsi="仿宋" w:eastAsia="仿宋" w:cs="仿宋"/>
          <w:color w:val="000000"/>
          <w:kern w:val="0"/>
          <w:sz w:val="24"/>
          <w:u w:val="single"/>
          <w:lang w:val="en-US" w:eastAsia="zh-CN"/>
        </w:rPr>
        <w:t>赵洵</w:t>
      </w:r>
    </w:p>
    <w:p w14:paraId="23F3A37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联系电话：</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p>
    <w:p w14:paraId="62676356">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电子邮箱：</w:t>
      </w:r>
      <w:r>
        <w:rPr>
          <w:rFonts w:hint="eastAsia" w:ascii="仿宋" w:hAnsi="仿宋" w:eastAsia="仿宋" w:cs="仿宋"/>
          <w:color w:val="000000"/>
          <w:kern w:val="0"/>
          <w:sz w:val="24"/>
          <w:u w:val="single"/>
          <w:lang w:val="en-US" w:eastAsia="zh-CN"/>
        </w:rPr>
        <w:t>zhaoxun@qscce.com</w:t>
      </w:r>
    </w:p>
    <w:p w14:paraId="07FE7DF7">
      <w:pPr>
        <w:widowControl/>
        <w:spacing w:line="360" w:lineRule="auto"/>
        <w:ind w:firstLine="480"/>
        <w:rPr>
          <w:rFonts w:hint="eastAsia" w:ascii="仿宋" w:hAnsi="仿宋" w:eastAsia="仿宋" w:cs="仿宋"/>
          <w:bCs/>
          <w:kern w:val="0"/>
          <w:sz w:val="24"/>
          <w:u w:val="single"/>
          <w:lang w:val="en-US" w:eastAsia="zh-CN"/>
        </w:rPr>
      </w:pPr>
      <w:r>
        <w:rPr>
          <w:rFonts w:hint="eastAsia" w:ascii="仿宋" w:hAnsi="仿宋" w:eastAsia="仿宋" w:cs="仿宋"/>
          <w:color w:val="000000"/>
          <w:kern w:val="0"/>
          <w:sz w:val="24"/>
        </w:rPr>
        <w:t>技术联系人：</w:t>
      </w:r>
      <w:r>
        <w:rPr>
          <w:rFonts w:hint="eastAsia" w:ascii="仿宋" w:hAnsi="仿宋" w:eastAsia="仿宋" w:cs="仿宋"/>
          <w:color w:val="000000"/>
          <w:kern w:val="0"/>
          <w:sz w:val="24"/>
          <w:lang w:val="en-US" w:eastAsia="zh-CN"/>
        </w:rPr>
        <w:t>李文健</w:t>
      </w:r>
      <w:r>
        <w:rPr>
          <w:rFonts w:hint="eastAsia" w:ascii="仿宋" w:hAnsi="仿宋" w:eastAsia="仿宋" w:cs="仿宋"/>
          <w:color w:val="000000"/>
          <w:kern w:val="0"/>
          <w:sz w:val="24"/>
        </w:rPr>
        <w:t xml:space="preserve">                        联系电话：</w:t>
      </w:r>
      <w:r>
        <w:rPr>
          <w:rFonts w:hint="eastAsia" w:ascii="仿宋" w:hAnsi="仿宋" w:eastAsia="仿宋" w:cs="仿宋"/>
          <w:color w:val="000000"/>
          <w:kern w:val="0"/>
          <w:sz w:val="24"/>
          <w:lang w:val="en-US" w:eastAsia="zh-CN"/>
        </w:rPr>
        <w:t>18512523003</w:t>
      </w:r>
    </w:p>
    <w:p w14:paraId="0DC7A29D">
      <w:pPr>
        <w:widowControl/>
        <w:snapToGrid w:val="0"/>
        <w:spacing w:line="348" w:lineRule="auto"/>
        <w:ind w:firstLine="720" w:firstLineChars="300"/>
        <w:rPr>
          <w:rFonts w:hint="eastAsia" w:ascii="仿宋" w:hAnsi="仿宋" w:eastAsia="仿宋" w:cs="仿宋"/>
          <w:color w:val="000000"/>
          <w:kern w:val="0"/>
          <w:sz w:val="24"/>
        </w:rPr>
      </w:pPr>
    </w:p>
    <w:p w14:paraId="2ED75B2C">
      <w:pPr>
        <w:ind w:firstLine="480"/>
        <w:jc w:val="right"/>
        <w:rPr>
          <w:rFonts w:hint="eastAsia" w:ascii="仿宋" w:hAnsi="仿宋" w:eastAsia="仿宋" w:cs="仿宋"/>
          <w:sz w:val="24"/>
          <w:u w:val="single"/>
        </w:rPr>
      </w:pPr>
      <w:r>
        <w:rPr>
          <w:rFonts w:hint="eastAsia" w:ascii="仿宋" w:hAnsi="仿宋" w:eastAsia="仿宋" w:cs="仿宋"/>
          <w:sz w:val="24"/>
          <w:u w:val="single"/>
        </w:rPr>
        <w:t>202</w:t>
      </w:r>
      <w:ins w:id="42" w:author="不要说话" w:date="2026-03-25T09:25:29Z">
        <w:r>
          <w:rPr>
            <w:rFonts w:hint="eastAsia" w:ascii="仿宋" w:hAnsi="仿宋" w:eastAsia="仿宋" w:cs="仿宋"/>
            <w:sz w:val="24"/>
            <w:u w:val="single"/>
            <w:lang w:val="en-US" w:eastAsia="zh-CN"/>
          </w:rPr>
          <w:t>6</w:t>
        </w:r>
      </w:ins>
      <w:r>
        <w:rPr>
          <w:rFonts w:hint="eastAsia" w:ascii="仿宋" w:hAnsi="仿宋" w:eastAsia="仿宋" w:cs="仿宋"/>
          <w:sz w:val="24"/>
          <w:u w:val="single"/>
        </w:rPr>
        <w:t>年</w:t>
      </w:r>
      <w:ins w:id="43" w:author="不要说话" w:date="2026-03-25T09:25:30Z">
        <w:r>
          <w:rPr>
            <w:rFonts w:hint="eastAsia" w:ascii="仿宋" w:hAnsi="仿宋" w:eastAsia="仿宋" w:cs="仿宋"/>
            <w:sz w:val="24"/>
            <w:u w:val="single"/>
            <w:lang w:val="en-US" w:eastAsia="zh-CN"/>
          </w:rPr>
          <w:t>4</w:t>
        </w:r>
      </w:ins>
      <w:r>
        <w:rPr>
          <w:rFonts w:hint="eastAsia" w:ascii="仿宋" w:hAnsi="仿宋" w:eastAsia="仿宋" w:cs="仿宋"/>
          <w:sz w:val="24"/>
          <w:u w:val="single"/>
        </w:rPr>
        <w:t>月</w:t>
      </w:r>
      <w:ins w:id="44" w:author="不要说话" w:date="2026-03-25T09:25:32Z">
        <w:r>
          <w:rPr>
            <w:rFonts w:hint="eastAsia" w:ascii="仿宋" w:hAnsi="仿宋" w:eastAsia="仿宋" w:cs="仿宋"/>
            <w:sz w:val="24"/>
            <w:u w:val="single"/>
            <w:lang w:val="en-US" w:eastAsia="zh-CN"/>
          </w:rPr>
          <w:t xml:space="preserve"> </w:t>
        </w:r>
      </w:ins>
      <w:r>
        <w:rPr>
          <w:rFonts w:hint="eastAsia" w:ascii="仿宋" w:hAnsi="仿宋" w:eastAsia="仿宋" w:cs="仿宋"/>
          <w:sz w:val="24"/>
          <w:u w:val="single"/>
        </w:rPr>
        <w:t>日</w:t>
      </w:r>
    </w:p>
    <w:p w14:paraId="3823BFDB">
      <w:pPr>
        <w:rPr>
          <w:rFonts w:hint="eastAsia" w:ascii="仿宋" w:hAnsi="仿宋" w:eastAsia="仿宋" w:cs="仿宋"/>
          <w:sz w:val="24"/>
          <w:u w:val="single"/>
        </w:rPr>
      </w:pPr>
      <w:r>
        <w:rPr>
          <w:rFonts w:hint="eastAsia" w:ascii="仿宋" w:hAnsi="仿宋" w:eastAsia="仿宋" w:cs="仿宋"/>
          <w:sz w:val="24"/>
          <w:u w:val="single"/>
        </w:rPr>
        <w:br w:type="page"/>
      </w:r>
    </w:p>
    <w:p w14:paraId="6ED7AC8F">
      <w:pPr>
        <w:pStyle w:val="65"/>
        <w:snapToGrid w:val="0"/>
        <w:spacing w:line="348" w:lineRule="auto"/>
        <w:rPr>
          <w:rFonts w:hint="eastAsia" w:ascii="仿宋" w:hAnsi="仿宋" w:eastAsia="仿宋" w:cs="仿宋"/>
        </w:rPr>
      </w:pPr>
      <w:bookmarkStart w:id="6" w:name="_Toc144893929"/>
      <w:r>
        <w:rPr>
          <w:rFonts w:hint="eastAsia" w:ascii="仿宋" w:hAnsi="仿宋" w:eastAsia="仿宋" w:cs="仿宋"/>
        </w:rPr>
        <w:t>第二章 供应商须知</w:t>
      </w:r>
      <w:bookmarkEnd w:id="6"/>
    </w:p>
    <w:p w14:paraId="6303CCC7">
      <w:pPr>
        <w:autoSpaceDE/>
        <w:autoSpaceDN/>
        <w:adjustRightInd/>
        <w:spacing w:line="360" w:lineRule="auto"/>
        <w:ind w:firstLine="0" w:firstLineChars="0"/>
        <w:jc w:val="center"/>
        <w:outlineLvl w:val="1"/>
        <w:rPr>
          <w:rFonts w:hint="eastAsia" w:ascii="仿宋" w:hAnsi="仿宋" w:eastAsia="仿宋" w:cs="仿宋"/>
          <w:sz w:val="28"/>
          <w:szCs w:val="28"/>
        </w:rPr>
      </w:pPr>
      <w:bookmarkStart w:id="7" w:name="_Toc282958587"/>
      <w:r>
        <w:rPr>
          <w:rFonts w:hint="eastAsia" w:ascii="仿宋" w:hAnsi="仿宋" w:eastAsia="仿宋" w:cs="仿宋"/>
          <w:sz w:val="28"/>
          <w:szCs w:val="28"/>
        </w:rPr>
        <w:t>供应商须知前附表</w:t>
      </w:r>
      <w:bookmarkEnd w:id="7"/>
    </w:p>
    <w:tbl>
      <w:tblPr>
        <w:tblStyle w:val="88"/>
        <w:tblW w:w="8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984"/>
        <w:gridCol w:w="5833"/>
      </w:tblGrid>
      <w:tr w14:paraId="671E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030" w:type="dxa"/>
            <w:vAlign w:val="center"/>
          </w:tcPr>
          <w:p w14:paraId="23D3DE9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条款号</w:t>
            </w:r>
          </w:p>
        </w:tc>
        <w:tc>
          <w:tcPr>
            <w:tcW w:w="1984" w:type="dxa"/>
            <w:vAlign w:val="center"/>
          </w:tcPr>
          <w:p w14:paraId="120FEB3B">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  款  名  称</w:t>
            </w:r>
          </w:p>
        </w:tc>
        <w:tc>
          <w:tcPr>
            <w:tcW w:w="5833" w:type="dxa"/>
            <w:vAlign w:val="center"/>
          </w:tcPr>
          <w:p w14:paraId="07BFE0C6">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编  列  内  容</w:t>
            </w:r>
          </w:p>
        </w:tc>
      </w:tr>
      <w:tr w14:paraId="27D4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1030" w:type="dxa"/>
            <w:vAlign w:val="center"/>
          </w:tcPr>
          <w:p w14:paraId="1F7CC3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1.1</w:t>
            </w:r>
          </w:p>
        </w:tc>
        <w:tc>
          <w:tcPr>
            <w:tcW w:w="1984" w:type="dxa"/>
            <w:vAlign w:val="center"/>
          </w:tcPr>
          <w:p w14:paraId="10579C6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采购单位</w:t>
            </w:r>
          </w:p>
        </w:tc>
        <w:tc>
          <w:tcPr>
            <w:tcW w:w="5833" w:type="dxa"/>
            <w:vAlign w:val="center"/>
          </w:tcPr>
          <w:p w14:paraId="0C1861E8">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名称：</w:t>
            </w:r>
            <w:r>
              <w:rPr>
                <w:rFonts w:hint="eastAsia" w:ascii="仿宋" w:hAnsi="仿宋" w:eastAsia="仿宋" w:cs="仿宋"/>
                <w:sz w:val="21"/>
                <w:u w:val="single"/>
                <w:lang w:eastAsia="zh-CN"/>
              </w:rPr>
              <w:t>南京三方化工设备监理有限公司</w:t>
            </w:r>
          </w:p>
          <w:p w14:paraId="1E70BB21">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地址：</w:t>
            </w:r>
            <w:r>
              <w:rPr>
                <w:rFonts w:hint="eastAsia" w:ascii="仿宋" w:hAnsi="仿宋" w:eastAsia="仿宋" w:cs="仿宋"/>
                <w:color w:val="000000"/>
                <w:kern w:val="0"/>
                <w:sz w:val="21"/>
                <w:u w:val="single"/>
                <w:lang w:eastAsia="zh-CN"/>
              </w:rPr>
              <w:t>南京市鼓楼区清江南路19号南大苏富特科技创新园一号楼3层</w:t>
            </w:r>
          </w:p>
          <w:p w14:paraId="65C79D27">
            <w:pPr>
              <w:widowControl/>
              <w:autoSpaceDE/>
              <w:autoSpaceDN/>
              <w:snapToGrid w:val="0"/>
              <w:spacing w:line="360" w:lineRule="auto"/>
              <w:ind w:firstLine="0" w:firstLineChars="0"/>
              <w:jc w:val="both"/>
              <w:rPr>
                <w:rFonts w:hint="eastAsia" w:ascii="仿宋" w:hAnsi="仿宋" w:eastAsia="仿宋" w:cs="仿宋"/>
                <w:color w:val="000000"/>
                <w:kern w:val="0"/>
                <w:sz w:val="21"/>
                <w:u w:val="single"/>
                <w:lang w:val="en-US" w:eastAsia="zh-CN"/>
              </w:rPr>
            </w:pPr>
            <w:r>
              <w:rPr>
                <w:rFonts w:hint="eastAsia" w:ascii="仿宋" w:hAnsi="仿宋" w:eastAsia="仿宋" w:cs="仿宋"/>
                <w:color w:val="000000"/>
                <w:kern w:val="0"/>
                <w:sz w:val="21"/>
              </w:rPr>
              <w:t>联 系 人：</w:t>
            </w:r>
            <w:r>
              <w:rPr>
                <w:rFonts w:hint="eastAsia" w:ascii="仿宋" w:hAnsi="仿宋" w:eastAsia="仿宋" w:cs="仿宋"/>
                <w:color w:val="000000"/>
                <w:kern w:val="0"/>
                <w:sz w:val="21"/>
                <w:u w:val="single"/>
                <w:lang w:val="en-US" w:eastAsia="zh-CN"/>
              </w:rPr>
              <w:t>赵洵</w:t>
            </w:r>
          </w:p>
          <w:p w14:paraId="35E4DBE7">
            <w:pPr>
              <w:autoSpaceDE/>
              <w:autoSpaceDN/>
              <w:adjustRightInd/>
              <w:spacing w:line="360" w:lineRule="auto"/>
              <w:ind w:left="1320" w:hanging="1155" w:hangingChars="550"/>
              <w:jc w:val="both"/>
              <w:rPr>
                <w:rFonts w:hint="eastAsia" w:ascii="仿宋" w:hAnsi="仿宋" w:eastAsia="仿宋" w:cs="仿宋"/>
                <w:sz w:val="21"/>
              </w:rPr>
            </w:pPr>
            <w:r>
              <w:rPr>
                <w:rFonts w:hint="eastAsia" w:ascii="仿宋" w:hAnsi="仿宋" w:eastAsia="仿宋" w:cs="仿宋"/>
                <w:color w:val="000000"/>
                <w:kern w:val="0"/>
                <w:sz w:val="21"/>
              </w:rPr>
              <w:t>联系电话：</w:t>
            </w:r>
            <w:r>
              <w:rPr>
                <w:rFonts w:hint="eastAsia" w:ascii="仿宋" w:hAnsi="仿宋" w:eastAsia="仿宋" w:cs="仿宋"/>
                <w:color w:val="000000" w:themeColor="text1"/>
                <w:kern w:val="0"/>
                <w:sz w:val="21"/>
                <w:u w:val="single"/>
                <w:lang w:val="en-US" w:eastAsia="zh-CN"/>
                <w14:textFill>
                  <w14:solidFill>
                    <w14:schemeClr w14:val="tx1"/>
                  </w14:solidFill>
                </w14:textFill>
              </w:rPr>
              <w:t>18679749899</w:t>
            </w:r>
          </w:p>
        </w:tc>
      </w:tr>
      <w:tr w14:paraId="002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030" w:type="dxa"/>
            <w:vAlign w:val="center"/>
          </w:tcPr>
          <w:p w14:paraId="2FB97172">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1.2</w:t>
            </w:r>
          </w:p>
        </w:tc>
        <w:tc>
          <w:tcPr>
            <w:tcW w:w="1984" w:type="dxa"/>
            <w:vAlign w:val="center"/>
          </w:tcPr>
          <w:p w14:paraId="7841FBA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项目名称</w:t>
            </w:r>
          </w:p>
        </w:tc>
        <w:tc>
          <w:tcPr>
            <w:tcW w:w="5833" w:type="dxa"/>
            <w:vAlign w:val="center"/>
          </w:tcPr>
          <w:p w14:paraId="65130706">
            <w:pPr>
              <w:autoSpaceDE/>
              <w:autoSpaceDN/>
              <w:adjustRightInd/>
              <w:spacing w:line="360" w:lineRule="auto"/>
              <w:ind w:firstLine="0" w:firstLineChars="0"/>
              <w:jc w:val="both"/>
              <w:rPr>
                <w:rFonts w:hint="eastAsia" w:ascii="仿宋" w:hAnsi="仿宋" w:eastAsia="仿宋" w:cs="仿宋"/>
                <w:bCs/>
                <w:kern w:val="0"/>
                <w:sz w:val="21"/>
              </w:rPr>
            </w:pPr>
            <w:r>
              <w:rPr>
                <w:rFonts w:hint="eastAsia" w:ascii="仿宋" w:hAnsi="仿宋" w:eastAsia="仿宋" w:cs="仿宋"/>
                <w:bCs/>
                <w:color w:val="000000" w:themeColor="text1"/>
                <w:sz w:val="21"/>
                <w:u w:val="single"/>
                <w:lang w:val="en-US" w:eastAsia="zh-CN"/>
                <w14:textFill>
                  <w14:solidFill>
                    <w14:schemeClr w14:val="tx1"/>
                  </w14:solidFill>
                </w14:textFill>
              </w:rPr>
              <w:t>南京三方一体化数字信息平台优化提升项目</w:t>
            </w:r>
          </w:p>
        </w:tc>
      </w:tr>
      <w:tr w14:paraId="17C1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30" w:type="dxa"/>
            <w:vAlign w:val="center"/>
          </w:tcPr>
          <w:p w14:paraId="17C02EF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1.3</w:t>
            </w:r>
          </w:p>
        </w:tc>
        <w:tc>
          <w:tcPr>
            <w:tcW w:w="1984" w:type="dxa"/>
            <w:vAlign w:val="center"/>
          </w:tcPr>
          <w:p w14:paraId="42D77F98">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交货地点</w:t>
            </w:r>
          </w:p>
        </w:tc>
        <w:tc>
          <w:tcPr>
            <w:tcW w:w="5833" w:type="dxa"/>
            <w:vAlign w:val="center"/>
          </w:tcPr>
          <w:p w14:paraId="6046D0B3">
            <w:pPr>
              <w:widowControl/>
              <w:spacing w:line="360" w:lineRule="auto"/>
              <w:ind w:right="140" w:firstLine="0" w:firstLineChars="0"/>
              <w:rPr>
                <w:rFonts w:hint="eastAsia" w:ascii="仿宋" w:hAnsi="仿宋" w:eastAsia="仿宋" w:cs="仿宋"/>
                <w:bCs/>
                <w:sz w:val="21"/>
                <w:u w:val="single"/>
              </w:rPr>
            </w:pPr>
            <w:r>
              <w:rPr>
                <w:rFonts w:hint="eastAsia" w:ascii="仿宋" w:hAnsi="仿宋" w:eastAsia="仿宋" w:cs="仿宋"/>
                <w:bCs/>
                <w:sz w:val="21"/>
                <w:u w:val="single"/>
                <w:lang w:val="en-US" w:eastAsia="zh-CN"/>
              </w:rPr>
              <w:t>南京三方化工设备监理有限公司</w:t>
            </w:r>
          </w:p>
        </w:tc>
      </w:tr>
      <w:tr w14:paraId="4323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30" w:type="dxa"/>
            <w:vAlign w:val="center"/>
          </w:tcPr>
          <w:p w14:paraId="6F3F94AA">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1.4</w:t>
            </w:r>
          </w:p>
        </w:tc>
        <w:tc>
          <w:tcPr>
            <w:tcW w:w="1984" w:type="dxa"/>
            <w:vAlign w:val="center"/>
          </w:tcPr>
          <w:p w14:paraId="7537409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供货范围</w:t>
            </w:r>
          </w:p>
        </w:tc>
        <w:tc>
          <w:tcPr>
            <w:tcW w:w="5833" w:type="dxa"/>
          </w:tcPr>
          <w:p w14:paraId="63B573A9">
            <w:pPr>
              <w:widowControl/>
              <w:spacing w:line="360" w:lineRule="auto"/>
              <w:ind w:right="140" w:firstLine="0" w:firstLineChars="0"/>
              <w:jc w:val="both"/>
              <w:rPr>
                <w:rFonts w:hint="eastAsia" w:ascii="仿宋" w:hAnsi="仿宋" w:eastAsia="仿宋" w:cs="仿宋"/>
                <w:kern w:val="0"/>
                <w:sz w:val="21"/>
                <w:u w:val="single"/>
              </w:rPr>
            </w:pPr>
            <w:r>
              <w:rPr>
                <w:rFonts w:hint="eastAsia" w:ascii="仿宋" w:hAnsi="仿宋" w:eastAsia="仿宋" w:cs="仿宋"/>
                <w:strike w:val="0"/>
                <w:dstrike w:val="0"/>
                <w:spacing w:val="4"/>
                <w:kern w:val="0"/>
                <w:sz w:val="21"/>
                <w:u w:val="single"/>
                <w:lang w:val="en-US" w:eastAsia="zh-CN"/>
              </w:rPr>
              <w:t>供应商负责完成应用</w:t>
            </w:r>
            <w:r>
              <w:rPr>
                <w:rFonts w:hint="eastAsia" w:ascii="仿宋" w:hAnsi="仿宋" w:eastAsia="仿宋" w:cs="仿宋"/>
                <w:strike w:val="0"/>
                <w:dstrike w:val="0"/>
                <w:color w:val="000000" w:themeColor="text1"/>
                <w:spacing w:val="4"/>
                <w:kern w:val="0"/>
                <w:sz w:val="21"/>
                <w:u w:val="single"/>
                <w:lang w:val="en-US" w:eastAsia="zh-CN"/>
                <w14:textFill>
                  <w14:solidFill>
                    <w14:schemeClr w14:val="tx1"/>
                  </w14:solidFill>
                </w14:textFill>
              </w:rPr>
              <w:t>南京三方一体化数字信息平台优化提升项目的设计开发</w:t>
            </w:r>
            <w:r>
              <w:rPr>
                <w:rFonts w:hint="eastAsia" w:ascii="仿宋" w:hAnsi="仿宋" w:eastAsia="仿宋" w:cs="仿宋"/>
                <w:strike w:val="0"/>
                <w:dstrike w:val="0"/>
                <w:spacing w:val="4"/>
                <w:kern w:val="0"/>
                <w:sz w:val="21"/>
                <w:u w:val="single"/>
                <w:lang w:val="en-US" w:eastAsia="zh-CN"/>
              </w:rPr>
              <w:t>、移交、培训及相关其他服务工作，并保证该应用软件满足本合同及附件提出的所有要求。</w:t>
            </w:r>
          </w:p>
        </w:tc>
      </w:tr>
      <w:tr w14:paraId="664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30" w:type="dxa"/>
            <w:vAlign w:val="center"/>
          </w:tcPr>
          <w:p w14:paraId="326A4C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1.5</w:t>
            </w:r>
          </w:p>
        </w:tc>
        <w:tc>
          <w:tcPr>
            <w:tcW w:w="1984" w:type="dxa"/>
            <w:vAlign w:val="center"/>
          </w:tcPr>
          <w:p w14:paraId="32F85ABF">
            <w:pPr>
              <w:autoSpaceDE/>
              <w:autoSpaceDN/>
              <w:adjustRightInd/>
              <w:spacing w:line="400" w:lineRule="exact"/>
              <w:ind w:firstLine="0" w:firstLineChars="0"/>
              <w:jc w:val="both"/>
              <w:rPr>
                <w:rFonts w:hint="eastAsia" w:ascii="仿宋" w:hAnsi="仿宋" w:eastAsia="仿宋" w:cs="仿宋"/>
                <w:color w:val="auto"/>
                <w:sz w:val="21"/>
                <w:highlight w:val="none"/>
              </w:rPr>
            </w:pPr>
            <w:r>
              <w:rPr>
                <w:rFonts w:hint="eastAsia" w:ascii="仿宋" w:hAnsi="仿宋" w:eastAsia="仿宋" w:cs="仿宋"/>
                <w:color w:val="auto"/>
                <w:sz w:val="21"/>
                <w:highlight w:val="none"/>
              </w:rPr>
              <w:t>交货期</w:t>
            </w:r>
          </w:p>
        </w:tc>
        <w:tc>
          <w:tcPr>
            <w:tcW w:w="5833" w:type="dxa"/>
            <w:vAlign w:val="center"/>
          </w:tcPr>
          <w:p w14:paraId="57F9F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ins w:id="45" w:author="不要说话" w:date="2026-03-25T09:25:36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46" w:author="不要说话" w:date="2026-03-25T09:25:37Z">
              <w:r>
                <w:rPr>
                  <w:rFonts w:hint="default" w:ascii="仿宋" w:hAnsi="仿宋" w:eastAsia="仿宋" w:cs="仿宋"/>
                  <w:color w:val="auto"/>
                  <w:spacing w:val="-7"/>
                  <w:kern w:val="2"/>
                  <w:sz w:val="21"/>
                  <w:szCs w:val="24"/>
                  <w:highlight w:val="none"/>
                  <w:lang w:val="en-US" w:eastAsia="zh-CN" w:bidi="ar-SA"/>
                </w:rPr>
                <w:delText>8</w:delText>
              </w:r>
            </w:del>
            <w:ins w:id="47" w:author="不要说话" w:date="2026-03-25T09:25:37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48" w:author="不要说话" w:date="2026-03-25T09:25:39Z">
              <w:r>
                <w:rPr>
                  <w:rFonts w:hint="default" w:ascii="仿宋" w:hAnsi="仿宋" w:eastAsia="仿宋" w:cs="仿宋"/>
                  <w:color w:val="auto"/>
                  <w:spacing w:val="-7"/>
                  <w:kern w:val="2"/>
                  <w:sz w:val="21"/>
                  <w:szCs w:val="24"/>
                  <w:highlight w:val="none"/>
                  <w:lang w:val="en-US" w:eastAsia="zh-CN" w:bidi="ar-SA"/>
                </w:rPr>
                <w:delText>30</w:delText>
              </w:r>
            </w:del>
            <w:ins w:id="49" w:author="不要说话" w:date="2026-03-25T09:25:39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日完成对内</w:t>
            </w:r>
            <w:r>
              <w:rPr>
                <w:rFonts w:hint="eastAsia" w:ascii="仿宋" w:hAnsi="仿宋" w:eastAsia="仿宋" w:cs="仿宋"/>
                <w:color w:val="auto"/>
                <w:spacing w:val="-7"/>
                <w:kern w:val="2"/>
                <w:sz w:val="21"/>
                <w:szCs w:val="24"/>
                <w:highlight w:val="none"/>
                <w:lang w:val="en-US" w:eastAsia="en-US" w:bidi="ar-SA"/>
              </w:rPr>
              <w:t>PECMS</w:t>
            </w:r>
            <w:del w:id="50" w:author="不要说话" w:date="2026-03-25T09:26:23Z">
              <w:r>
                <w:rPr>
                  <w:rFonts w:hint="default" w:ascii="仿宋" w:hAnsi="仿宋" w:eastAsia="仿宋" w:cs="仿宋"/>
                  <w:color w:val="auto"/>
                  <w:spacing w:val="-7"/>
                  <w:kern w:val="2"/>
                  <w:sz w:val="21"/>
                  <w:szCs w:val="24"/>
                  <w:highlight w:val="none"/>
                  <w:lang w:val="en-US" w:eastAsia="en-US" w:bidi="ar-SA"/>
                </w:rPr>
                <w:delText>平台</w:delText>
              </w:r>
            </w:del>
            <w:ins w:id="51" w:author="不要说话" w:date="2026-03-25T09:26:24Z">
              <w:r>
                <w:rPr>
                  <w:rFonts w:hint="eastAsia" w:ascii="仿宋" w:hAnsi="仿宋" w:eastAsia="仿宋" w:cs="仿宋"/>
                  <w:color w:val="auto"/>
                  <w:spacing w:val="-7"/>
                  <w:kern w:val="2"/>
                  <w:sz w:val="21"/>
                  <w:szCs w:val="24"/>
                  <w:highlight w:val="none"/>
                  <w:lang w:val="en-US" w:eastAsia="zh-CN" w:bidi="ar-SA"/>
                </w:rPr>
                <w:t>模块</w:t>
              </w:r>
            </w:ins>
            <w:r>
              <w:rPr>
                <w:rFonts w:hint="eastAsia" w:ascii="仿宋" w:hAnsi="仿宋" w:eastAsia="仿宋" w:cs="仿宋"/>
                <w:color w:val="auto"/>
                <w:spacing w:val="-7"/>
                <w:kern w:val="2"/>
                <w:sz w:val="21"/>
                <w:szCs w:val="24"/>
                <w:highlight w:val="none"/>
                <w:lang w:val="en-US" w:eastAsia="zh-CN" w:bidi="ar-SA"/>
              </w:rPr>
              <w:t>改造升级。</w:t>
            </w:r>
          </w:p>
          <w:p w14:paraId="60750C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52" w:author="不要说话" w:date="2026-03-25T09:25:41Z">
              <w:r>
                <w:rPr>
                  <w:rFonts w:hint="default" w:ascii="仿宋" w:hAnsi="仿宋" w:eastAsia="仿宋" w:cs="仿宋"/>
                  <w:color w:val="auto"/>
                  <w:spacing w:val="-7"/>
                  <w:kern w:val="2"/>
                  <w:sz w:val="21"/>
                  <w:szCs w:val="24"/>
                  <w:highlight w:val="none"/>
                  <w:lang w:val="en-US" w:eastAsia="zh-CN" w:bidi="ar-SA"/>
                </w:rPr>
                <w:delText>5</w:delText>
              </w:r>
            </w:del>
            <w:ins w:id="53" w:author="不要说话" w:date="2026-03-25T09:25:41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54" w:author="不要说话" w:date="2026-03-25T09:25:42Z">
              <w:r>
                <w:rPr>
                  <w:rFonts w:hint="default" w:ascii="仿宋" w:hAnsi="仿宋" w:eastAsia="仿宋" w:cs="仿宋"/>
                  <w:color w:val="auto"/>
                  <w:spacing w:val="-7"/>
                  <w:kern w:val="2"/>
                  <w:sz w:val="21"/>
                  <w:szCs w:val="24"/>
                  <w:highlight w:val="none"/>
                  <w:lang w:val="en-US" w:eastAsia="zh-CN" w:bidi="ar-SA"/>
                </w:rPr>
                <w:delText>9</w:delText>
              </w:r>
            </w:del>
            <w:ins w:id="55" w:author="不要说话" w:date="2026-03-25T09:25:42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56" w:author="不要说话" w:date="2026-03-25T09:25:44Z">
              <w:r>
                <w:rPr>
                  <w:rFonts w:hint="default" w:ascii="仿宋" w:hAnsi="仿宋" w:eastAsia="仿宋" w:cs="仿宋"/>
                  <w:color w:val="auto"/>
                  <w:spacing w:val="-7"/>
                  <w:kern w:val="2"/>
                  <w:sz w:val="21"/>
                  <w:szCs w:val="24"/>
                  <w:highlight w:val="none"/>
                  <w:lang w:val="en-US" w:eastAsia="zh-CN" w:bidi="ar-SA"/>
                </w:rPr>
                <w:delText>30</w:delText>
              </w:r>
            </w:del>
            <w:ins w:id="57" w:author="不要说话" w:date="2026-03-25T09:25:44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日完成安全平台PC端及APP端升级改造。</w:t>
            </w:r>
          </w:p>
          <w:p w14:paraId="245A82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58" w:author="不要说话" w:date="2026-03-25T09:25:51Z">
              <w:r>
                <w:rPr>
                  <w:rFonts w:hint="default" w:ascii="仿宋" w:hAnsi="仿宋" w:eastAsia="仿宋" w:cs="仿宋"/>
                  <w:color w:val="auto"/>
                  <w:spacing w:val="-7"/>
                  <w:kern w:val="2"/>
                  <w:sz w:val="21"/>
                  <w:szCs w:val="24"/>
                  <w:highlight w:val="none"/>
                  <w:lang w:val="en-US" w:eastAsia="zh-CN" w:bidi="ar-SA"/>
                </w:rPr>
                <w:delText>5</w:delText>
              </w:r>
            </w:del>
            <w:ins w:id="59" w:author="不要说话" w:date="2026-03-25T09:25:51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60" w:author="不要说话" w:date="2026-03-25T09:25:53Z">
              <w:r>
                <w:rPr>
                  <w:rFonts w:hint="default" w:ascii="仿宋" w:hAnsi="仿宋" w:eastAsia="仿宋" w:cs="仿宋"/>
                  <w:color w:val="auto"/>
                  <w:spacing w:val="-7"/>
                  <w:kern w:val="2"/>
                  <w:sz w:val="21"/>
                  <w:szCs w:val="24"/>
                  <w:highlight w:val="none"/>
                  <w:lang w:val="en-US" w:eastAsia="zh-CN" w:bidi="ar-SA"/>
                </w:rPr>
                <w:delText>10</w:delText>
              </w:r>
            </w:del>
            <w:ins w:id="61" w:author="不要说话" w:date="2026-03-25T09:25:53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62" w:author="不要说话" w:date="2026-03-25T09:25:54Z">
              <w:r>
                <w:rPr>
                  <w:rFonts w:hint="default" w:ascii="仿宋" w:hAnsi="仿宋" w:eastAsia="仿宋" w:cs="仿宋"/>
                  <w:color w:val="auto"/>
                  <w:spacing w:val="-7"/>
                  <w:kern w:val="2"/>
                  <w:sz w:val="21"/>
                  <w:szCs w:val="24"/>
                  <w:highlight w:val="none"/>
                  <w:lang w:val="en-US" w:eastAsia="zh-CN" w:bidi="ar-SA"/>
                </w:rPr>
                <w:delText>3</w:delText>
              </w:r>
            </w:del>
            <w:ins w:id="63" w:author="不要说话" w:date="2026-03-25T09:25:54Z">
              <w:r>
                <w:rPr>
                  <w:rFonts w:hint="eastAsia" w:ascii="仿宋" w:hAnsi="仿宋" w:eastAsia="仿宋" w:cs="仿宋"/>
                  <w:color w:val="auto"/>
                  <w:spacing w:val="-7"/>
                  <w:kern w:val="2"/>
                  <w:sz w:val="21"/>
                  <w:szCs w:val="24"/>
                  <w:highlight w:val="none"/>
                  <w:lang w:val="en-US" w:eastAsia="zh-CN" w:bidi="ar-SA"/>
                </w:rPr>
                <w:t xml:space="preserve"> </w:t>
              </w:r>
            </w:ins>
            <w:del w:id="64" w:author="不要说话" w:date="2026-03-25T09:25:55Z">
              <w:r>
                <w:rPr>
                  <w:rFonts w:hint="default" w:ascii="仿宋" w:hAnsi="仿宋" w:eastAsia="仿宋" w:cs="仿宋"/>
                  <w:color w:val="auto"/>
                  <w:spacing w:val="-7"/>
                  <w:kern w:val="2"/>
                  <w:sz w:val="21"/>
                  <w:szCs w:val="24"/>
                  <w:highlight w:val="none"/>
                  <w:lang w:val="en-US" w:eastAsia="zh-CN" w:bidi="ar-SA"/>
                </w:rPr>
                <w:delText>0</w:delText>
              </w:r>
            </w:del>
            <w:ins w:id="65" w:author="不要说话" w:date="2026-03-25T09:25:55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日完成对外</w:t>
            </w:r>
            <w:r>
              <w:rPr>
                <w:rFonts w:hint="eastAsia" w:ascii="仿宋" w:hAnsi="仿宋" w:eastAsia="仿宋" w:cs="仿宋"/>
                <w:color w:val="auto"/>
                <w:spacing w:val="-7"/>
                <w:kern w:val="2"/>
                <w:sz w:val="21"/>
                <w:szCs w:val="24"/>
                <w:highlight w:val="none"/>
                <w:lang w:val="en-US" w:eastAsia="en-US" w:bidi="ar-SA"/>
              </w:rPr>
              <w:t>PECMS</w:t>
            </w:r>
            <w:del w:id="66" w:author="不要说话" w:date="2026-03-25T09:26:28Z">
              <w:r>
                <w:rPr>
                  <w:rFonts w:hint="default" w:ascii="仿宋" w:hAnsi="仿宋" w:eastAsia="仿宋" w:cs="仿宋"/>
                  <w:color w:val="auto"/>
                  <w:spacing w:val="-7"/>
                  <w:kern w:val="2"/>
                  <w:sz w:val="21"/>
                  <w:szCs w:val="24"/>
                  <w:highlight w:val="none"/>
                  <w:lang w:val="en-US" w:eastAsia="en-US" w:bidi="ar-SA"/>
                </w:rPr>
                <w:delText>平台</w:delText>
              </w:r>
            </w:del>
            <w:ins w:id="67" w:author="不要说话" w:date="2026-03-25T09:26:29Z">
              <w:r>
                <w:rPr>
                  <w:rFonts w:hint="eastAsia" w:ascii="仿宋" w:hAnsi="仿宋" w:eastAsia="仿宋" w:cs="仿宋"/>
                  <w:color w:val="auto"/>
                  <w:spacing w:val="-7"/>
                  <w:kern w:val="2"/>
                  <w:sz w:val="21"/>
                  <w:szCs w:val="24"/>
                  <w:highlight w:val="none"/>
                  <w:lang w:val="en-US" w:eastAsia="zh-CN" w:bidi="ar-SA"/>
                </w:rPr>
                <w:t>模块</w:t>
              </w:r>
            </w:ins>
            <w:r>
              <w:rPr>
                <w:rFonts w:hint="eastAsia" w:ascii="仿宋" w:hAnsi="仿宋" w:eastAsia="仿宋" w:cs="仿宋"/>
                <w:color w:val="auto"/>
                <w:spacing w:val="-7"/>
                <w:kern w:val="2"/>
                <w:sz w:val="21"/>
                <w:szCs w:val="24"/>
                <w:highlight w:val="none"/>
                <w:lang w:val="en-US" w:eastAsia="zh-CN" w:bidi="ar-SA"/>
              </w:rPr>
              <w:t>改造升级。</w:t>
            </w:r>
          </w:p>
          <w:p w14:paraId="24A19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ins w:id="68" w:author="不要说话" w:date="2026-03-25T15:28:32Z"/>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69" w:author="不要说话" w:date="2026-03-25T09:25:59Z">
              <w:r>
                <w:rPr>
                  <w:rFonts w:hint="default" w:ascii="仿宋" w:hAnsi="仿宋" w:eastAsia="仿宋" w:cs="仿宋"/>
                  <w:color w:val="auto"/>
                  <w:spacing w:val="-7"/>
                  <w:kern w:val="2"/>
                  <w:sz w:val="21"/>
                  <w:szCs w:val="24"/>
                  <w:highlight w:val="none"/>
                  <w:lang w:val="en-US" w:eastAsia="zh-CN" w:bidi="ar-SA"/>
                </w:rPr>
                <w:delText>5</w:delText>
              </w:r>
            </w:del>
            <w:ins w:id="70" w:author="不要说话" w:date="2026-03-25T09:25:59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71" w:author="不要说话" w:date="2026-03-25T09:26:01Z">
              <w:r>
                <w:rPr>
                  <w:rFonts w:hint="default" w:ascii="仿宋" w:hAnsi="仿宋" w:eastAsia="仿宋" w:cs="仿宋"/>
                  <w:color w:val="auto"/>
                  <w:spacing w:val="-7"/>
                  <w:kern w:val="2"/>
                  <w:sz w:val="21"/>
                  <w:szCs w:val="24"/>
                  <w:highlight w:val="none"/>
                  <w:lang w:val="en-US" w:eastAsia="zh-CN" w:bidi="ar-SA"/>
                </w:rPr>
                <w:delText>11</w:delText>
              </w:r>
            </w:del>
            <w:ins w:id="72" w:author="不要说话" w:date="2026-03-25T09:26:01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73" w:author="不要说话" w:date="2026-03-25T09:26:02Z">
              <w:r>
                <w:rPr>
                  <w:rFonts w:hint="default" w:ascii="仿宋" w:hAnsi="仿宋" w:eastAsia="仿宋" w:cs="仿宋"/>
                  <w:color w:val="auto"/>
                  <w:spacing w:val="-7"/>
                  <w:kern w:val="2"/>
                  <w:sz w:val="21"/>
                  <w:szCs w:val="24"/>
                  <w:highlight w:val="none"/>
                  <w:lang w:val="en-US" w:eastAsia="zh-CN" w:bidi="ar-SA"/>
                </w:rPr>
                <w:delText>30</w:delText>
              </w:r>
            </w:del>
            <w:ins w:id="74" w:author="不要说话" w:date="2026-03-25T09:26:02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w:t>
            </w:r>
            <w:del w:id="75" w:author="不要说话" w:date="2026-03-25T09:26:08Z">
              <w:r>
                <w:rPr>
                  <w:rFonts w:hint="default" w:ascii="仿宋" w:hAnsi="仿宋" w:eastAsia="仿宋" w:cs="仿宋"/>
                  <w:color w:val="auto"/>
                  <w:spacing w:val="-7"/>
                  <w:kern w:val="2"/>
                  <w:sz w:val="21"/>
                  <w:szCs w:val="24"/>
                  <w:highlight w:val="none"/>
                  <w:lang w:val="en-US" w:eastAsia="zh-CN" w:bidi="ar-SA"/>
                </w:rPr>
                <w:delText>综合管理平台PC端</w:delText>
              </w:r>
            </w:del>
            <w:ins w:id="76" w:author="不要说话" w:date="2026-03-25T09:26:13Z">
              <w:r>
                <w:rPr>
                  <w:rFonts w:hint="eastAsia" w:ascii="仿宋" w:hAnsi="仿宋" w:eastAsia="仿宋" w:cs="仿宋"/>
                  <w:color w:val="auto"/>
                  <w:spacing w:val="-7"/>
                  <w:kern w:val="2"/>
                  <w:sz w:val="21"/>
                  <w:szCs w:val="24"/>
                  <w:highlight w:val="none"/>
                  <w:lang w:val="en-US" w:eastAsia="zh-CN" w:bidi="ar-SA"/>
                </w:rPr>
                <w:t>经营</w:t>
              </w:r>
            </w:ins>
            <w:ins w:id="77" w:author="不要说话" w:date="2026-03-25T09:26:14Z">
              <w:r>
                <w:rPr>
                  <w:rFonts w:hint="eastAsia" w:ascii="仿宋" w:hAnsi="仿宋" w:eastAsia="仿宋" w:cs="仿宋"/>
                  <w:color w:val="auto"/>
                  <w:spacing w:val="-7"/>
                  <w:kern w:val="2"/>
                  <w:sz w:val="21"/>
                  <w:szCs w:val="24"/>
                  <w:highlight w:val="none"/>
                  <w:lang w:val="en-US" w:eastAsia="zh-CN" w:bidi="ar-SA"/>
                </w:rPr>
                <w:t>管理</w:t>
              </w:r>
            </w:ins>
            <w:ins w:id="78" w:author="不要说话" w:date="2026-03-25T09:26:16Z">
              <w:r>
                <w:rPr>
                  <w:rFonts w:hint="eastAsia" w:ascii="仿宋" w:hAnsi="仿宋" w:eastAsia="仿宋" w:cs="仿宋"/>
                  <w:color w:val="auto"/>
                  <w:spacing w:val="-7"/>
                  <w:kern w:val="2"/>
                  <w:sz w:val="21"/>
                  <w:szCs w:val="24"/>
                  <w:highlight w:val="none"/>
                  <w:lang w:val="en-US" w:eastAsia="zh-CN" w:bidi="ar-SA"/>
                </w:rPr>
                <w:t>分析</w:t>
              </w:r>
            </w:ins>
            <w:ins w:id="79" w:author="不要说话" w:date="2026-03-25T09:26:17Z">
              <w:r>
                <w:rPr>
                  <w:rFonts w:hint="eastAsia" w:ascii="仿宋" w:hAnsi="仿宋" w:eastAsia="仿宋" w:cs="仿宋"/>
                  <w:color w:val="auto"/>
                  <w:spacing w:val="-7"/>
                  <w:kern w:val="2"/>
                  <w:sz w:val="21"/>
                  <w:szCs w:val="24"/>
                  <w:highlight w:val="none"/>
                  <w:lang w:val="en-US" w:eastAsia="zh-CN" w:bidi="ar-SA"/>
                </w:rPr>
                <w:t>与</w:t>
              </w:r>
            </w:ins>
            <w:ins w:id="80" w:author="不要说话" w:date="2026-03-25T09:26:19Z">
              <w:r>
                <w:rPr>
                  <w:rFonts w:hint="eastAsia" w:ascii="仿宋" w:hAnsi="仿宋" w:eastAsia="仿宋" w:cs="仿宋"/>
                  <w:color w:val="auto"/>
                  <w:spacing w:val="-7"/>
                  <w:kern w:val="2"/>
                  <w:sz w:val="21"/>
                  <w:szCs w:val="24"/>
                  <w:highlight w:val="none"/>
                  <w:lang w:val="en-US" w:eastAsia="zh-CN" w:bidi="ar-SA"/>
                </w:rPr>
                <w:t>执行管理</w:t>
              </w:r>
            </w:ins>
            <w:ins w:id="81" w:author="不要说话" w:date="2026-03-25T09:26:21Z">
              <w:r>
                <w:rPr>
                  <w:rFonts w:hint="eastAsia" w:ascii="仿宋" w:hAnsi="仿宋" w:eastAsia="仿宋" w:cs="仿宋"/>
                  <w:color w:val="auto"/>
                  <w:spacing w:val="-7"/>
                  <w:kern w:val="2"/>
                  <w:sz w:val="21"/>
                  <w:szCs w:val="24"/>
                  <w:highlight w:val="none"/>
                  <w:lang w:val="en-US" w:eastAsia="zh-CN" w:bidi="ar-SA"/>
                </w:rPr>
                <w:t>模块</w:t>
              </w:r>
            </w:ins>
            <w:del w:id="82" w:author="不要说话" w:date="2026-03-25T15:28:58Z">
              <w:r>
                <w:rPr>
                  <w:rFonts w:hint="eastAsia" w:ascii="仿宋" w:hAnsi="仿宋" w:eastAsia="仿宋" w:cs="仿宋"/>
                  <w:color w:val="auto"/>
                  <w:spacing w:val="-7"/>
                  <w:kern w:val="2"/>
                  <w:sz w:val="21"/>
                  <w:szCs w:val="24"/>
                  <w:highlight w:val="none"/>
                  <w:lang w:val="en-US" w:eastAsia="zh-CN" w:bidi="ar-SA"/>
                </w:rPr>
                <w:delText>及APP</w:delText>
              </w:r>
            </w:del>
            <w:r>
              <w:rPr>
                <w:rFonts w:hint="eastAsia" w:ascii="仿宋" w:hAnsi="仿宋" w:eastAsia="仿宋" w:cs="仿宋"/>
                <w:color w:val="auto"/>
                <w:spacing w:val="-7"/>
                <w:kern w:val="2"/>
                <w:sz w:val="21"/>
                <w:szCs w:val="24"/>
                <w:highlight w:val="none"/>
                <w:lang w:val="en-US" w:eastAsia="zh-CN" w:bidi="ar-SA"/>
              </w:rPr>
              <w:t>开发。</w:t>
            </w:r>
          </w:p>
          <w:p w14:paraId="712A2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color w:val="auto"/>
                <w:spacing w:val="-7"/>
                <w:kern w:val="2"/>
                <w:sz w:val="21"/>
                <w:szCs w:val="24"/>
                <w:highlight w:val="none"/>
                <w:lang w:val="en-US" w:eastAsia="zh-CN" w:bidi="ar-SA"/>
              </w:rPr>
            </w:pPr>
            <w:ins w:id="83" w:author="不要说话" w:date="2026-03-25T15:28:33Z">
              <w:r>
                <w:rPr>
                  <w:rFonts w:hint="eastAsia" w:ascii="仿宋" w:hAnsi="仿宋" w:eastAsia="仿宋" w:cs="仿宋"/>
                  <w:color w:val="auto"/>
                  <w:spacing w:val="-7"/>
                  <w:kern w:val="2"/>
                  <w:sz w:val="21"/>
                  <w:szCs w:val="24"/>
                  <w:highlight w:val="none"/>
                  <w:lang w:val="en-US" w:eastAsia="zh-CN" w:bidi="ar-SA"/>
                </w:rPr>
                <w:t>2026</w:t>
              </w:r>
            </w:ins>
            <w:ins w:id="84" w:author="不要说话" w:date="2026-03-25T15:28:34Z">
              <w:r>
                <w:rPr>
                  <w:rFonts w:hint="eastAsia" w:ascii="仿宋" w:hAnsi="仿宋" w:eastAsia="仿宋" w:cs="仿宋"/>
                  <w:color w:val="auto"/>
                  <w:spacing w:val="-7"/>
                  <w:kern w:val="2"/>
                  <w:sz w:val="21"/>
                  <w:szCs w:val="24"/>
                  <w:highlight w:val="none"/>
                  <w:lang w:val="en-US" w:eastAsia="zh-CN" w:bidi="ar-SA"/>
                </w:rPr>
                <w:t>年</w:t>
              </w:r>
            </w:ins>
            <w:ins w:id="85" w:author="不要说话" w:date="2026-03-25T15:28:35Z">
              <w:r>
                <w:rPr>
                  <w:rFonts w:hint="eastAsia" w:ascii="仿宋" w:hAnsi="仿宋" w:eastAsia="仿宋" w:cs="仿宋"/>
                  <w:color w:val="auto"/>
                  <w:spacing w:val="-7"/>
                  <w:kern w:val="2"/>
                  <w:sz w:val="21"/>
                  <w:szCs w:val="24"/>
                  <w:highlight w:val="none"/>
                  <w:lang w:val="en-US" w:eastAsia="zh-CN" w:bidi="ar-SA"/>
                </w:rPr>
                <w:t xml:space="preserve"> </w:t>
              </w:r>
            </w:ins>
            <w:ins w:id="86" w:author="不要说话" w:date="2026-03-25T15:28:36Z">
              <w:r>
                <w:rPr>
                  <w:rFonts w:hint="eastAsia" w:ascii="仿宋" w:hAnsi="仿宋" w:eastAsia="仿宋" w:cs="仿宋"/>
                  <w:color w:val="auto"/>
                  <w:spacing w:val="-7"/>
                  <w:kern w:val="2"/>
                  <w:sz w:val="21"/>
                  <w:szCs w:val="24"/>
                  <w:highlight w:val="none"/>
                  <w:lang w:val="en-US" w:eastAsia="zh-CN" w:bidi="ar-SA"/>
                </w:rPr>
                <w:t>月</w:t>
              </w:r>
            </w:ins>
            <w:ins w:id="87" w:author="不要说话" w:date="2026-03-25T15:28:37Z">
              <w:r>
                <w:rPr>
                  <w:rFonts w:hint="eastAsia" w:ascii="仿宋" w:hAnsi="仿宋" w:eastAsia="仿宋" w:cs="仿宋"/>
                  <w:color w:val="auto"/>
                  <w:spacing w:val="-7"/>
                  <w:kern w:val="2"/>
                  <w:sz w:val="21"/>
                  <w:szCs w:val="24"/>
                  <w:highlight w:val="none"/>
                  <w:lang w:val="en-US" w:eastAsia="zh-CN" w:bidi="ar-SA"/>
                </w:rPr>
                <w:t xml:space="preserve"> </w:t>
              </w:r>
            </w:ins>
            <w:ins w:id="88" w:author="不要说话" w:date="2026-03-25T15:28:38Z">
              <w:r>
                <w:rPr>
                  <w:rFonts w:hint="eastAsia" w:ascii="仿宋" w:hAnsi="仿宋" w:eastAsia="仿宋" w:cs="仿宋"/>
                  <w:color w:val="auto"/>
                  <w:spacing w:val="-7"/>
                  <w:kern w:val="2"/>
                  <w:sz w:val="21"/>
                  <w:szCs w:val="24"/>
                  <w:highlight w:val="none"/>
                  <w:lang w:val="en-US" w:eastAsia="zh-CN" w:bidi="ar-SA"/>
                </w:rPr>
                <w:t>日</w:t>
              </w:r>
            </w:ins>
            <w:ins w:id="89" w:author="不要说话" w:date="2026-03-25T15:28:39Z">
              <w:r>
                <w:rPr>
                  <w:rFonts w:hint="eastAsia" w:ascii="仿宋" w:hAnsi="仿宋" w:eastAsia="仿宋" w:cs="仿宋"/>
                  <w:color w:val="auto"/>
                  <w:spacing w:val="-7"/>
                  <w:kern w:val="2"/>
                  <w:sz w:val="21"/>
                  <w:szCs w:val="24"/>
                  <w:highlight w:val="none"/>
                  <w:lang w:val="en-US" w:eastAsia="zh-CN" w:bidi="ar-SA"/>
                </w:rPr>
                <w:t>完成APP</w:t>
              </w:r>
            </w:ins>
            <w:ins w:id="90" w:author="不要说话" w:date="2026-03-25T15:28:41Z">
              <w:r>
                <w:rPr>
                  <w:rFonts w:hint="eastAsia" w:ascii="仿宋" w:hAnsi="仿宋" w:eastAsia="仿宋" w:cs="仿宋"/>
                  <w:color w:val="auto"/>
                  <w:spacing w:val="-7"/>
                  <w:kern w:val="2"/>
                  <w:sz w:val="21"/>
                  <w:szCs w:val="24"/>
                  <w:highlight w:val="none"/>
                  <w:lang w:val="en-US" w:eastAsia="zh-CN" w:bidi="ar-SA"/>
                </w:rPr>
                <w:t>部分</w:t>
              </w:r>
            </w:ins>
            <w:ins w:id="91" w:author="不要说话" w:date="2026-03-25T15:28:44Z">
              <w:r>
                <w:rPr>
                  <w:rFonts w:hint="eastAsia" w:ascii="仿宋" w:hAnsi="仿宋" w:eastAsia="仿宋" w:cs="仿宋"/>
                  <w:color w:val="auto"/>
                  <w:spacing w:val="-7"/>
                  <w:kern w:val="2"/>
                  <w:sz w:val="21"/>
                  <w:szCs w:val="24"/>
                  <w:highlight w:val="none"/>
                  <w:lang w:val="en-US" w:eastAsia="zh-CN" w:bidi="ar-SA"/>
                </w:rPr>
                <w:t>功能</w:t>
              </w:r>
            </w:ins>
            <w:ins w:id="92" w:author="不要说话" w:date="2026-03-25T15:28:45Z">
              <w:r>
                <w:rPr>
                  <w:rFonts w:hint="eastAsia" w:ascii="仿宋" w:hAnsi="仿宋" w:eastAsia="仿宋" w:cs="仿宋"/>
                  <w:color w:val="auto"/>
                  <w:spacing w:val="-7"/>
                  <w:kern w:val="2"/>
                  <w:sz w:val="21"/>
                  <w:szCs w:val="24"/>
                  <w:highlight w:val="none"/>
                  <w:lang w:val="en-US" w:eastAsia="zh-CN" w:bidi="ar-SA"/>
                </w:rPr>
                <w:t>开发和</w:t>
              </w:r>
            </w:ins>
            <w:ins w:id="93" w:author="不要说话" w:date="2026-03-25T15:28:46Z">
              <w:r>
                <w:rPr>
                  <w:rFonts w:hint="eastAsia" w:ascii="仿宋" w:hAnsi="仿宋" w:eastAsia="仿宋" w:cs="仿宋"/>
                  <w:color w:val="auto"/>
                  <w:spacing w:val="-7"/>
                  <w:kern w:val="2"/>
                  <w:sz w:val="21"/>
                  <w:szCs w:val="24"/>
                  <w:highlight w:val="none"/>
                  <w:lang w:val="en-US" w:eastAsia="zh-CN" w:bidi="ar-SA"/>
                </w:rPr>
                <w:t>优</w:t>
              </w:r>
            </w:ins>
            <w:ins w:id="94" w:author="不要说话" w:date="2026-03-25T15:29:02Z">
              <w:r>
                <w:rPr>
                  <w:rFonts w:hint="eastAsia" w:ascii="仿宋" w:hAnsi="仿宋" w:eastAsia="仿宋" w:cs="仿宋"/>
                  <w:color w:val="auto"/>
                  <w:spacing w:val="-7"/>
                  <w:kern w:val="2"/>
                  <w:sz w:val="21"/>
                  <w:szCs w:val="24"/>
                  <w:highlight w:val="none"/>
                  <w:lang w:val="en-US" w:eastAsia="zh-CN" w:bidi="ar-SA"/>
                </w:rPr>
                <w:t>化</w:t>
              </w:r>
            </w:ins>
            <w:ins w:id="95" w:author="不要说话" w:date="2026-03-25T15:29:08Z">
              <w:r>
                <w:rPr>
                  <w:rFonts w:hint="eastAsia" w:ascii="仿宋" w:hAnsi="仿宋" w:eastAsia="仿宋" w:cs="仿宋"/>
                  <w:color w:val="auto"/>
                  <w:spacing w:val="-7"/>
                  <w:kern w:val="2"/>
                  <w:sz w:val="21"/>
                  <w:szCs w:val="24"/>
                  <w:highlight w:val="none"/>
                  <w:lang w:val="en-US" w:eastAsia="zh-CN" w:bidi="ar-SA"/>
                </w:rPr>
                <w:t>升级改造</w:t>
              </w:r>
            </w:ins>
            <w:ins w:id="96" w:author="不要说话" w:date="2026-03-25T15:29:09Z">
              <w:r>
                <w:rPr>
                  <w:rFonts w:hint="eastAsia" w:ascii="仿宋" w:hAnsi="仿宋" w:eastAsia="仿宋" w:cs="仿宋"/>
                  <w:color w:val="auto"/>
                  <w:spacing w:val="-7"/>
                  <w:kern w:val="2"/>
                  <w:sz w:val="21"/>
                  <w:szCs w:val="24"/>
                  <w:highlight w:val="none"/>
                  <w:lang w:val="en-US" w:eastAsia="zh-CN" w:bidi="ar-SA"/>
                </w:rPr>
                <w:t>。</w:t>
              </w:r>
            </w:ins>
          </w:p>
        </w:tc>
      </w:tr>
      <w:tr w14:paraId="09E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30" w:type="dxa"/>
            <w:vAlign w:val="center"/>
          </w:tcPr>
          <w:p w14:paraId="7C80B0E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1.6</w:t>
            </w:r>
          </w:p>
        </w:tc>
        <w:tc>
          <w:tcPr>
            <w:tcW w:w="1984" w:type="dxa"/>
            <w:vAlign w:val="center"/>
          </w:tcPr>
          <w:p w14:paraId="70107CD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供货方式</w:t>
            </w:r>
          </w:p>
        </w:tc>
        <w:tc>
          <w:tcPr>
            <w:tcW w:w="5833" w:type="dxa"/>
            <w:vAlign w:val="center"/>
          </w:tcPr>
          <w:p w14:paraId="439230F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□需方自提</w:t>
            </w:r>
          </w:p>
          <w:p w14:paraId="5A6DBDD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供方送货</w:t>
            </w:r>
          </w:p>
          <w:p w14:paraId="3F17A9FB">
            <w:pPr>
              <w:autoSpaceDE/>
              <w:autoSpaceDN/>
              <w:adjustRightInd/>
              <w:spacing w:line="400" w:lineRule="exact"/>
              <w:ind w:firstLine="0" w:firstLineChars="0"/>
              <w:jc w:val="both"/>
              <w:rPr>
                <w:rFonts w:hint="eastAsia" w:ascii="仿宋" w:hAnsi="仿宋" w:eastAsia="仿宋" w:cs="仿宋"/>
                <w:sz w:val="21"/>
              </w:rPr>
            </w:pPr>
            <w:r>
              <w:rPr>
                <w:rFonts w:hint="eastAsia" w:ascii="仿宋" w:hAnsi="仿宋" w:eastAsia="仿宋" w:cs="仿宋"/>
                <w:sz w:val="21"/>
              </w:rPr>
              <w:t>□其他</w:t>
            </w:r>
          </w:p>
        </w:tc>
      </w:tr>
      <w:tr w14:paraId="0340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030" w:type="dxa"/>
            <w:vAlign w:val="center"/>
          </w:tcPr>
          <w:p w14:paraId="12CD1F33">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1.7</w:t>
            </w:r>
          </w:p>
        </w:tc>
        <w:tc>
          <w:tcPr>
            <w:tcW w:w="1984" w:type="dxa"/>
            <w:vAlign w:val="center"/>
          </w:tcPr>
          <w:p w14:paraId="62329FA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供应商资格</w:t>
            </w:r>
          </w:p>
        </w:tc>
        <w:tc>
          <w:tcPr>
            <w:tcW w:w="5833" w:type="dxa"/>
            <w:vAlign w:val="center"/>
          </w:tcPr>
          <w:p w14:paraId="147C6522">
            <w:pPr>
              <w:widowControl/>
              <w:spacing w:line="360" w:lineRule="auto"/>
              <w:ind w:firstLine="0" w:firstLineChars="0"/>
              <w:rPr>
                <w:rFonts w:hint="eastAsia" w:ascii="仿宋" w:hAnsi="仿宋" w:eastAsia="仿宋" w:cs="仿宋"/>
                <w:sz w:val="21"/>
              </w:rPr>
            </w:pPr>
            <w:r>
              <w:rPr>
                <w:rFonts w:hint="eastAsia" w:ascii="仿宋" w:hAnsi="仿宋" w:eastAsia="仿宋" w:cs="仿宋"/>
                <w:spacing w:val="4"/>
                <w:kern w:val="0"/>
                <w:sz w:val="21"/>
                <w:lang w:val="en-US" w:eastAsia="zh-CN"/>
              </w:rPr>
              <w:t>供应商需依法在中国境内成立，具有独立法人资格，主营业务包括软件开发生产、系统集成、应用服务等。软件产品应符合国家相关行业标准规范，拥有软件产品的知识产权，并通过软件检测机构的检测。具有与软件开发相适应的生产经营场所、软硬件设施等开发环境，以及与所提供服务相关的技术支撑环境。</w:t>
            </w:r>
          </w:p>
        </w:tc>
      </w:tr>
      <w:tr w14:paraId="0DF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030" w:type="dxa"/>
            <w:vAlign w:val="center"/>
          </w:tcPr>
          <w:p w14:paraId="5D3814B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2.1</w:t>
            </w:r>
          </w:p>
        </w:tc>
        <w:tc>
          <w:tcPr>
            <w:tcW w:w="1984" w:type="dxa"/>
            <w:vAlign w:val="center"/>
          </w:tcPr>
          <w:p w14:paraId="4B7FBF8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踏勘现场</w:t>
            </w:r>
          </w:p>
        </w:tc>
        <w:tc>
          <w:tcPr>
            <w:tcW w:w="5833" w:type="dxa"/>
            <w:vAlign w:val="center"/>
          </w:tcPr>
          <w:p w14:paraId="7EE338A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不组织</w:t>
            </w:r>
          </w:p>
          <w:p w14:paraId="6E00D7E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□组织 踏勘时间：</w:t>
            </w:r>
          </w:p>
          <w:p w14:paraId="31686BC0">
            <w:pPr>
              <w:widowControl/>
              <w:spacing w:line="360" w:lineRule="auto"/>
              <w:ind w:firstLine="480"/>
              <w:rPr>
                <w:rFonts w:hint="eastAsia" w:ascii="仿宋" w:hAnsi="仿宋" w:eastAsia="仿宋" w:cs="仿宋"/>
                <w:kern w:val="0"/>
                <w:sz w:val="21"/>
              </w:rPr>
            </w:pPr>
            <w:r>
              <w:rPr>
                <w:rFonts w:hint="eastAsia" w:ascii="仿宋" w:hAnsi="仿宋" w:eastAsia="仿宋" w:cs="仿宋"/>
                <w:sz w:val="21"/>
              </w:rPr>
              <w:t xml:space="preserve">       踏勘地点：</w:t>
            </w:r>
          </w:p>
        </w:tc>
      </w:tr>
      <w:tr w14:paraId="3757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030" w:type="dxa"/>
            <w:vAlign w:val="center"/>
          </w:tcPr>
          <w:p w14:paraId="5CCEC46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2.2</w:t>
            </w:r>
          </w:p>
        </w:tc>
        <w:tc>
          <w:tcPr>
            <w:tcW w:w="1984" w:type="dxa"/>
            <w:vAlign w:val="center"/>
          </w:tcPr>
          <w:p w14:paraId="03525E7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分  包</w:t>
            </w:r>
          </w:p>
        </w:tc>
        <w:tc>
          <w:tcPr>
            <w:tcW w:w="5833" w:type="dxa"/>
            <w:vAlign w:val="center"/>
          </w:tcPr>
          <w:p w14:paraId="09FFD9E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不允许</w:t>
            </w:r>
          </w:p>
        </w:tc>
      </w:tr>
      <w:tr w14:paraId="7B2B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30" w:type="dxa"/>
            <w:vAlign w:val="center"/>
          </w:tcPr>
          <w:p w14:paraId="201C1667">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2.3</w:t>
            </w:r>
          </w:p>
        </w:tc>
        <w:tc>
          <w:tcPr>
            <w:tcW w:w="1984" w:type="dxa"/>
            <w:vAlign w:val="center"/>
          </w:tcPr>
          <w:p w14:paraId="7094231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偏  离</w:t>
            </w:r>
          </w:p>
        </w:tc>
        <w:tc>
          <w:tcPr>
            <w:tcW w:w="5833" w:type="dxa"/>
            <w:vAlign w:val="center"/>
          </w:tcPr>
          <w:p w14:paraId="7E121F1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□不允许技术偏离、不允许商务偏离</w:t>
            </w:r>
          </w:p>
          <w:p w14:paraId="1840709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允许商务条款偏离、允许技术偏离，但是不得低于谈判文件中规定的标准，可以正偏离。</w:t>
            </w:r>
          </w:p>
        </w:tc>
      </w:tr>
      <w:tr w14:paraId="1818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jc w:val="center"/>
        </w:trPr>
        <w:tc>
          <w:tcPr>
            <w:tcW w:w="1030" w:type="dxa"/>
            <w:vAlign w:val="center"/>
          </w:tcPr>
          <w:p w14:paraId="5820FC1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2.4</w:t>
            </w:r>
          </w:p>
        </w:tc>
        <w:tc>
          <w:tcPr>
            <w:tcW w:w="1984" w:type="dxa"/>
            <w:vAlign w:val="center"/>
          </w:tcPr>
          <w:p w14:paraId="0474E38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响应文件有效期</w:t>
            </w:r>
          </w:p>
        </w:tc>
        <w:tc>
          <w:tcPr>
            <w:tcW w:w="5833" w:type="dxa"/>
            <w:vAlign w:val="center"/>
          </w:tcPr>
          <w:p w14:paraId="1349FA6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60日历天（自谈判之日起）。</w:t>
            </w:r>
          </w:p>
        </w:tc>
      </w:tr>
      <w:tr w14:paraId="55F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30" w:type="dxa"/>
            <w:vAlign w:val="center"/>
          </w:tcPr>
          <w:p w14:paraId="6E2B580B">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2.5</w:t>
            </w:r>
          </w:p>
        </w:tc>
        <w:tc>
          <w:tcPr>
            <w:tcW w:w="1984" w:type="dxa"/>
            <w:vAlign w:val="center"/>
          </w:tcPr>
          <w:p w14:paraId="0FDDA2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签字或盖章要求</w:t>
            </w:r>
          </w:p>
        </w:tc>
        <w:tc>
          <w:tcPr>
            <w:tcW w:w="5833" w:type="dxa"/>
            <w:vAlign w:val="center"/>
          </w:tcPr>
          <w:p w14:paraId="44A0558D">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供应商递交的报价响应文件中需加盖公章、法定代表人签章及委托代理人签字处需签字并加盖公章要严格按照谈判文件规定执行。</w:t>
            </w:r>
          </w:p>
        </w:tc>
      </w:tr>
      <w:tr w14:paraId="661D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30" w:type="dxa"/>
            <w:vAlign w:val="center"/>
          </w:tcPr>
          <w:p w14:paraId="2AE8DF0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lang w:val="en-US" w:eastAsia="zh-CN"/>
              </w:rPr>
              <w:t>3</w:t>
            </w:r>
            <w:r>
              <w:rPr>
                <w:rFonts w:hint="eastAsia" w:ascii="仿宋" w:hAnsi="仿宋" w:eastAsia="仿宋" w:cs="仿宋"/>
                <w:sz w:val="21"/>
              </w:rPr>
              <w:t>.1</w:t>
            </w:r>
          </w:p>
        </w:tc>
        <w:tc>
          <w:tcPr>
            <w:tcW w:w="1984" w:type="dxa"/>
            <w:vAlign w:val="center"/>
          </w:tcPr>
          <w:p w14:paraId="42C10AB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响应文件数量</w:t>
            </w:r>
          </w:p>
        </w:tc>
        <w:tc>
          <w:tcPr>
            <w:tcW w:w="5833" w:type="dxa"/>
            <w:vAlign w:val="center"/>
          </w:tcPr>
          <w:p w14:paraId="02C54CBA">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color w:val="auto"/>
                <w:kern w:val="2"/>
                <w:sz w:val="21"/>
                <w:lang w:val="en-US" w:eastAsia="zh-CN"/>
              </w:rPr>
              <w:t>响应</w:t>
            </w:r>
            <w:r>
              <w:rPr>
                <w:rFonts w:hint="eastAsia" w:ascii="仿宋" w:hAnsi="仿宋" w:eastAsia="仿宋" w:cs="仿宋"/>
                <w:sz w:val="21"/>
                <w:szCs w:val="24"/>
              </w:rPr>
              <w:t>文件</w:t>
            </w:r>
            <w:r>
              <w:rPr>
                <w:rFonts w:hint="eastAsia" w:ascii="仿宋" w:hAnsi="仿宋" w:eastAsia="仿宋" w:cs="仿宋"/>
                <w:sz w:val="21"/>
                <w:szCs w:val="24"/>
                <w:lang w:val="en-US" w:eastAsia="zh-CN"/>
              </w:rPr>
              <w:t>应正本1份、副本1份、电子版载入U盘1份。</w:t>
            </w:r>
          </w:p>
        </w:tc>
      </w:tr>
      <w:tr w14:paraId="6E57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778FA570">
            <w:pPr>
              <w:autoSpaceDE/>
              <w:autoSpaceDN/>
              <w:adjustRightInd/>
              <w:spacing w:line="360" w:lineRule="auto"/>
              <w:ind w:firstLine="0" w:firstLineChars="0"/>
              <w:jc w:val="center"/>
              <w:rPr>
                <w:rFonts w:hint="eastAsia" w:ascii="仿宋" w:hAnsi="仿宋" w:eastAsia="仿宋" w:cs="仿宋"/>
                <w:sz w:val="21"/>
                <w:lang w:val="en-US"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2</w:t>
            </w:r>
          </w:p>
        </w:tc>
        <w:tc>
          <w:tcPr>
            <w:tcW w:w="1984" w:type="dxa"/>
            <w:vAlign w:val="center"/>
          </w:tcPr>
          <w:p w14:paraId="5CCA9EEA">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报价截止时间</w:t>
            </w:r>
          </w:p>
        </w:tc>
        <w:tc>
          <w:tcPr>
            <w:tcW w:w="5833" w:type="dxa"/>
            <w:vAlign w:val="center"/>
          </w:tcPr>
          <w:p w14:paraId="643F6021">
            <w:pPr>
              <w:autoSpaceDE/>
              <w:autoSpaceDN/>
              <w:adjustRightInd/>
              <w:spacing w:line="360" w:lineRule="auto"/>
              <w:ind w:firstLine="0" w:firstLineChars="0"/>
              <w:rPr>
                <w:rFonts w:hint="eastAsia" w:ascii="仿宋" w:hAnsi="仿宋" w:eastAsia="仿宋" w:cs="仿宋"/>
                <w:sz w:val="21"/>
                <w:lang w:eastAsia="zh-CN"/>
              </w:rPr>
            </w:pPr>
            <w:r>
              <w:rPr>
                <w:rFonts w:hint="eastAsia" w:ascii="仿宋" w:hAnsi="仿宋" w:eastAsia="仿宋" w:cs="仿宋"/>
                <w:color w:val="FF0000"/>
                <w:kern w:val="0"/>
                <w:sz w:val="21"/>
                <w:u w:val="single"/>
              </w:rPr>
              <w:t>202</w:t>
            </w:r>
            <w:del w:id="97" w:author="不要说话" w:date="2026-03-25T09:27:51Z">
              <w:r>
                <w:rPr>
                  <w:rFonts w:hint="default" w:ascii="仿宋" w:hAnsi="仿宋" w:eastAsia="仿宋" w:cs="仿宋"/>
                  <w:color w:val="FF0000"/>
                  <w:kern w:val="0"/>
                  <w:sz w:val="21"/>
                  <w:u w:val="single"/>
                  <w:lang w:val="en-US" w:eastAsia="zh-CN"/>
                </w:rPr>
                <w:delText>5</w:delText>
              </w:r>
            </w:del>
            <w:ins w:id="98" w:author="不要说话" w:date="2026-03-25T09:27:51Z">
              <w:r>
                <w:rPr>
                  <w:rFonts w:hint="eastAsia" w:ascii="仿宋" w:hAnsi="仿宋" w:eastAsia="仿宋" w:cs="仿宋"/>
                  <w:color w:val="FF0000"/>
                  <w:kern w:val="0"/>
                  <w:sz w:val="21"/>
                  <w:u w:val="single"/>
                  <w:lang w:val="en-US" w:eastAsia="zh-CN"/>
                </w:rPr>
                <w:t>6</w:t>
              </w:r>
            </w:ins>
            <w:r>
              <w:rPr>
                <w:rFonts w:hint="eastAsia" w:ascii="仿宋" w:hAnsi="仿宋" w:eastAsia="仿宋" w:cs="仿宋"/>
                <w:color w:val="FF0000"/>
                <w:kern w:val="0"/>
                <w:sz w:val="21"/>
                <w:u w:val="single"/>
              </w:rPr>
              <w:t>年</w:t>
            </w:r>
            <w:del w:id="99" w:author="不要说话" w:date="2026-03-25T09:27:53Z">
              <w:r>
                <w:rPr>
                  <w:rFonts w:hint="default" w:ascii="仿宋" w:hAnsi="仿宋" w:eastAsia="仿宋" w:cs="仿宋"/>
                  <w:color w:val="FF0000"/>
                  <w:kern w:val="0"/>
                  <w:sz w:val="21"/>
                  <w:u w:val="single"/>
                  <w:lang w:val="en-US" w:eastAsia="zh-CN"/>
                </w:rPr>
                <w:delText>7</w:delText>
              </w:r>
            </w:del>
            <w:ins w:id="100" w:author="不要说话" w:date="2026-03-25T09:27:53Z">
              <w:r>
                <w:rPr>
                  <w:rFonts w:hint="eastAsia" w:ascii="仿宋" w:hAnsi="仿宋" w:eastAsia="仿宋" w:cs="仿宋"/>
                  <w:color w:val="FF0000"/>
                  <w:kern w:val="0"/>
                  <w:sz w:val="21"/>
                  <w:u w:val="single"/>
                  <w:lang w:val="en-US" w:eastAsia="zh-CN"/>
                </w:rPr>
                <w:t>4</w:t>
              </w:r>
            </w:ins>
            <w:r>
              <w:rPr>
                <w:rFonts w:hint="eastAsia" w:ascii="仿宋" w:hAnsi="仿宋" w:eastAsia="仿宋" w:cs="仿宋"/>
                <w:color w:val="FF0000"/>
                <w:kern w:val="0"/>
                <w:sz w:val="21"/>
                <w:u w:val="single"/>
              </w:rPr>
              <w:t>月</w:t>
            </w:r>
            <w:del w:id="101" w:author="不要说话" w:date="2026-03-25T09:27:54Z">
              <w:r>
                <w:rPr>
                  <w:rFonts w:hint="default" w:ascii="仿宋" w:hAnsi="仿宋" w:eastAsia="仿宋" w:cs="仿宋"/>
                  <w:color w:val="FF0000"/>
                  <w:kern w:val="0"/>
                  <w:sz w:val="21"/>
                  <w:u w:val="single"/>
                  <w:lang w:val="en-US" w:eastAsia="zh-CN"/>
                </w:rPr>
                <w:delText>7</w:delText>
              </w:r>
            </w:del>
            <w:ins w:id="102" w:author="不要说话" w:date="2026-03-25T09:27:54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rPr>
              <w:t>日</w:t>
            </w:r>
            <w:del w:id="103" w:author="不要说话" w:date="2026-03-25T09:27:56Z">
              <w:r>
                <w:rPr>
                  <w:rFonts w:hint="default" w:ascii="仿宋" w:hAnsi="仿宋" w:eastAsia="仿宋" w:cs="仿宋"/>
                  <w:color w:val="FF0000"/>
                  <w:kern w:val="0"/>
                  <w:sz w:val="21"/>
                  <w:u w:val="single"/>
                  <w:lang w:val="en-US" w:eastAsia="zh-CN"/>
                </w:rPr>
                <w:delText>9</w:delText>
              </w:r>
            </w:del>
            <w:ins w:id="104" w:author="不要说话" w:date="2026-03-25T09:27:56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val="en-US" w:eastAsia="zh-CN"/>
              </w:rPr>
              <w:t>：00</w:t>
            </w:r>
            <w:r>
              <w:rPr>
                <w:rFonts w:hint="eastAsia" w:ascii="仿宋" w:hAnsi="仿宋" w:eastAsia="仿宋" w:cs="仿宋"/>
                <w:color w:val="FF0000"/>
                <w:kern w:val="0"/>
                <w:sz w:val="21"/>
                <w:u w:val="single"/>
              </w:rPr>
              <w:t>时</w:t>
            </w:r>
          </w:p>
        </w:tc>
      </w:tr>
      <w:tr w14:paraId="579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393E9DF3">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3</w:t>
            </w:r>
          </w:p>
        </w:tc>
        <w:tc>
          <w:tcPr>
            <w:tcW w:w="1984" w:type="dxa"/>
            <w:vAlign w:val="center"/>
          </w:tcPr>
          <w:p w14:paraId="323E4147">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递交文件地点</w:t>
            </w:r>
          </w:p>
        </w:tc>
        <w:tc>
          <w:tcPr>
            <w:tcW w:w="5833" w:type="dxa"/>
            <w:vAlign w:val="center"/>
          </w:tcPr>
          <w:p w14:paraId="28DF01D1">
            <w:pPr>
              <w:widowControl/>
              <w:autoSpaceDE/>
              <w:autoSpaceDN/>
              <w:adjustRightInd/>
              <w:snapToGrid w:val="0"/>
              <w:spacing w:line="348" w:lineRule="auto"/>
              <w:ind w:right="-99" w:rightChars="-47" w:firstLine="0" w:firstLineChars="0"/>
              <w:jc w:val="both"/>
              <w:rPr>
                <w:rFonts w:hint="eastAsia" w:ascii="仿宋" w:hAnsi="仿宋" w:eastAsia="仿宋" w:cs="仿宋"/>
                <w:color w:val="000000"/>
                <w:sz w:val="21"/>
              </w:rPr>
            </w:pPr>
            <w:r>
              <w:rPr>
                <w:rFonts w:hint="eastAsia" w:ascii="仿宋" w:hAnsi="仿宋" w:eastAsia="仿宋" w:cs="仿宋"/>
                <w:sz w:val="21"/>
                <w:szCs w:val="24"/>
              </w:rPr>
              <w:t>递交地点为</w:t>
            </w:r>
            <w:r>
              <w:rPr>
                <w:rFonts w:hint="eastAsia" w:ascii="仿宋" w:hAnsi="仿宋" w:eastAsia="仿宋" w:cs="仿宋"/>
                <w:sz w:val="21"/>
                <w:szCs w:val="24"/>
                <w:lang w:val="en-US" w:eastAsia="zh-CN"/>
              </w:rPr>
              <w:t>江苏省南京市南大苏富特创新科技园1号楼三楼。</w:t>
            </w:r>
            <w:r>
              <w:rPr>
                <w:rFonts w:hint="eastAsia" w:ascii="仿宋" w:hAnsi="仿宋" w:eastAsia="仿宋" w:cs="仿宋"/>
                <w:color w:val="auto"/>
                <w:kern w:val="2"/>
                <w:sz w:val="21"/>
                <w:lang w:val="en-US" w:eastAsia="zh-CN"/>
              </w:rPr>
              <w:t>联系人：赵洵 联系电话：18679749899。</w:t>
            </w:r>
          </w:p>
        </w:tc>
      </w:tr>
      <w:tr w14:paraId="2A7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030" w:type="dxa"/>
            <w:vAlign w:val="center"/>
          </w:tcPr>
          <w:p w14:paraId="6C44AD26">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4</w:t>
            </w:r>
          </w:p>
        </w:tc>
        <w:tc>
          <w:tcPr>
            <w:tcW w:w="1984" w:type="dxa"/>
            <w:vAlign w:val="center"/>
          </w:tcPr>
          <w:p w14:paraId="21B369E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谈判时间和地点</w:t>
            </w:r>
          </w:p>
        </w:tc>
        <w:tc>
          <w:tcPr>
            <w:tcW w:w="5833" w:type="dxa"/>
            <w:vAlign w:val="center"/>
          </w:tcPr>
          <w:p w14:paraId="7AF216A2">
            <w:pPr>
              <w:autoSpaceDE/>
              <w:autoSpaceDN/>
              <w:adjustRightInd/>
              <w:spacing w:line="360" w:lineRule="auto"/>
              <w:ind w:firstLine="0" w:firstLineChars="0"/>
              <w:jc w:val="both"/>
              <w:rPr>
                <w:rFonts w:hint="eastAsia" w:ascii="仿宋" w:hAnsi="仿宋" w:eastAsia="仿宋" w:cs="仿宋"/>
                <w:color w:val="000000"/>
                <w:sz w:val="21"/>
                <w:u w:val="single"/>
              </w:rPr>
            </w:pPr>
            <w:r>
              <w:rPr>
                <w:rFonts w:hint="eastAsia" w:ascii="仿宋" w:hAnsi="仿宋" w:eastAsia="仿宋" w:cs="仿宋"/>
                <w:color w:val="000000"/>
                <w:sz w:val="21"/>
              </w:rPr>
              <w:t>1.谈判时间：</w:t>
            </w:r>
            <w:r>
              <w:rPr>
                <w:rFonts w:hint="eastAsia" w:ascii="仿宋" w:hAnsi="仿宋" w:eastAsia="仿宋" w:cs="仿宋"/>
                <w:color w:val="FF0000"/>
                <w:kern w:val="0"/>
                <w:sz w:val="21"/>
                <w:u w:val="single"/>
              </w:rPr>
              <w:t>202</w:t>
            </w:r>
            <w:del w:id="105" w:author="不要说话" w:date="2026-03-25T09:27:58Z">
              <w:r>
                <w:rPr>
                  <w:rFonts w:hint="default" w:ascii="仿宋" w:hAnsi="仿宋" w:eastAsia="仿宋" w:cs="仿宋"/>
                  <w:color w:val="FF0000"/>
                  <w:kern w:val="0"/>
                  <w:sz w:val="21"/>
                  <w:u w:val="single"/>
                  <w:lang w:val="en-US" w:eastAsia="zh-CN"/>
                </w:rPr>
                <w:delText>5</w:delText>
              </w:r>
            </w:del>
            <w:ins w:id="106" w:author="不要说话" w:date="2026-03-25T09:27:58Z">
              <w:r>
                <w:rPr>
                  <w:rFonts w:hint="eastAsia" w:ascii="仿宋" w:hAnsi="仿宋" w:eastAsia="仿宋" w:cs="仿宋"/>
                  <w:color w:val="FF0000"/>
                  <w:kern w:val="0"/>
                  <w:sz w:val="21"/>
                  <w:u w:val="single"/>
                  <w:lang w:val="en-US" w:eastAsia="zh-CN"/>
                </w:rPr>
                <w:t>6</w:t>
              </w:r>
            </w:ins>
            <w:r>
              <w:rPr>
                <w:rFonts w:hint="eastAsia" w:ascii="仿宋" w:hAnsi="仿宋" w:eastAsia="仿宋" w:cs="仿宋"/>
                <w:color w:val="FF0000"/>
                <w:kern w:val="0"/>
                <w:sz w:val="21"/>
                <w:u w:val="single"/>
              </w:rPr>
              <w:t>年</w:t>
            </w:r>
            <w:del w:id="107" w:author="不要说话" w:date="2026-03-25T09:28:00Z">
              <w:r>
                <w:rPr>
                  <w:rFonts w:hint="default" w:ascii="仿宋" w:hAnsi="仿宋" w:eastAsia="仿宋" w:cs="仿宋"/>
                  <w:color w:val="FF0000"/>
                  <w:kern w:val="0"/>
                  <w:sz w:val="21"/>
                  <w:u w:val="single"/>
                  <w:lang w:val="en-US" w:eastAsia="zh-CN"/>
                </w:rPr>
                <w:delText>7</w:delText>
              </w:r>
            </w:del>
            <w:ins w:id="108" w:author="不要说话" w:date="2026-03-25T09:28:00Z">
              <w:r>
                <w:rPr>
                  <w:rFonts w:hint="eastAsia" w:ascii="仿宋" w:hAnsi="仿宋" w:eastAsia="仿宋" w:cs="仿宋"/>
                  <w:color w:val="FF0000"/>
                  <w:kern w:val="0"/>
                  <w:sz w:val="21"/>
                  <w:u w:val="single"/>
                  <w:lang w:val="en-US" w:eastAsia="zh-CN"/>
                </w:rPr>
                <w:t>4</w:t>
              </w:r>
            </w:ins>
            <w:r>
              <w:rPr>
                <w:rFonts w:hint="eastAsia" w:ascii="仿宋" w:hAnsi="仿宋" w:eastAsia="仿宋" w:cs="仿宋"/>
                <w:color w:val="FF0000"/>
                <w:kern w:val="0"/>
                <w:sz w:val="21"/>
                <w:u w:val="single"/>
                <w:lang w:eastAsia="zh-CN"/>
              </w:rPr>
              <w:t>月</w:t>
            </w:r>
            <w:del w:id="109" w:author="不要说话" w:date="2026-03-25T09:28:01Z">
              <w:r>
                <w:rPr>
                  <w:rFonts w:hint="default" w:ascii="仿宋" w:hAnsi="仿宋" w:eastAsia="仿宋" w:cs="仿宋"/>
                  <w:color w:val="FF0000"/>
                  <w:kern w:val="0"/>
                  <w:sz w:val="21"/>
                  <w:u w:val="single"/>
                  <w:lang w:val="en-US" w:eastAsia="zh-CN"/>
                </w:rPr>
                <w:delText>7</w:delText>
              </w:r>
            </w:del>
            <w:ins w:id="110" w:author="不要说话" w:date="2026-03-25T09:28:01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eastAsia="zh-CN"/>
              </w:rPr>
              <w:t>日</w:t>
            </w:r>
            <w:del w:id="111" w:author="不要说话" w:date="2026-03-25T09:28:02Z">
              <w:r>
                <w:rPr>
                  <w:rFonts w:hint="default" w:ascii="仿宋" w:hAnsi="仿宋" w:eastAsia="仿宋" w:cs="仿宋"/>
                  <w:color w:val="FF0000"/>
                  <w:kern w:val="0"/>
                  <w:sz w:val="21"/>
                  <w:u w:val="single"/>
                  <w:lang w:val="en-US" w:eastAsia="zh-CN"/>
                </w:rPr>
                <w:delText>9</w:delText>
              </w:r>
            </w:del>
            <w:ins w:id="112" w:author="不要说话" w:date="2026-03-25T09:28:02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eastAsia="zh-CN"/>
              </w:rPr>
              <w:t>：00时</w:t>
            </w:r>
            <w:r>
              <w:rPr>
                <w:rFonts w:hint="eastAsia" w:ascii="仿宋" w:hAnsi="仿宋" w:eastAsia="仿宋" w:cs="仿宋"/>
                <w:color w:val="FF0000"/>
                <w:kern w:val="0"/>
                <w:sz w:val="21"/>
                <w:u w:val="single"/>
              </w:rPr>
              <w:t>。</w:t>
            </w:r>
          </w:p>
          <w:p w14:paraId="345B37A5">
            <w:pPr>
              <w:autoSpaceDE/>
              <w:autoSpaceDN/>
              <w:adjustRightInd/>
              <w:spacing w:line="360" w:lineRule="auto"/>
              <w:ind w:right="-57" w:rightChars="-27" w:firstLine="0" w:firstLineChars="0"/>
              <w:jc w:val="both"/>
              <w:rPr>
                <w:rFonts w:hint="eastAsia" w:ascii="仿宋" w:hAnsi="仿宋" w:eastAsia="仿宋" w:cs="仿宋"/>
                <w:color w:val="000000"/>
                <w:sz w:val="21"/>
                <w:lang w:eastAsia="zh-CN"/>
              </w:rPr>
            </w:pPr>
            <w:r>
              <w:rPr>
                <w:rFonts w:hint="eastAsia" w:ascii="仿宋" w:hAnsi="仿宋" w:eastAsia="仿宋" w:cs="仿宋"/>
                <w:color w:val="000000"/>
                <w:sz w:val="21"/>
              </w:rPr>
              <w:t>2.谈判地点：</w:t>
            </w:r>
            <w:r>
              <w:rPr>
                <w:rFonts w:hint="eastAsia" w:ascii="仿宋" w:hAnsi="仿宋" w:eastAsia="仿宋" w:cs="仿宋"/>
                <w:color w:val="000000"/>
                <w:kern w:val="0"/>
                <w:sz w:val="21"/>
                <w:u w:val="single"/>
              </w:rPr>
              <w:t>南京市鼓楼区清江南路19号南大苏富特科技创新园一号楼3层</w:t>
            </w:r>
            <w:r>
              <w:rPr>
                <w:rFonts w:hint="eastAsia" w:ascii="仿宋" w:hAnsi="仿宋" w:eastAsia="仿宋" w:cs="仿宋"/>
                <w:color w:val="000000"/>
                <w:kern w:val="0"/>
                <w:sz w:val="21"/>
                <w:u w:val="single"/>
                <w:lang w:eastAsia="zh-CN"/>
              </w:rPr>
              <w:t>。</w:t>
            </w:r>
          </w:p>
        </w:tc>
      </w:tr>
      <w:tr w14:paraId="18A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1030" w:type="dxa"/>
            <w:vAlign w:val="center"/>
          </w:tcPr>
          <w:p w14:paraId="03AF1071">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5.1</w:t>
            </w:r>
          </w:p>
        </w:tc>
        <w:tc>
          <w:tcPr>
            <w:tcW w:w="1984" w:type="dxa"/>
            <w:vAlign w:val="center"/>
          </w:tcPr>
          <w:p w14:paraId="6E167093">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无效报价文件及终止谈判评审条件</w:t>
            </w:r>
          </w:p>
        </w:tc>
        <w:tc>
          <w:tcPr>
            <w:tcW w:w="5833" w:type="dxa"/>
            <w:vAlign w:val="center"/>
          </w:tcPr>
          <w:p w14:paraId="6DE9BA13">
            <w:pPr>
              <w:spacing w:line="360" w:lineRule="auto"/>
              <w:ind w:firstLine="482"/>
              <w:rPr>
                <w:rFonts w:hint="eastAsia" w:ascii="仿宋" w:hAnsi="仿宋" w:eastAsia="仿宋" w:cs="仿宋"/>
                <w:b/>
                <w:sz w:val="21"/>
              </w:rPr>
            </w:pPr>
            <w:r>
              <w:rPr>
                <w:rFonts w:hint="eastAsia" w:ascii="仿宋" w:hAnsi="仿宋" w:eastAsia="仿宋" w:cs="仿宋"/>
                <w:b/>
                <w:sz w:val="21"/>
              </w:rPr>
              <w:t>无效报价无效响应文件判定依据：</w:t>
            </w:r>
          </w:p>
          <w:p w14:paraId="3A9462B7">
            <w:pPr>
              <w:spacing w:line="360" w:lineRule="auto"/>
              <w:ind w:firstLine="480"/>
              <w:rPr>
                <w:rFonts w:hint="eastAsia" w:ascii="仿宋" w:hAnsi="仿宋" w:eastAsia="仿宋" w:cs="仿宋"/>
                <w:sz w:val="21"/>
              </w:rPr>
            </w:pPr>
            <w:r>
              <w:rPr>
                <w:rFonts w:hint="eastAsia" w:ascii="仿宋" w:hAnsi="仿宋" w:eastAsia="仿宋" w:cs="仿宋"/>
                <w:sz w:val="21"/>
              </w:rPr>
              <w:t>供应商响应文件的实质性内容不响应谈判文件的要求，其响应文件将被视为无效文件，且供应商不得通过修正或撤消不合要求的偏离从而使其报价文件成为实质上响应谈判文件重新递交响应文件。</w:t>
            </w:r>
          </w:p>
          <w:p w14:paraId="699BCB0A">
            <w:pPr>
              <w:spacing w:line="360" w:lineRule="auto"/>
              <w:ind w:firstLine="482"/>
              <w:rPr>
                <w:rFonts w:hint="eastAsia" w:ascii="仿宋" w:hAnsi="仿宋" w:eastAsia="仿宋" w:cs="仿宋"/>
                <w:b/>
                <w:kern w:val="0"/>
                <w:sz w:val="21"/>
              </w:rPr>
            </w:pPr>
            <w:r>
              <w:rPr>
                <w:rFonts w:hint="eastAsia" w:ascii="仿宋" w:hAnsi="仿宋" w:eastAsia="仿宋" w:cs="仿宋"/>
                <w:b/>
                <w:kern w:val="0"/>
                <w:sz w:val="21"/>
              </w:rPr>
              <w:t>终止谈判依据：</w:t>
            </w:r>
          </w:p>
          <w:p w14:paraId="18C92031">
            <w:pPr>
              <w:spacing w:line="360" w:lineRule="auto"/>
              <w:ind w:firstLine="480"/>
              <w:rPr>
                <w:rFonts w:hint="eastAsia" w:ascii="仿宋" w:hAnsi="仿宋" w:eastAsia="仿宋" w:cs="仿宋"/>
                <w:sz w:val="21"/>
              </w:rPr>
            </w:pPr>
            <w:r>
              <w:rPr>
                <w:rFonts w:hint="eastAsia" w:ascii="仿宋" w:hAnsi="仿宋" w:eastAsia="仿宋" w:cs="仿宋"/>
                <w:sz w:val="21"/>
              </w:rPr>
              <w:t>（1）因重大变故，采购任务取消的；</w:t>
            </w:r>
          </w:p>
          <w:p w14:paraId="76E4BE4E">
            <w:pPr>
              <w:spacing w:line="360" w:lineRule="auto"/>
              <w:ind w:firstLine="480"/>
              <w:rPr>
                <w:rFonts w:hint="eastAsia" w:ascii="仿宋" w:hAnsi="仿宋" w:eastAsia="仿宋" w:cs="仿宋"/>
                <w:sz w:val="21"/>
              </w:rPr>
            </w:pPr>
            <w:r>
              <w:rPr>
                <w:rFonts w:hint="eastAsia" w:ascii="仿宋" w:hAnsi="仿宋" w:eastAsia="仿宋" w:cs="仿宋"/>
                <w:sz w:val="21"/>
              </w:rPr>
              <w:t>（2）出现违反《</w:t>
            </w:r>
            <w:r>
              <w:rPr>
                <w:rFonts w:hint="eastAsia" w:ascii="仿宋" w:hAnsi="仿宋" w:eastAsia="仿宋" w:cs="仿宋"/>
                <w:sz w:val="21"/>
                <w:lang w:eastAsia="zh-CN"/>
              </w:rPr>
              <w:t>南京三方化工设备监理有限公司</w:t>
            </w:r>
            <w:r>
              <w:rPr>
                <w:rFonts w:hint="eastAsia" w:ascii="仿宋" w:hAnsi="仿宋" w:eastAsia="仿宋" w:cs="仿宋"/>
                <w:sz w:val="21"/>
              </w:rPr>
              <w:t>采购管理规定》、《</w:t>
            </w:r>
            <w:r>
              <w:rPr>
                <w:rFonts w:hint="eastAsia" w:ascii="仿宋" w:hAnsi="仿宋" w:eastAsia="仿宋" w:cs="仿宋"/>
                <w:sz w:val="21"/>
                <w:lang w:eastAsia="zh-CN"/>
              </w:rPr>
              <w:t>南京三方化工设备监理有限公司</w:t>
            </w:r>
            <w:r>
              <w:rPr>
                <w:rFonts w:hint="eastAsia" w:ascii="仿宋" w:hAnsi="仿宋" w:eastAsia="仿宋" w:cs="仿宋"/>
                <w:sz w:val="21"/>
              </w:rPr>
              <w:t>非招标采购管理办法》、《</w:t>
            </w:r>
            <w:r>
              <w:rPr>
                <w:rFonts w:hint="eastAsia" w:ascii="仿宋" w:hAnsi="仿宋" w:eastAsia="仿宋" w:cs="仿宋"/>
                <w:sz w:val="21"/>
                <w:lang w:eastAsia="zh-CN"/>
              </w:rPr>
              <w:t>南京三方化工设备监理有限公司</w:t>
            </w:r>
            <w:r>
              <w:rPr>
                <w:rFonts w:hint="eastAsia" w:ascii="仿宋" w:hAnsi="仿宋" w:eastAsia="仿宋" w:cs="仿宋"/>
                <w:sz w:val="21"/>
              </w:rPr>
              <w:t>招标管理办法》以及其他法律法规规定的；</w:t>
            </w:r>
          </w:p>
          <w:p w14:paraId="4065B39E">
            <w:pPr>
              <w:spacing w:line="360" w:lineRule="auto"/>
              <w:ind w:firstLine="359" w:firstLineChars="171"/>
              <w:rPr>
                <w:rFonts w:hint="eastAsia" w:ascii="仿宋" w:hAnsi="仿宋" w:eastAsia="仿宋" w:cs="仿宋"/>
                <w:kern w:val="0"/>
                <w:sz w:val="21"/>
                <w:lang w:eastAsia="zh-CN"/>
              </w:rPr>
            </w:pPr>
            <w:r>
              <w:rPr>
                <w:rFonts w:hint="eastAsia" w:ascii="仿宋" w:hAnsi="仿宋" w:eastAsia="仿宋" w:cs="仿宋"/>
                <w:sz w:val="21"/>
              </w:rPr>
              <w:t>（3）报价人的报价均超过了采购预算，采购单位不能支付的</w:t>
            </w:r>
            <w:r>
              <w:rPr>
                <w:rFonts w:hint="eastAsia" w:ascii="仿宋" w:hAnsi="仿宋" w:eastAsia="仿宋" w:cs="仿宋"/>
                <w:sz w:val="21"/>
                <w:lang w:eastAsia="zh-CN"/>
              </w:rPr>
              <w:t>。</w:t>
            </w:r>
          </w:p>
        </w:tc>
      </w:tr>
      <w:tr w14:paraId="279A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3B09F7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5.2</w:t>
            </w:r>
          </w:p>
        </w:tc>
        <w:tc>
          <w:tcPr>
            <w:tcW w:w="1984" w:type="dxa"/>
            <w:vAlign w:val="center"/>
          </w:tcPr>
          <w:p w14:paraId="79E36462">
            <w:pPr>
              <w:autoSpaceDE/>
              <w:autoSpaceDN/>
              <w:adjustRightInd/>
              <w:spacing w:line="360" w:lineRule="auto"/>
              <w:ind w:firstLine="0" w:firstLineChars="0"/>
              <w:jc w:val="both"/>
              <w:rPr>
                <w:rFonts w:hint="eastAsia" w:ascii="仿宋" w:hAnsi="仿宋" w:eastAsia="仿宋" w:cs="仿宋"/>
                <w:color w:val="FF0000"/>
                <w:sz w:val="21"/>
              </w:rPr>
            </w:pPr>
            <w:r>
              <w:rPr>
                <w:rFonts w:hint="eastAsia" w:ascii="仿宋" w:hAnsi="仿宋" w:eastAsia="仿宋" w:cs="仿宋"/>
                <w:sz w:val="21"/>
              </w:rPr>
              <w:t>合同授予</w:t>
            </w:r>
          </w:p>
        </w:tc>
        <w:tc>
          <w:tcPr>
            <w:tcW w:w="5833" w:type="dxa"/>
            <w:vAlign w:val="center"/>
          </w:tcPr>
          <w:p w14:paraId="238F0BF9">
            <w:pPr>
              <w:autoSpaceDE/>
              <w:autoSpaceDN/>
              <w:adjustRightInd/>
              <w:spacing w:line="360" w:lineRule="auto"/>
              <w:ind w:firstLine="0" w:firstLineChars="0"/>
              <w:jc w:val="both"/>
              <w:rPr>
                <w:rFonts w:hint="eastAsia" w:ascii="仿宋" w:hAnsi="仿宋" w:eastAsia="仿宋" w:cs="仿宋"/>
                <w:kern w:val="0"/>
                <w:sz w:val="21"/>
              </w:rPr>
            </w:pPr>
            <w:r>
              <w:rPr>
                <w:rFonts w:hint="eastAsia" w:ascii="仿宋" w:hAnsi="仿宋" w:eastAsia="仿宋" w:cs="仿宋"/>
                <w:b/>
                <w:sz w:val="21"/>
              </w:rPr>
              <w:t>成交通知：</w:t>
            </w:r>
            <w:r>
              <w:rPr>
                <w:rFonts w:hint="eastAsia" w:ascii="仿宋" w:hAnsi="仿宋" w:eastAsia="仿宋" w:cs="仿宋"/>
                <w:kern w:val="0"/>
                <w:sz w:val="21"/>
              </w:rPr>
              <w:t>在本项目规定的谈判有效期内，采购单位以书面形式向成交供货商发出成交通知书，同时将谈判结果通知其他供应商。</w:t>
            </w:r>
          </w:p>
          <w:p w14:paraId="41CB196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b/>
                <w:kern w:val="0"/>
                <w:sz w:val="21"/>
              </w:rPr>
              <w:t>签订合同：</w:t>
            </w:r>
            <w:r>
              <w:rPr>
                <w:rFonts w:hint="eastAsia" w:ascii="仿宋" w:hAnsi="仿宋" w:eastAsia="仿宋" w:cs="仿宋"/>
                <w:kern w:val="0"/>
                <w:sz w:val="21"/>
              </w:rPr>
              <w:t>采购单位和成交供货商应当自成交通知书发出之日起30天内，根据谈判文件和供货商的报价供应商的响应文件及澄清文件订立书面合同。供货商供应商无正当理由拒签合同的，采购单位取消其供货资格；给采购单位造成的损失的，供货商该供应商还应当予以赔偿。</w:t>
            </w:r>
          </w:p>
        </w:tc>
      </w:tr>
      <w:tr w14:paraId="1A5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753964B9">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6.</w:t>
            </w:r>
          </w:p>
        </w:tc>
        <w:tc>
          <w:tcPr>
            <w:tcW w:w="1984" w:type="dxa"/>
            <w:vAlign w:val="center"/>
          </w:tcPr>
          <w:p w14:paraId="35D9FF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纪律要求</w:t>
            </w:r>
          </w:p>
        </w:tc>
        <w:tc>
          <w:tcPr>
            <w:tcW w:w="5833" w:type="dxa"/>
            <w:vAlign w:val="center"/>
          </w:tcPr>
          <w:p w14:paraId="071C3F85">
            <w:pPr>
              <w:spacing w:line="360" w:lineRule="auto"/>
              <w:ind w:firstLine="0" w:firstLineChars="0"/>
              <w:rPr>
                <w:rFonts w:hint="eastAsia" w:ascii="仿宋" w:hAnsi="仿宋" w:eastAsia="仿宋" w:cs="仿宋"/>
                <w:kern w:val="0"/>
                <w:sz w:val="21"/>
              </w:rPr>
            </w:pPr>
            <w:r>
              <w:rPr>
                <w:rFonts w:hint="eastAsia" w:ascii="仿宋" w:hAnsi="仿宋" w:eastAsia="仿宋" w:cs="仿宋"/>
                <w:b/>
                <w:kern w:val="0"/>
                <w:sz w:val="21"/>
              </w:rPr>
              <w:t>对供应商的纪律要求</w:t>
            </w:r>
          </w:p>
          <w:p w14:paraId="4184AFEC">
            <w:pPr>
              <w:spacing w:line="360" w:lineRule="auto"/>
              <w:ind w:firstLine="480"/>
              <w:rPr>
                <w:rFonts w:hint="eastAsia" w:ascii="仿宋" w:hAnsi="仿宋" w:eastAsia="仿宋" w:cs="仿宋"/>
                <w:kern w:val="0"/>
                <w:sz w:val="21"/>
              </w:rPr>
            </w:pPr>
            <w:r>
              <w:rPr>
                <w:rFonts w:hint="eastAsia" w:ascii="仿宋" w:hAnsi="仿宋" w:eastAsia="仿宋" w:cs="仿宋"/>
                <w:kern w:val="0"/>
                <w:sz w:val="21"/>
              </w:rPr>
              <w:t>供应商之间不得相互串通参与谈判或者与采购单位相互串通，不得向采购单位或者谈判小组成员行贿谋取供货资格，不得以他人名义参与报价或者以其他方式弄虚作假骗取供货资格；供应商不得以任何方式干扰、影响谈判工作。</w:t>
            </w:r>
          </w:p>
        </w:tc>
      </w:tr>
      <w:tr w14:paraId="7AAF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C259016">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7.</w:t>
            </w:r>
          </w:p>
        </w:tc>
        <w:tc>
          <w:tcPr>
            <w:tcW w:w="1984" w:type="dxa"/>
            <w:vAlign w:val="center"/>
          </w:tcPr>
          <w:p w14:paraId="681549F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需要补充的其他内容</w:t>
            </w:r>
          </w:p>
        </w:tc>
        <w:tc>
          <w:tcPr>
            <w:tcW w:w="5833" w:type="dxa"/>
            <w:vAlign w:val="center"/>
          </w:tcPr>
          <w:p w14:paraId="13C4A9B6">
            <w:pPr>
              <w:spacing w:line="360" w:lineRule="auto"/>
              <w:ind w:firstLine="480"/>
              <w:rPr>
                <w:rFonts w:hint="eastAsia" w:ascii="仿宋" w:hAnsi="仿宋" w:eastAsia="仿宋" w:cs="仿宋"/>
                <w:sz w:val="21"/>
              </w:rPr>
            </w:pPr>
            <w:r>
              <w:rPr>
                <w:rFonts w:hint="eastAsia" w:ascii="仿宋" w:hAnsi="仿宋" w:eastAsia="仿宋" w:cs="仿宋"/>
                <w:kern w:val="0"/>
                <w:sz w:val="21"/>
              </w:rPr>
              <w:t>构成本谈判供应商响应文件的各个组成文件应互为解释，互为说明；如有不明确或不一致，构成合同文件组成内容的，以合同文件约定内容为准，且以专用合同条款约定的合同文件优先顺序解释；除谈判文件中有特别规定外，仅适用于采购谈判阶段的规定，按谈判邀请书、供应商须知、谈判办法、报价文件格式的先后顺序解释；同一组成文件中就同一事项的规定或约定不一致的，以编排顺序在后者为准；同一组成文件不同版本之间有不一致的，以形成时间在后者为准。按本款前述规定仍不能形成结论的，由采购单位负责解释。</w:t>
            </w:r>
          </w:p>
        </w:tc>
      </w:tr>
      <w:bookmarkEnd w:id="5"/>
    </w:tbl>
    <w:p w14:paraId="33D60DCE">
      <w:pPr>
        <w:widowControl/>
        <w:autoSpaceDE/>
        <w:autoSpaceDN/>
        <w:adjustRightInd/>
        <w:ind w:firstLine="0" w:firstLineChars="0"/>
        <w:rPr>
          <w:rFonts w:hint="eastAsia" w:ascii="仿宋" w:hAnsi="仿宋" w:eastAsia="仿宋" w:cs="仿宋"/>
          <w:b/>
          <w:kern w:val="0"/>
          <w:sz w:val="36"/>
          <w:szCs w:val="20"/>
        </w:rPr>
      </w:pPr>
      <w:bookmarkStart w:id="8" w:name="_Toc386441350"/>
      <w:bookmarkStart w:id="9" w:name="_Toc283294625"/>
      <w:r>
        <w:rPr>
          <w:rFonts w:hint="eastAsia" w:ascii="仿宋" w:hAnsi="仿宋" w:eastAsia="仿宋" w:cs="仿宋"/>
        </w:rPr>
        <w:br w:type="page"/>
      </w:r>
    </w:p>
    <w:p w14:paraId="35DC72CD">
      <w:pPr>
        <w:pStyle w:val="65"/>
        <w:snapToGrid w:val="0"/>
        <w:spacing w:line="348" w:lineRule="auto"/>
        <w:rPr>
          <w:rFonts w:hint="eastAsia" w:ascii="仿宋" w:hAnsi="仿宋" w:eastAsia="仿宋" w:cs="仿宋"/>
        </w:rPr>
      </w:pPr>
      <w:bookmarkStart w:id="10" w:name="_Toc144893930"/>
      <w:r>
        <w:rPr>
          <w:rFonts w:hint="eastAsia" w:ascii="仿宋" w:hAnsi="仿宋" w:eastAsia="仿宋" w:cs="仿宋"/>
        </w:rPr>
        <w:t>第三章 谈判办法</w:t>
      </w:r>
      <w:bookmarkEnd w:id="8"/>
      <w:bookmarkEnd w:id="9"/>
      <w:bookmarkEnd w:id="10"/>
    </w:p>
    <w:p w14:paraId="652CE994">
      <w:pPr>
        <w:widowControl/>
        <w:autoSpaceDE/>
        <w:autoSpaceDN/>
        <w:adjustRightInd/>
        <w:ind w:firstLine="0" w:firstLineChars="0"/>
        <w:rPr>
          <w:rFonts w:hint="eastAsia" w:ascii="仿宋" w:hAnsi="仿宋" w:eastAsia="仿宋" w:cs="仿宋"/>
          <w:b/>
          <w:bCs/>
          <w:color w:val="000000"/>
          <w:sz w:val="24"/>
        </w:rPr>
      </w:pPr>
      <w:bookmarkStart w:id="11" w:name="_Toc283294627"/>
    </w:p>
    <w:p w14:paraId="0709BB12">
      <w:pPr>
        <w:spacing w:line="389" w:lineRule="auto"/>
        <w:ind w:firstLine="482"/>
        <w:outlineLvl w:val="1"/>
        <w:rPr>
          <w:rFonts w:hint="eastAsia" w:ascii="仿宋" w:hAnsi="仿宋" w:eastAsia="仿宋" w:cs="仿宋"/>
          <w:b/>
          <w:sz w:val="24"/>
        </w:rPr>
      </w:pPr>
      <w:r>
        <w:rPr>
          <w:rFonts w:hint="eastAsia" w:ascii="仿宋" w:hAnsi="仿宋" w:eastAsia="仿宋" w:cs="仿宋"/>
          <w:b/>
          <w:kern w:val="0"/>
          <w:sz w:val="24"/>
        </w:rPr>
        <w:t>（一）谈判方法</w:t>
      </w:r>
    </w:p>
    <w:p w14:paraId="1B5A4F06">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1.本次谈判采用</w:t>
      </w:r>
      <w:r>
        <w:rPr>
          <w:rFonts w:hint="eastAsia" w:ascii="仿宋" w:hAnsi="仿宋" w:eastAsia="仿宋" w:cs="仿宋"/>
          <w:sz w:val="24"/>
          <w:u w:val="single"/>
        </w:rPr>
        <w:t>最低价法</w:t>
      </w:r>
      <w:r>
        <w:rPr>
          <w:rFonts w:hint="eastAsia" w:ascii="仿宋" w:hAnsi="仿宋" w:eastAsia="仿宋" w:cs="仿宋"/>
          <w:sz w:val="24"/>
        </w:rPr>
        <w:t>确定成交供应商</w:t>
      </w:r>
      <w:r>
        <w:rPr>
          <w:rFonts w:hint="eastAsia" w:ascii="仿宋" w:hAnsi="仿宋" w:eastAsia="仿宋" w:cs="仿宋"/>
          <w:kern w:val="0"/>
          <w:sz w:val="24"/>
        </w:rPr>
        <w:t>。</w:t>
      </w:r>
      <w:r>
        <w:rPr>
          <w:rFonts w:hint="eastAsia" w:ascii="仿宋" w:hAnsi="仿宋" w:eastAsia="仿宋" w:cs="仿宋"/>
          <w:sz w:val="24"/>
        </w:rPr>
        <w:t>本次谈判对满足技术、商务标准要求的供应商，进行价格谈判，供应商最低价者作为候选成交供应商。</w:t>
      </w:r>
    </w:p>
    <w:p w14:paraId="72965678">
      <w:pPr>
        <w:widowControl/>
        <w:spacing w:line="360" w:lineRule="auto"/>
        <w:ind w:firstLine="482"/>
        <w:outlineLvl w:val="1"/>
        <w:rPr>
          <w:rFonts w:hint="eastAsia" w:ascii="仿宋" w:hAnsi="仿宋" w:eastAsia="仿宋" w:cs="仿宋"/>
          <w:b/>
          <w:kern w:val="0"/>
          <w:sz w:val="24"/>
        </w:rPr>
      </w:pPr>
      <w:r>
        <w:rPr>
          <w:rFonts w:hint="eastAsia" w:ascii="仿宋" w:hAnsi="仿宋" w:eastAsia="仿宋" w:cs="仿宋"/>
          <w:b/>
          <w:kern w:val="0"/>
          <w:sz w:val="24"/>
        </w:rPr>
        <w:t>（二）评审标准</w:t>
      </w:r>
    </w:p>
    <w:p w14:paraId="0C8029C4">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1.初步评审标准</w:t>
      </w:r>
    </w:p>
    <w:p w14:paraId="2BCEF489">
      <w:pPr>
        <w:spacing w:line="360" w:lineRule="auto"/>
        <w:ind w:firstLine="480"/>
        <w:rPr>
          <w:rFonts w:hint="eastAsia" w:ascii="仿宋" w:hAnsi="仿宋" w:eastAsia="仿宋" w:cs="仿宋"/>
          <w:sz w:val="24"/>
        </w:rPr>
      </w:pPr>
      <w:r>
        <w:rPr>
          <w:rFonts w:hint="eastAsia" w:ascii="仿宋" w:hAnsi="仿宋" w:eastAsia="仿宋" w:cs="仿宋"/>
          <w:sz w:val="24"/>
        </w:rPr>
        <w:t>谈判小组对供应商提交的响应文件进行初步评审，初步评审中有一项未通过则否决其响应文件。</w:t>
      </w:r>
    </w:p>
    <w:p w14:paraId="3D87E551">
      <w:pPr>
        <w:spacing w:line="360" w:lineRule="auto"/>
        <w:ind w:firstLine="480"/>
        <w:rPr>
          <w:rFonts w:hint="eastAsia" w:ascii="仿宋" w:hAnsi="仿宋" w:eastAsia="仿宋" w:cs="仿宋"/>
          <w:sz w:val="24"/>
        </w:rPr>
      </w:pPr>
      <w:r>
        <w:rPr>
          <w:rFonts w:hint="eastAsia" w:ascii="仿宋" w:hAnsi="仿宋" w:eastAsia="仿宋" w:cs="仿宋"/>
          <w:sz w:val="24"/>
        </w:rPr>
        <w:t>1.1响应文件的报价有算术错误的，谈判小组按以下原则对报价进行修正，修正后的价格经供应商书面确认后具有约束力。供应商不接受修正价格的，其报价文件按无效处理。</w:t>
      </w:r>
    </w:p>
    <w:p w14:paraId="21751B16">
      <w:pPr>
        <w:spacing w:line="360" w:lineRule="auto"/>
        <w:ind w:firstLine="480"/>
        <w:rPr>
          <w:rFonts w:hint="eastAsia" w:ascii="仿宋" w:hAnsi="仿宋" w:eastAsia="仿宋" w:cs="仿宋"/>
          <w:sz w:val="24"/>
        </w:rPr>
      </w:pPr>
      <w:r>
        <w:rPr>
          <w:rFonts w:hint="eastAsia" w:ascii="仿宋" w:hAnsi="仿宋" w:eastAsia="仿宋" w:cs="仿宋"/>
          <w:sz w:val="24"/>
        </w:rPr>
        <w:t>（1）报价大写金额与小写金额不一致的，以大写金额为准；</w:t>
      </w:r>
    </w:p>
    <w:p w14:paraId="249CD97C">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（2）报价总价金额与其单价金额计算结果不一致的，以单价金额为准并修正总价，单价金额小数点有明显错误的除外。</w:t>
      </w:r>
    </w:p>
    <w:p w14:paraId="30503042">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2.价格评审标准</w:t>
      </w:r>
    </w:p>
    <w:p w14:paraId="0F580F06">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对通过初步评审的供应商进行价格谈判，可以要求供应商进行多轮报价并要求所有供应商在规定时间内提出最终报价及有关澄清或承诺。谈判小组对所有供应商的最终报价由低到高进行排序（报价明显低于采购成本价的除外）。</w:t>
      </w:r>
    </w:p>
    <w:p w14:paraId="404511C0">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3.谈判结果</w:t>
      </w:r>
    </w:p>
    <w:p w14:paraId="34C6D1E9">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谈判小组依据谈判办法，结合详细评审结果，按照供应商报价从低到高推荐第1名作为本项目供货商。</w:t>
      </w:r>
      <w:r>
        <w:rPr>
          <w:rFonts w:hint="eastAsia" w:ascii="仿宋" w:hAnsi="仿宋" w:eastAsia="仿宋" w:cs="仿宋"/>
          <w:sz w:val="24"/>
          <w:u w:val="single"/>
        </w:rPr>
        <w:t>报价最低的</w:t>
      </w:r>
      <w:r>
        <w:rPr>
          <w:rFonts w:hint="eastAsia" w:ascii="仿宋" w:hAnsi="仿宋" w:eastAsia="仿宋" w:cs="仿宋"/>
          <w:sz w:val="24"/>
        </w:rPr>
        <w:t>优先推荐。承办部门根据候选供货商，报请公司批准确定供货商。</w:t>
      </w:r>
    </w:p>
    <w:p w14:paraId="4A6FA558">
      <w:pPr>
        <w:autoSpaceDE/>
        <w:autoSpaceDN/>
        <w:adjustRightInd/>
        <w:spacing w:line="360" w:lineRule="auto"/>
        <w:ind w:left="-143" w:leftChars="-68" w:firstLine="482" w:firstLineChars="0"/>
        <w:jc w:val="both"/>
        <w:outlineLvl w:val="1"/>
        <w:rPr>
          <w:rFonts w:hint="eastAsia" w:ascii="仿宋" w:hAnsi="仿宋" w:eastAsia="仿宋" w:cs="仿宋"/>
          <w:b/>
          <w:bCs/>
          <w:sz w:val="24"/>
        </w:rPr>
      </w:pPr>
      <w:r>
        <w:rPr>
          <w:rFonts w:hint="eastAsia" w:ascii="仿宋" w:hAnsi="仿宋" w:eastAsia="仿宋" w:cs="仿宋"/>
          <w:b/>
          <w:bCs/>
          <w:sz w:val="24"/>
        </w:rPr>
        <w:t>Ⅰ、初步评审</w:t>
      </w:r>
    </w:p>
    <w:tbl>
      <w:tblPr>
        <w:tblStyle w:val="88"/>
        <w:tblW w:w="407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6356"/>
      </w:tblGrid>
      <w:tr w14:paraId="4C8470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2" w:hRule="atLeast"/>
          <w:tblHeader/>
          <w:jc w:val="center"/>
        </w:trPr>
        <w:tc>
          <w:tcPr>
            <w:tcW w:w="5000" w:type="pct"/>
            <w:gridSpan w:val="2"/>
            <w:vAlign w:val="center"/>
          </w:tcPr>
          <w:p w14:paraId="382708AC">
            <w:pPr>
              <w:ind w:firstLine="480"/>
              <w:jc w:val="center"/>
              <w:rPr>
                <w:rFonts w:hint="eastAsia" w:ascii="仿宋" w:hAnsi="仿宋" w:eastAsia="仿宋" w:cs="仿宋"/>
                <w:sz w:val="24"/>
              </w:rPr>
            </w:pPr>
            <w:r>
              <w:rPr>
                <w:rFonts w:hint="eastAsia" w:ascii="仿宋" w:hAnsi="仿宋" w:eastAsia="仿宋" w:cs="仿宋"/>
                <w:sz w:val="24"/>
                <w:szCs w:val="24"/>
              </w:rPr>
              <w:t>评审标准</w:t>
            </w:r>
          </w:p>
        </w:tc>
      </w:tr>
      <w:tr w14:paraId="1AABFD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FEDD22D">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营业执照</w:t>
            </w:r>
          </w:p>
        </w:tc>
        <w:tc>
          <w:tcPr>
            <w:tcW w:w="3961" w:type="pct"/>
            <w:vAlign w:val="center"/>
          </w:tcPr>
          <w:p w14:paraId="31A4CF28">
            <w:pPr>
              <w:ind w:firstLine="480"/>
              <w:rPr>
                <w:rFonts w:hint="eastAsia" w:ascii="仿宋" w:hAnsi="仿宋" w:eastAsia="仿宋" w:cs="仿宋"/>
                <w:sz w:val="21"/>
                <w:szCs w:val="21"/>
              </w:rPr>
            </w:pPr>
            <w:r>
              <w:rPr>
                <w:rFonts w:hint="eastAsia" w:ascii="仿宋" w:hAnsi="仿宋" w:eastAsia="仿宋" w:cs="仿宋"/>
                <w:sz w:val="21"/>
                <w:szCs w:val="21"/>
              </w:rPr>
              <w:t>供应商名称一致、经营范围符合本项目采购需求、国内注册，具有独立承担民事责任能力的法人资格。</w:t>
            </w:r>
          </w:p>
        </w:tc>
      </w:tr>
      <w:tr w14:paraId="495C98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038" w:type="pct"/>
            <w:vAlign w:val="center"/>
          </w:tcPr>
          <w:p w14:paraId="533A8455">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签字盖章</w:t>
            </w:r>
          </w:p>
        </w:tc>
        <w:tc>
          <w:tcPr>
            <w:tcW w:w="3961" w:type="pct"/>
            <w:vAlign w:val="center"/>
          </w:tcPr>
          <w:p w14:paraId="06F3930A">
            <w:pPr>
              <w:ind w:firstLine="480"/>
              <w:rPr>
                <w:rFonts w:hint="eastAsia" w:ascii="仿宋" w:hAnsi="仿宋" w:eastAsia="仿宋" w:cs="仿宋"/>
                <w:sz w:val="21"/>
                <w:szCs w:val="21"/>
              </w:rPr>
            </w:pPr>
            <w:r>
              <w:rPr>
                <w:rFonts w:hint="eastAsia" w:ascii="仿宋" w:hAnsi="仿宋" w:eastAsia="仿宋" w:cs="仿宋"/>
                <w:sz w:val="21"/>
                <w:szCs w:val="21"/>
              </w:rPr>
              <w:t>响应文件中需加盖公章、法定代表人签章及委托代理人签字处,严格按照谈判文件规定执行。</w:t>
            </w:r>
          </w:p>
        </w:tc>
      </w:tr>
      <w:tr w14:paraId="1CB5F8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0463936">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资质文件</w:t>
            </w:r>
          </w:p>
        </w:tc>
        <w:tc>
          <w:tcPr>
            <w:tcW w:w="3961" w:type="pct"/>
            <w:vAlign w:val="center"/>
          </w:tcPr>
          <w:p w14:paraId="210D77B4">
            <w:pPr>
              <w:ind w:firstLine="480"/>
              <w:rPr>
                <w:rFonts w:hint="eastAsia" w:ascii="仿宋" w:hAnsi="仿宋" w:eastAsia="仿宋" w:cs="仿宋"/>
                <w:kern w:val="2"/>
                <w:sz w:val="21"/>
                <w:szCs w:val="21"/>
                <w:lang w:eastAsia="zh-CN"/>
              </w:rPr>
            </w:pPr>
            <w:r>
              <w:rPr>
                <w:rFonts w:hint="eastAsia" w:ascii="仿宋" w:hAnsi="仿宋" w:eastAsia="仿宋" w:cs="仿宋"/>
                <w:kern w:val="0"/>
                <w:sz w:val="21"/>
                <w:szCs w:val="21"/>
              </w:rPr>
              <w:t>需提供</w:t>
            </w:r>
            <w:r>
              <w:rPr>
                <w:rFonts w:hint="eastAsia" w:ascii="仿宋" w:hAnsi="仿宋" w:eastAsia="仿宋" w:cs="仿宋"/>
                <w:kern w:val="2"/>
                <w:sz w:val="21"/>
                <w:szCs w:val="21"/>
                <w:lang w:val="en-US" w:eastAsia="zh-CN"/>
              </w:rPr>
              <w:t>软件开发</w:t>
            </w:r>
            <w:r>
              <w:rPr>
                <w:rFonts w:hint="eastAsia" w:ascii="仿宋" w:hAnsi="仿宋" w:eastAsia="仿宋" w:cs="仿宋"/>
                <w:kern w:val="0"/>
                <w:sz w:val="21"/>
                <w:szCs w:val="21"/>
              </w:rPr>
              <w:t>所需相应资质</w:t>
            </w:r>
            <w:r>
              <w:rPr>
                <w:rFonts w:hint="eastAsia" w:ascii="仿宋" w:hAnsi="仿宋" w:eastAsia="仿宋" w:cs="仿宋"/>
                <w:kern w:val="2"/>
                <w:sz w:val="21"/>
                <w:szCs w:val="21"/>
                <w:lang w:eastAsia="zh-CN"/>
              </w:rPr>
              <w:t>，</w:t>
            </w:r>
            <w:r>
              <w:rPr>
                <w:rFonts w:hint="eastAsia" w:ascii="仿宋" w:hAnsi="仿宋" w:eastAsia="仿宋" w:cs="仿宋"/>
                <w:kern w:val="2"/>
                <w:sz w:val="21"/>
                <w:szCs w:val="21"/>
                <w:lang w:val="en-US" w:eastAsia="zh-CN"/>
              </w:rPr>
              <w:t>并拥有完善的软件开发、测试和项目管理体系，具备一定数量从事软件开发、测试、管理的专业技术人员。</w:t>
            </w:r>
          </w:p>
        </w:tc>
      </w:tr>
      <w:tr w14:paraId="6491BD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038" w:type="pct"/>
            <w:vAlign w:val="center"/>
          </w:tcPr>
          <w:p w14:paraId="66795376">
            <w:pPr>
              <w:ind w:left="0" w:leftChars="0" w:right="-178" w:rightChars="-85" w:firstLine="0" w:firstLineChars="0"/>
              <w:jc w:val="center"/>
              <w:rPr>
                <w:rFonts w:hint="eastAsia" w:ascii="仿宋" w:hAnsi="仿宋" w:eastAsia="仿宋" w:cs="仿宋"/>
                <w:sz w:val="24"/>
                <w:lang w:val="en-US" w:eastAsia="zh-CN"/>
              </w:rPr>
            </w:pPr>
            <w:r>
              <w:rPr>
                <w:rFonts w:hint="eastAsia" w:ascii="仿宋" w:hAnsi="仿宋" w:eastAsia="仿宋" w:cs="仿宋"/>
                <w:sz w:val="24"/>
                <w:lang w:val="en-US" w:eastAsia="zh-CN"/>
              </w:rPr>
              <w:t>业绩要求</w:t>
            </w:r>
          </w:p>
        </w:tc>
        <w:tc>
          <w:tcPr>
            <w:tcW w:w="3961" w:type="pct"/>
            <w:vAlign w:val="center"/>
          </w:tcPr>
          <w:p w14:paraId="05590FDE">
            <w:pPr>
              <w:ind w:firstLine="480"/>
              <w:jc w:val="left"/>
              <w:rPr>
                <w:rFonts w:hint="eastAsia" w:ascii="仿宋" w:hAnsi="仿宋" w:eastAsia="仿宋" w:cs="仿宋"/>
                <w:spacing w:val="0"/>
                <w:kern w:val="2"/>
                <w:sz w:val="21"/>
                <w:szCs w:val="21"/>
                <w:lang w:val="en-US" w:eastAsia="zh-CN"/>
              </w:rPr>
            </w:pPr>
            <w:r>
              <w:rPr>
                <w:rFonts w:hint="eastAsia" w:ascii="仿宋" w:hAnsi="仿宋" w:eastAsia="仿宋" w:cs="仿宋"/>
                <w:kern w:val="2"/>
                <w:sz w:val="21"/>
                <w:szCs w:val="21"/>
                <w:lang w:val="en-US" w:eastAsia="zh-CN"/>
              </w:rPr>
              <w:t>供应商具有3年以上的软件开发或相关服务业绩，如承接过类似项目，熟悉相关业务流程。</w:t>
            </w:r>
          </w:p>
        </w:tc>
      </w:tr>
      <w:tr w14:paraId="113905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8" w:type="pct"/>
            <w:vAlign w:val="center"/>
          </w:tcPr>
          <w:p w14:paraId="32E027D1">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供应商承诺</w:t>
            </w:r>
          </w:p>
        </w:tc>
        <w:tc>
          <w:tcPr>
            <w:tcW w:w="3961" w:type="pct"/>
            <w:vAlign w:val="center"/>
          </w:tcPr>
          <w:p w14:paraId="5C645C62">
            <w:pPr>
              <w:ind w:firstLine="480"/>
              <w:jc w:val="left"/>
              <w:rPr>
                <w:rFonts w:hint="eastAsia" w:ascii="仿宋" w:hAnsi="仿宋" w:eastAsia="仿宋" w:cs="仿宋"/>
                <w:sz w:val="21"/>
                <w:szCs w:val="21"/>
                <w:lang w:eastAsia="zh-CN"/>
              </w:rPr>
            </w:pPr>
            <w:r>
              <w:rPr>
                <w:rFonts w:hint="eastAsia" w:ascii="仿宋" w:hAnsi="仿宋" w:eastAsia="仿宋" w:cs="仿宋"/>
                <w:sz w:val="21"/>
                <w:szCs w:val="21"/>
              </w:rPr>
              <w:t>软件公司提供的人员配置及入厂时间</w:t>
            </w:r>
            <w:r>
              <w:rPr>
                <w:rFonts w:hint="eastAsia" w:ascii="仿宋" w:hAnsi="仿宋" w:eastAsia="仿宋" w:cs="仿宋"/>
                <w:sz w:val="21"/>
                <w:szCs w:val="21"/>
                <w:lang w:eastAsia="zh-CN"/>
              </w:rPr>
              <w:t>、</w:t>
            </w:r>
            <w:r>
              <w:rPr>
                <w:rFonts w:hint="eastAsia" w:ascii="仿宋" w:hAnsi="仿宋" w:eastAsia="仿宋" w:cs="仿宋"/>
                <w:sz w:val="21"/>
                <w:szCs w:val="21"/>
              </w:rPr>
              <w:t>开发维护参与度、需要求沟通积极性、便捷性技术方案完备合理性</w:t>
            </w:r>
            <w:r>
              <w:rPr>
                <w:rFonts w:hint="eastAsia" w:ascii="仿宋" w:hAnsi="仿宋" w:eastAsia="仿宋" w:cs="仿宋"/>
                <w:sz w:val="21"/>
                <w:szCs w:val="21"/>
                <w:lang w:eastAsia="zh-CN"/>
              </w:rPr>
              <w:t>、付款意向。</w:t>
            </w:r>
          </w:p>
        </w:tc>
      </w:tr>
      <w:tr w14:paraId="78C719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53886690">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联合体要求</w:t>
            </w:r>
          </w:p>
        </w:tc>
        <w:tc>
          <w:tcPr>
            <w:tcW w:w="3961" w:type="pct"/>
            <w:vAlign w:val="center"/>
          </w:tcPr>
          <w:p w14:paraId="32D38CA3">
            <w:pPr>
              <w:ind w:firstLine="480"/>
              <w:jc w:val="left"/>
              <w:rPr>
                <w:rFonts w:hint="eastAsia" w:ascii="仿宋" w:hAnsi="仿宋" w:eastAsia="仿宋" w:cs="仿宋"/>
                <w:sz w:val="21"/>
                <w:szCs w:val="21"/>
              </w:rPr>
            </w:pPr>
            <w:r>
              <w:rPr>
                <w:rFonts w:hint="eastAsia" w:ascii="仿宋" w:hAnsi="仿宋" w:eastAsia="仿宋" w:cs="仿宋"/>
                <w:sz w:val="21"/>
                <w:szCs w:val="21"/>
              </w:rPr>
              <w:t>本次谈判不接受供应商联合体参与报价</w:t>
            </w:r>
          </w:p>
        </w:tc>
      </w:tr>
    </w:tbl>
    <w:p w14:paraId="0925D272">
      <w:pPr>
        <w:autoSpaceDE/>
        <w:autoSpaceDN/>
        <w:adjustRightInd/>
        <w:spacing w:line="360" w:lineRule="auto"/>
        <w:ind w:left="-143" w:leftChars="-68" w:firstLine="482" w:firstLineChars="0"/>
        <w:jc w:val="both"/>
        <w:rPr>
          <w:rFonts w:hint="eastAsia" w:ascii="仿宋" w:hAnsi="仿宋" w:eastAsia="仿宋" w:cs="仿宋"/>
          <w:b/>
          <w:bCs/>
          <w:sz w:val="24"/>
        </w:rPr>
      </w:pPr>
    </w:p>
    <w:p w14:paraId="0B070D0D">
      <w:pPr>
        <w:spacing w:line="360" w:lineRule="auto"/>
        <w:ind w:left="-143" w:leftChars="-68" w:firstLine="482"/>
        <w:outlineLvl w:val="1"/>
        <w:rPr>
          <w:rFonts w:hint="eastAsia" w:ascii="仿宋" w:hAnsi="仿宋" w:eastAsia="仿宋" w:cs="仿宋"/>
          <w:b/>
          <w:bCs/>
          <w:sz w:val="24"/>
        </w:rPr>
      </w:pPr>
      <w:bookmarkStart w:id="12" w:name="_Toc144893931"/>
      <w:r>
        <w:rPr>
          <w:rFonts w:hint="eastAsia" w:ascii="仿宋" w:hAnsi="仿宋" w:eastAsia="仿宋" w:cs="仿宋"/>
          <w:b/>
          <w:bCs/>
          <w:sz w:val="24"/>
        </w:rPr>
        <w:t>Ⅱ、价格评审</w:t>
      </w:r>
    </w:p>
    <w:p w14:paraId="288C5097">
      <w:pPr>
        <w:autoSpaceDE/>
        <w:autoSpaceDN/>
        <w:adjustRightInd/>
        <w:spacing w:line="360" w:lineRule="auto"/>
        <w:ind w:left="-143" w:leftChars="-68" w:firstLine="482" w:firstLineChars="0"/>
        <w:jc w:val="both"/>
        <w:rPr>
          <w:rFonts w:hint="eastAsia" w:ascii="仿宋" w:hAnsi="仿宋" w:eastAsia="仿宋" w:cs="仿宋"/>
          <w:sz w:val="24"/>
        </w:rPr>
      </w:pPr>
      <w:r>
        <w:rPr>
          <w:rFonts w:hint="eastAsia" w:ascii="仿宋" w:hAnsi="仿宋" w:eastAsia="仿宋" w:cs="仿宋"/>
          <w:sz w:val="24"/>
        </w:rPr>
        <w:t>对供应商最终报价从低到高进行排序，推荐1名候选成交供应商。</w:t>
      </w:r>
    </w:p>
    <w:p w14:paraId="29FC726B">
      <w:pPr>
        <w:autoSpaceDE/>
        <w:autoSpaceDN/>
        <w:adjustRightInd/>
        <w:spacing w:line="360" w:lineRule="auto"/>
        <w:ind w:left="-143" w:leftChars="-68" w:firstLine="482" w:firstLineChars="0"/>
        <w:jc w:val="both"/>
        <w:rPr>
          <w:rFonts w:hint="eastAsia" w:ascii="仿宋" w:hAnsi="仿宋" w:eastAsia="仿宋" w:cs="仿宋"/>
          <w:sz w:val="24"/>
        </w:rPr>
      </w:pPr>
    </w:p>
    <w:p w14:paraId="14A3FD7F">
      <w:pPr>
        <w:autoSpaceDE/>
        <w:autoSpaceDN/>
        <w:adjustRightInd/>
        <w:spacing w:line="360" w:lineRule="auto"/>
        <w:ind w:left="-143" w:leftChars="-68" w:firstLine="482" w:firstLineChars="0"/>
        <w:jc w:val="both"/>
        <w:rPr>
          <w:rFonts w:hint="eastAsia" w:ascii="仿宋" w:hAnsi="仿宋" w:eastAsia="仿宋" w:cs="仿宋"/>
          <w:sz w:val="24"/>
        </w:rPr>
      </w:pPr>
    </w:p>
    <w:p w14:paraId="278A57B0">
      <w:pPr>
        <w:autoSpaceDE/>
        <w:autoSpaceDN/>
        <w:adjustRightInd/>
        <w:spacing w:line="360" w:lineRule="auto"/>
        <w:ind w:left="-143" w:leftChars="-68" w:firstLine="482" w:firstLineChars="0"/>
        <w:jc w:val="both"/>
        <w:rPr>
          <w:rFonts w:hint="eastAsia" w:ascii="仿宋" w:hAnsi="仿宋" w:eastAsia="仿宋" w:cs="仿宋"/>
          <w:sz w:val="24"/>
        </w:rPr>
      </w:pPr>
    </w:p>
    <w:p w14:paraId="6DC89BC1">
      <w:pPr>
        <w:autoSpaceDE/>
        <w:autoSpaceDN/>
        <w:adjustRightInd/>
        <w:spacing w:line="360" w:lineRule="auto"/>
        <w:ind w:left="-143" w:leftChars="-68" w:firstLine="482" w:firstLineChars="0"/>
        <w:jc w:val="both"/>
        <w:rPr>
          <w:rFonts w:hint="eastAsia" w:ascii="仿宋" w:hAnsi="仿宋" w:eastAsia="仿宋" w:cs="仿宋"/>
          <w:sz w:val="24"/>
        </w:rPr>
      </w:pPr>
    </w:p>
    <w:p w14:paraId="2FCDA75C">
      <w:pPr>
        <w:autoSpaceDE/>
        <w:autoSpaceDN/>
        <w:adjustRightInd/>
        <w:spacing w:line="360" w:lineRule="auto"/>
        <w:ind w:left="-143" w:leftChars="-68" w:firstLine="482" w:firstLineChars="0"/>
        <w:jc w:val="both"/>
        <w:rPr>
          <w:rFonts w:hint="eastAsia" w:ascii="仿宋" w:hAnsi="仿宋" w:eastAsia="仿宋" w:cs="仿宋"/>
          <w:sz w:val="24"/>
        </w:rPr>
      </w:pPr>
    </w:p>
    <w:p w14:paraId="2EBB0C45">
      <w:pPr>
        <w:autoSpaceDE/>
        <w:autoSpaceDN/>
        <w:adjustRightInd/>
        <w:spacing w:line="360" w:lineRule="auto"/>
        <w:ind w:left="-143" w:leftChars="-68" w:firstLine="482" w:firstLineChars="0"/>
        <w:jc w:val="both"/>
        <w:rPr>
          <w:rFonts w:hint="eastAsia" w:ascii="仿宋" w:hAnsi="仿宋" w:eastAsia="仿宋" w:cs="仿宋"/>
          <w:sz w:val="24"/>
        </w:rPr>
      </w:pPr>
    </w:p>
    <w:p w14:paraId="04081F54">
      <w:pPr>
        <w:autoSpaceDE/>
        <w:autoSpaceDN/>
        <w:adjustRightInd/>
        <w:spacing w:line="360" w:lineRule="auto"/>
        <w:ind w:left="-143" w:leftChars="-68" w:firstLine="482" w:firstLineChars="0"/>
        <w:jc w:val="both"/>
        <w:rPr>
          <w:rFonts w:hint="eastAsia" w:ascii="仿宋" w:hAnsi="仿宋" w:eastAsia="仿宋" w:cs="仿宋"/>
          <w:sz w:val="24"/>
        </w:rPr>
      </w:pPr>
    </w:p>
    <w:p w14:paraId="4124685C">
      <w:pPr>
        <w:autoSpaceDE/>
        <w:autoSpaceDN/>
        <w:adjustRightInd/>
        <w:spacing w:line="360" w:lineRule="auto"/>
        <w:ind w:left="-143" w:leftChars="-68" w:firstLine="482" w:firstLineChars="0"/>
        <w:jc w:val="both"/>
        <w:rPr>
          <w:rFonts w:hint="eastAsia" w:ascii="仿宋" w:hAnsi="仿宋" w:eastAsia="仿宋" w:cs="仿宋"/>
          <w:sz w:val="24"/>
        </w:rPr>
      </w:pPr>
    </w:p>
    <w:p w14:paraId="7DCA64F2">
      <w:pPr>
        <w:autoSpaceDE/>
        <w:autoSpaceDN/>
        <w:adjustRightInd/>
        <w:spacing w:line="360" w:lineRule="auto"/>
        <w:ind w:left="-143" w:leftChars="-68" w:firstLine="482" w:firstLineChars="0"/>
        <w:jc w:val="both"/>
        <w:rPr>
          <w:rFonts w:hint="eastAsia" w:ascii="仿宋" w:hAnsi="仿宋" w:eastAsia="仿宋" w:cs="仿宋"/>
          <w:sz w:val="24"/>
        </w:rPr>
      </w:pPr>
    </w:p>
    <w:p w14:paraId="541B56EE">
      <w:pPr>
        <w:autoSpaceDE/>
        <w:autoSpaceDN/>
        <w:adjustRightInd/>
        <w:spacing w:line="360" w:lineRule="auto"/>
        <w:ind w:left="-143" w:leftChars="-68" w:firstLine="482" w:firstLineChars="0"/>
        <w:jc w:val="both"/>
        <w:rPr>
          <w:rFonts w:hint="eastAsia" w:ascii="仿宋" w:hAnsi="仿宋" w:eastAsia="仿宋" w:cs="仿宋"/>
          <w:sz w:val="24"/>
        </w:rPr>
      </w:pPr>
    </w:p>
    <w:p w14:paraId="5E69D2AA">
      <w:pPr>
        <w:autoSpaceDE/>
        <w:autoSpaceDN/>
        <w:adjustRightInd/>
        <w:spacing w:line="360" w:lineRule="auto"/>
        <w:ind w:left="-143" w:leftChars="-68" w:firstLine="482" w:firstLineChars="0"/>
        <w:jc w:val="both"/>
        <w:rPr>
          <w:rFonts w:hint="eastAsia" w:ascii="仿宋" w:hAnsi="仿宋" w:eastAsia="仿宋" w:cs="仿宋"/>
          <w:sz w:val="24"/>
        </w:rPr>
      </w:pPr>
    </w:p>
    <w:p w14:paraId="479142F6">
      <w:pPr>
        <w:autoSpaceDE/>
        <w:autoSpaceDN/>
        <w:adjustRightInd/>
        <w:spacing w:line="360" w:lineRule="auto"/>
        <w:ind w:left="-143" w:leftChars="-68" w:firstLine="482" w:firstLineChars="0"/>
        <w:jc w:val="both"/>
        <w:rPr>
          <w:rFonts w:hint="eastAsia" w:ascii="仿宋" w:hAnsi="仿宋" w:eastAsia="仿宋" w:cs="仿宋"/>
          <w:sz w:val="24"/>
        </w:rPr>
      </w:pPr>
    </w:p>
    <w:p w14:paraId="09ADF42D">
      <w:pPr>
        <w:autoSpaceDE/>
        <w:autoSpaceDN/>
        <w:adjustRightInd/>
        <w:spacing w:line="360" w:lineRule="auto"/>
        <w:ind w:left="-143" w:leftChars="-68" w:firstLine="482" w:firstLineChars="0"/>
        <w:jc w:val="both"/>
        <w:rPr>
          <w:rFonts w:hint="eastAsia" w:ascii="仿宋" w:hAnsi="仿宋" w:eastAsia="仿宋" w:cs="仿宋"/>
          <w:sz w:val="24"/>
        </w:rPr>
      </w:pPr>
    </w:p>
    <w:p w14:paraId="17B9570B">
      <w:pPr>
        <w:autoSpaceDE/>
        <w:autoSpaceDN/>
        <w:adjustRightInd/>
        <w:spacing w:line="360" w:lineRule="auto"/>
        <w:ind w:left="-143" w:leftChars="-68" w:firstLine="482" w:firstLineChars="0"/>
        <w:jc w:val="both"/>
        <w:rPr>
          <w:rFonts w:hint="eastAsia" w:ascii="仿宋" w:hAnsi="仿宋" w:eastAsia="仿宋" w:cs="仿宋"/>
          <w:sz w:val="24"/>
        </w:rPr>
      </w:pPr>
    </w:p>
    <w:p w14:paraId="56910A55">
      <w:pPr>
        <w:autoSpaceDE/>
        <w:autoSpaceDN/>
        <w:adjustRightInd/>
        <w:spacing w:line="360" w:lineRule="auto"/>
        <w:ind w:left="-143" w:leftChars="-68" w:firstLine="482" w:firstLineChars="0"/>
        <w:jc w:val="both"/>
        <w:rPr>
          <w:rFonts w:hint="eastAsia" w:ascii="仿宋" w:hAnsi="仿宋" w:eastAsia="仿宋" w:cs="仿宋"/>
          <w:sz w:val="24"/>
        </w:rPr>
      </w:pPr>
    </w:p>
    <w:p w14:paraId="29833E6D">
      <w:pPr>
        <w:autoSpaceDE/>
        <w:autoSpaceDN/>
        <w:adjustRightInd/>
        <w:spacing w:line="360" w:lineRule="auto"/>
        <w:ind w:left="-143" w:leftChars="-68" w:firstLine="482" w:firstLineChars="0"/>
        <w:jc w:val="both"/>
        <w:rPr>
          <w:rFonts w:hint="eastAsia" w:ascii="仿宋" w:hAnsi="仿宋" w:eastAsia="仿宋" w:cs="仿宋"/>
          <w:sz w:val="24"/>
        </w:rPr>
      </w:pPr>
    </w:p>
    <w:p w14:paraId="61D5D055">
      <w:pPr>
        <w:autoSpaceDE/>
        <w:autoSpaceDN/>
        <w:adjustRightInd/>
        <w:spacing w:line="360" w:lineRule="auto"/>
        <w:ind w:left="-143" w:leftChars="-68" w:firstLine="482" w:firstLineChars="0"/>
        <w:jc w:val="both"/>
        <w:rPr>
          <w:rFonts w:hint="eastAsia" w:ascii="仿宋" w:hAnsi="仿宋" w:eastAsia="仿宋" w:cs="仿宋"/>
          <w:sz w:val="24"/>
        </w:rPr>
      </w:pPr>
    </w:p>
    <w:p w14:paraId="0DAF9CEE">
      <w:pPr>
        <w:autoSpaceDE/>
        <w:autoSpaceDN/>
        <w:adjustRightInd/>
        <w:spacing w:line="360" w:lineRule="auto"/>
        <w:ind w:left="-143" w:leftChars="-68" w:firstLine="482" w:firstLineChars="0"/>
        <w:jc w:val="both"/>
        <w:rPr>
          <w:rFonts w:hint="eastAsia" w:ascii="仿宋" w:hAnsi="仿宋" w:eastAsia="仿宋" w:cs="仿宋"/>
          <w:sz w:val="24"/>
        </w:rPr>
      </w:pPr>
    </w:p>
    <w:p w14:paraId="68F58A1C">
      <w:pPr>
        <w:snapToGrid w:val="0"/>
        <w:rPr>
          <w:rFonts w:hint="eastAsia" w:ascii="仿宋" w:hAnsi="仿宋" w:eastAsia="仿宋" w:cs="仿宋"/>
        </w:rPr>
      </w:pPr>
      <w:r>
        <w:rPr>
          <w:rFonts w:hint="eastAsia" w:ascii="仿宋" w:hAnsi="仿宋" w:eastAsia="仿宋" w:cs="仿宋"/>
        </w:rPr>
        <w:br w:type="page"/>
      </w:r>
    </w:p>
    <w:p w14:paraId="54BE4A3D">
      <w:pPr>
        <w:pStyle w:val="65"/>
        <w:snapToGrid w:val="0"/>
        <w:spacing w:line="348" w:lineRule="auto"/>
        <w:rPr>
          <w:rFonts w:hint="eastAsia" w:ascii="仿宋" w:hAnsi="仿宋" w:eastAsia="仿宋" w:cs="仿宋"/>
        </w:rPr>
      </w:pPr>
      <w:r>
        <w:rPr>
          <w:rFonts w:hint="eastAsia" w:ascii="仿宋" w:hAnsi="仿宋" w:eastAsia="仿宋" w:cs="仿宋"/>
        </w:rPr>
        <w:t>第四章</w:t>
      </w:r>
      <w:bookmarkEnd w:id="11"/>
      <w:bookmarkStart w:id="13" w:name="_Toc386441353"/>
      <w:bookmarkStart w:id="14" w:name="_Toc283294629"/>
      <w:bookmarkStart w:id="15" w:name="_Toc283294630"/>
      <w:r>
        <w:rPr>
          <w:rFonts w:hint="eastAsia" w:ascii="仿宋" w:hAnsi="仿宋" w:eastAsia="仿宋" w:cs="仿宋"/>
          <w:lang w:val="en-US" w:eastAsia="zh-CN"/>
        </w:rPr>
        <w:t xml:space="preserve"> </w:t>
      </w:r>
      <w:r>
        <w:rPr>
          <w:rFonts w:hint="eastAsia" w:ascii="仿宋" w:hAnsi="仿宋" w:eastAsia="仿宋" w:cs="仿宋"/>
        </w:rPr>
        <w:t>技术规格及要求</w:t>
      </w:r>
      <w:bookmarkEnd w:id="12"/>
    </w:p>
    <w:p w14:paraId="753E0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ins w:id="113" w:author="不要说话" w:date="2026-02-24T10:40:08Z">
        <w:r>
          <w:rPr>
            <w:rFonts w:hint="eastAsia" w:ascii="仿宋" w:hAnsi="仿宋" w:eastAsia="仿宋" w:cs="仿宋"/>
            <w:b/>
            <w:bCs/>
            <w:spacing w:val="-7"/>
            <w:kern w:val="2"/>
            <w:sz w:val="24"/>
            <w:szCs w:val="24"/>
            <w:lang w:val="en-US" w:eastAsia="zh-CN" w:bidi="ar-SA"/>
          </w:rPr>
          <w:t>一</w:t>
        </w:r>
      </w:ins>
      <w:r>
        <w:rPr>
          <w:rFonts w:hint="eastAsia" w:ascii="仿宋" w:hAnsi="仿宋" w:eastAsia="仿宋" w:cs="仿宋"/>
          <w:b/>
          <w:bCs/>
          <w:spacing w:val="-7"/>
          <w:kern w:val="2"/>
          <w:sz w:val="24"/>
          <w:szCs w:val="24"/>
          <w:lang w:val="en-US" w:eastAsia="zh-CN" w:bidi="ar-SA"/>
        </w:rPr>
        <w:t>、</w:t>
      </w:r>
      <w:ins w:id="114" w:author="不要说话" w:date="2026-02-24T10:39:52Z">
        <w:r>
          <w:rPr>
            <w:rFonts w:hint="eastAsia" w:ascii="仿宋" w:hAnsi="仿宋" w:eastAsia="仿宋" w:cs="仿宋"/>
            <w:b/>
            <w:bCs/>
            <w:spacing w:val="-7"/>
            <w:kern w:val="2"/>
            <w:sz w:val="24"/>
            <w:szCs w:val="24"/>
            <w:lang w:val="en-US" w:eastAsia="zh-CN" w:bidi="ar-SA"/>
          </w:rPr>
          <w:t>经营分析</w:t>
        </w:r>
      </w:ins>
      <w:ins w:id="115" w:author="不要说话" w:date="2026-02-24T10:39:53Z">
        <w:r>
          <w:rPr>
            <w:rFonts w:hint="eastAsia" w:ascii="仿宋" w:hAnsi="仿宋" w:eastAsia="仿宋" w:cs="仿宋"/>
            <w:b/>
            <w:bCs/>
            <w:spacing w:val="-7"/>
            <w:kern w:val="2"/>
            <w:sz w:val="24"/>
            <w:szCs w:val="24"/>
            <w:lang w:val="en-US" w:eastAsia="zh-CN" w:bidi="ar-SA"/>
          </w:rPr>
          <w:t>与</w:t>
        </w:r>
      </w:ins>
      <w:ins w:id="116" w:author="不要说话" w:date="2026-02-24T10:39:56Z">
        <w:r>
          <w:rPr>
            <w:rFonts w:hint="eastAsia" w:ascii="仿宋" w:hAnsi="仿宋" w:eastAsia="仿宋" w:cs="仿宋"/>
            <w:b/>
            <w:bCs/>
            <w:spacing w:val="-7"/>
            <w:kern w:val="2"/>
            <w:sz w:val="24"/>
            <w:szCs w:val="24"/>
            <w:lang w:val="en-US" w:eastAsia="zh-CN" w:bidi="ar-SA"/>
          </w:rPr>
          <w:t>执行</w:t>
        </w:r>
      </w:ins>
      <w:ins w:id="117" w:author="不要说话" w:date="2026-03-25T09:28:54Z">
        <w:r>
          <w:rPr>
            <w:rFonts w:hint="eastAsia" w:ascii="仿宋" w:hAnsi="仿宋" w:eastAsia="仿宋" w:cs="仿宋"/>
            <w:b/>
            <w:bCs/>
            <w:spacing w:val="-7"/>
            <w:kern w:val="2"/>
            <w:sz w:val="24"/>
            <w:szCs w:val="24"/>
            <w:lang w:val="en-US" w:eastAsia="zh-CN" w:bidi="ar-SA"/>
          </w:rPr>
          <w:t>管理</w:t>
        </w:r>
      </w:ins>
      <w:ins w:id="118" w:author="不要说话" w:date="2026-02-24T10:39:35Z">
        <w:r>
          <w:rPr>
            <w:rFonts w:hint="eastAsia" w:ascii="仿宋" w:hAnsi="仿宋" w:eastAsia="仿宋" w:cs="仿宋"/>
            <w:b/>
            <w:bCs/>
            <w:spacing w:val="-7"/>
            <w:kern w:val="2"/>
            <w:sz w:val="24"/>
            <w:szCs w:val="24"/>
            <w:lang w:val="en-US" w:eastAsia="zh-CN" w:bidi="ar-SA"/>
          </w:rPr>
          <w:t>模块</w:t>
        </w:r>
      </w:ins>
      <w:ins w:id="119" w:author="不要说话" w:date="2026-03-25T09:42:42Z">
        <w:r>
          <w:rPr>
            <w:rFonts w:hint="eastAsia" w:ascii="仿宋" w:hAnsi="仿宋" w:eastAsia="仿宋" w:cs="仿宋"/>
            <w:b/>
            <w:bCs/>
            <w:spacing w:val="-7"/>
            <w:kern w:val="2"/>
            <w:sz w:val="24"/>
            <w:szCs w:val="24"/>
            <w:lang w:val="en-US" w:eastAsia="zh-CN" w:bidi="ar-SA"/>
          </w:rPr>
          <w:t>开发</w:t>
        </w:r>
      </w:ins>
      <w:r>
        <w:rPr>
          <w:rFonts w:hint="eastAsia" w:ascii="仿宋" w:hAnsi="仿宋" w:eastAsia="仿宋" w:cs="仿宋"/>
          <w:b/>
          <w:bCs/>
          <w:spacing w:val="-7"/>
          <w:kern w:val="2"/>
          <w:sz w:val="24"/>
          <w:szCs w:val="24"/>
          <w:lang w:val="en-US" w:eastAsia="zh-CN" w:bidi="ar-SA"/>
        </w:rPr>
        <w:t>要求</w:t>
      </w:r>
    </w:p>
    <w:p w14:paraId="53EB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3EF1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0" w:author="不要说话" w:date="2026-02-24T10:16:53Z"/>
          <w:rFonts w:hint="eastAsia" w:ascii="仿宋" w:hAnsi="仿宋" w:eastAsia="仿宋" w:cs="仿宋"/>
          <w:sz w:val="24"/>
          <w:szCs w:val="18"/>
          <w:lang w:val="en-US" w:eastAsia="zh-CN"/>
        </w:rPr>
      </w:pPr>
      <w:ins w:id="121" w:author="不要说话" w:date="2026-02-24T10:16:53Z">
        <w:r>
          <w:rPr>
            <w:rFonts w:hint="eastAsia" w:ascii="仿宋" w:hAnsi="仿宋" w:eastAsia="仿宋" w:cs="仿宋"/>
            <w:sz w:val="24"/>
            <w:szCs w:val="18"/>
            <w:lang w:val="en-US" w:eastAsia="zh-CN"/>
          </w:rPr>
          <w:t>（1）</w:t>
        </w:r>
      </w:ins>
      <w:ins w:id="122" w:author="不要说话" w:date="2026-03-25T10:44:25Z">
        <w:r>
          <w:rPr>
            <w:rFonts w:hint="eastAsia" w:ascii="仿宋" w:hAnsi="仿宋" w:eastAsia="仿宋" w:cs="仿宋"/>
            <w:sz w:val="24"/>
            <w:szCs w:val="18"/>
            <w:lang w:val="en-US" w:eastAsia="zh-CN"/>
          </w:rPr>
          <w:t>本项目功能范围、开发内容、交付边界，以报价单、采购文件、经双方确认的需求文档、原型图、会议纪要及本文件约定内容为准，上述文件互为补充，具有同等约束力。</w:t>
        </w:r>
      </w:ins>
    </w:p>
    <w:p w14:paraId="0023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3" w:author="不要说话" w:date="2026-02-24T10:16:53Z"/>
          <w:rFonts w:hint="eastAsia" w:ascii="仿宋" w:hAnsi="仿宋" w:eastAsia="仿宋" w:cs="仿宋"/>
          <w:sz w:val="24"/>
          <w:szCs w:val="18"/>
          <w:lang w:val="en-US" w:eastAsia="zh-CN"/>
        </w:rPr>
      </w:pPr>
      <w:ins w:id="124" w:author="不要说话" w:date="2026-02-24T10:16:53Z">
        <w:r>
          <w:rPr>
            <w:rFonts w:hint="eastAsia" w:ascii="仿宋" w:hAnsi="仿宋" w:eastAsia="仿宋" w:cs="仿宋"/>
            <w:sz w:val="24"/>
            <w:szCs w:val="18"/>
            <w:lang w:val="en-US" w:eastAsia="zh-CN"/>
          </w:rPr>
          <w:t>（2）</w:t>
        </w:r>
      </w:ins>
      <w:ins w:id="125" w:author="不要说话" w:date="2026-03-25T10:44:40Z">
        <w:r>
          <w:rPr>
            <w:rFonts w:hint="eastAsia" w:ascii="仿宋" w:hAnsi="仿宋" w:eastAsia="仿宋" w:cs="仿宋"/>
            <w:sz w:val="24"/>
            <w:szCs w:val="18"/>
            <w:lang w:val="en-US" w:eastAsia="zh-CN"/>
          </w:rPr>
          <w:t>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1CF4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6" w:author="不要说话" w:date="2026-02-24T10:16:53Z"/>
          <w:rFonts w:hint="eastAsia" w:ascii="仿宋" w:hAnsi="仿宋" w:eastAsia="仿宋" w:cs="仿宋"/>
          <w:sz w:val="24"/>
          <w:szCs w:val="18"/>
          <w:lang w:val="en-US" w:eastAsia="zh-CN"/>
        </w:rPr>
      </w:pPr>
      <w:ins w:id="127" w:author="不要说话" w:date="2026-02-24T10:16:53Z">
        <w:r>
          <w:rPr>
            <w:rFonts w:hint="eastAsia" w:ascii="仿宋" w:hAnsi="仿宋" w:eastAsia="仿宋" w:cs="仿宋"/>
            <w:sz w:val="24"/>
            <w:szCs w:val="18"/>
            <w:lang w:val="en-US" w:eastAsia="zh-CN"/>
          </w:rPr>
          <w:t>（3）</w:t>
        </w:r>
      </w:ins>
      <w:ins w:id="128" w:author="不要说话" w:date="2026-03-25T10:45:04Z">
        <w:r>
          <w:rPr>
            <w:rFonts w:hint="eastAsia" w:ascii="仿宋" w:hAnsi="仿宋" w:eastAsia="仿宋" w:cs="仿宋"/>
            <w:sz w:val="24"/>
            <w:szCs w:val="18"/>
            <w:lang w:val="en-US" w:eastAsia="zh-CN"/>
          </w:rPr>
          <w:t>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09167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30" w:author="不要说话" w:date="2026-03-25T10:45:37Z"/>
          <w:rFonts w:hint="eastAsia" w:ascii="仿宋" w:hAnsi="仿宋" w:eastAsia="仿宋" w:cs="仿宋"/>
          <w:sz w:val="24"/>
          <w:szCs w:val="18"/>
          <w:lang w:val="en-US" w:eastAsia="zh-CN"/>
        </w:rPr>
        <w:pPrChange w:id="129" w:author="不要说话" w:date="2026-02-24T10:16:5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pPr>
        </w:pPrChange>
      </w:pPr>
      <w:ins w:id="131" w:author="不要说话" w:date="2026-02-24T10:16:53Z">
        <w:r>
          <w:rPr>
            <w:rFonts w:hint="eastAsia" w:ascii="仿宋" w:hAnsi="仿宋" w:eastAsia="仿宋" w:cs="仿宋"/>
            <w:sz w:val="24"/>
            <w:szCs w:val="18"/>
            <w:lang w:val="en-US" w:eastAsia="zh-CN"/>
          </w:rPr>
          <w:t>（4）</w:t>
        </w:r>
      </w:ins>
      <w:ins w:id="132" w:author="不要说话" w:date="2026-03-25T10:45:21Z">
        <w:r>
          <w:rPr>
            <w:rFonts w:hint="eastAsia" w:ascii="仿宋" w:hAnsi="仿宋" w:eastAsia="仿宋" w:cs="仿宋"/>
            <w:sz w:val="24"/>
            <w:szCs w:val="18"/>
            <w:lang w:val="en-US" w:eastAsia="zh-CN"/>
          </w:rPr>
          <w:t>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3C182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34" w:author="不要说话" w:date="2026-03-25T10:45:54Z"/>
          <w:rFonts w:hint="eastAsia" w:ascii="仿宋" w:hAnsi="仿宋" w:eastAsia="仿宋" w:cs="仿宋"/>
          <w:sz w:val="24"/>
          <w:szCs w:val="18"/>
          <w:lang w:val="en-US" w:eastAsia="zh-CN"/>
        </w:rPr>
        <w:pPrChange w:id="133" w:author="不要说话" w:date="2026-02-24T10:16:5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pPr>
        </w:pPrChange>
      </w:pPr>
      <w:ins w:id="135" w:author="不要说话" w:date="2026-03-25T10:45:54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48364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37" w:author="不要说话" w:date="2026-02-24T09:24:51Z"/>
          <w:rFonts w:hint="eastAsia" w:ascii="仿宋" w:hAnsi="仿宋" w:eastAsia="仿宋" w:cs="仿宋"/>
          <w:sz w:val="24"/>
          <w:szCs w:val="18"/>
          <w:lang w:val="en-US" w:eastAsia="zh-CN"/>
        </w:rPr>
        <w:pPrChange w:id="136" w:author="不要说话" w:date="2026-02-24T10:16:58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pPr>
        </w:pPrChange>
      </w:pPr>
      <w:ins w:id="138" w:author="不要说话" w:date="2026-03-25T10:45:54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591042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0A77312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39" w:author="不要说话" w:date="2026-03-25T10:46:42Z"/>
          <w:rFonts w:hint="eastAsia" w:ascii="仿宋" w:hAnsi="仿宋" w:eastAsia="仿宋" w:cs="仿宋"/>
          <w:sz w:val="24"/>
          <w:szCs w:val="18"/>
          <w:lang w:val="en-US" w:eastAsia="zh-CN"/>
        </w:rPr>
      </w:pPr>
      <w:ins w:id="140" w:author="不要说话" w:date="2026-03-25T10:46:39Z">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ins>
    </w:p>
    <w:p w14:paraId="448A0B9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41" w:author="不要说话" w:date="2026-03-25T10:47:20Z"/>
          <w:rFonts w:hint="eastAsia" w:ascii="仿宋" w:hAnsi="仿宋" w:eastAsia="仿宋" w:cs="仿宋"/>
          <w:sz w:val="24"/>
          <w:szCs w:val="18"/>
          <w:lang w:val="en-US" w:eastAsia="zh-CN"/>
        </w:rPr>
      </w:pPr>
      <w:ins w:id="142" w:author="不要说话" w:date="2026-03-25T10:47:11Z">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ins>
    </w:p>
    <w:p w14:paraId="55080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ins w:id="143" w:author="不要说话" w:date="2026-03-25T10:47:27Z"/>
          <w:rFonts w:hint="eastAsia" w:ascii="仿宋" w:hAnsi="仿宋" w:eastAsia="仿宋" w:cs="仿宋"/>
          <w:sz w:val="24"/>
          <w:szCs w:val="18"/>
          <w:lang w:val="en-US" w:eastAsia="zh-CN"/>
        </w:rPr>
      </w:pPr>
      <w:ins w:id="144" w:author="不要说话" w:date="2026-03-25T10:47:27Z">
        <w:r>
          <w:rPr>
            <w:rFonts w:hint="eastAsia" w:ascii="仿宋" w:hAnsi="仿宋" w:eastAsia="仿宋" w:cs="仿宋"/>
            <w:sz w:val="24"/>
            <w:szCs w:val="18"/>
            <w:lang w:val="en-US" w:eastAsia="zh-CN"/>
          </w:rPr>
          <w:t>① 核心接口响应时间 P95≤1.5秒；</w:t>
        </w:r>
      </w:ins>
    </w:p>
    <w:p w14:paraId="7BBDD2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ins w:id="145" w:author="不要说话" w:date="2026-03-25T10:47:36Z"/>
          <w:rFonts w:hint="eastAsia" w:ascii="仿宋" w:hAnsi="仿宋" w:eastAsia="仿宋" w:cs="仿宋"/>
          <w:sz w:val="24"/>
          <w:szCs w:val="18"/>
          <w:lang w:val="en-US" w:eastAsia="zh-CN"/>
        </w:rPr>
      </w:pPr>
      <w:ins w:id="146" w:author="不要说话" w:date="2026-03-25T10:47:27Z">
        <w:r>
          <w:rPr>
            <w:rFonts w:hint="eastAsia" w:ascii="仿宋" w:hAnsi="仿宋" w:eastAsia="仿宋" w:cs="仿宋"/>
            <w:sz w:val="24"/>
            <w:szCs w:val="18"/>
            <w:lang w:val="en-US" w:eastAsia="zh-CN"/>
          </w:rPr>
          <w:t>② 复杂查询、导入导出等大数据量操作响应时间或处理时长应符合双方确认的</w:t>
        </w:r>
      </w:ins>
    </w:p>
    <w:p w14:paraId="7DB7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147" w:author="不要说话" w:date="2026-03-25T10:47:27Z"/>
          <w:rFonts w:hint="eastAsia" w:ascii="仿宋" w:hAnsi="仿宋" w:eastAsia="仿宋" w:cs="仿宋"/>
          <w:sz w:val="24"/>
          <w:szCs w:val="18"/>
          <w:lang w:val="en-US" w:eastAsia="zh-CN"/>
        </w:rPr>
      </w:pPr>
      <w:ins w:id="148" w:author="不要说话" w:date="2026-03-25T10:47:27Z">
        <w:r>
          <w:rPr>
            <w:rFonts w:hint="eastAsia" w:ascii="仿宋" w:hAnsi="仿宋" w:eastAsia="仿宋" w:cs="仿宋"/>
            <w:sz w:val="24"/>
            <w:szCs w:val="18"/>
            <w:lang w:val="en-US" w:eastAsia="zh-CN"/>
          </w:rPr>
          <w:t>专项性能标准；</w:t>
        </w:r>
      </w:ins>
    </w:p>
    <w:p w14:paraId="0D0605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149" w:author="不要说话" w:date="2026-03-25T10:47:39Z"/>
          <w:rFonts w:hint="eastAsia" w:ascii="仿宋" w:hAnsi="仿宋" w:eastAsia="仿宋" w:cs="仿宋"/>
          <w:sz w:val="24"/>
          <w:szCs w:val="18"/>
          <w:lang w:val="en-US" w:eastAsia="zh-CN"/>
        </w:rPr>
      </w:pPr>
      <w:ins w:id="150" w:author="不要说话" w:date="2026-03-25T10:47:27Z">
        <w:r>
          <w:rPr>
            <w:rFonts w:hint="eastAsia" w:ascii="仿宋" w:hAnsi="仿宋" w:eastAsia="仿宋" w:cs="仿宋"/>
            <w:sz w:val="24"/>
            <w:szCs w:val="18"/>
            <w:lang w:val="en-US" w:eastAsia="zh-CN"/>
          </w:rPr>
          <w:t>③ 不得出现因系统设计、程序缺陷或资源调度不合理导致的大面积卡顿、请求阻塞、</w:t>
        </w:r>
      </w:ins>
    </w:p>
    <w:p w14:paraId="1BB3F7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151" w:author="不要说话" w:date="2026-03-25T10:47:19Z"/>
          <w:rFonts w:hint="eastAsia" w:ascii="仿宋" w:hAnsi="仿宋" w:eastAsia="仿宋" w:cs="仿宋"/>
          <w:sz w:val="24"/>
          <w:szCs w:val="18"/>
          <w:lang w:val="en-US" w:eastAsia="zh-CN"/>
        </w:rPr>
      </w:pPr>
      <w:ins w:id="152" w:author="不要说话" w:date="2026-03-25T10:47:27Z">
        <w:r>
          <w:rPr>
            <w:rFonts w:hint="eastAsia" w:ascii="仿宋" w:hAnsi="仿宋" w:eastAsia="仿宋" w:cs="仿宋"/>
            <w:sz w:val="24"/>
            <w:szCs w:val="18"/>
            <w:lang w:val="en-US" w:eastAsia="zh-CN"/>
          </w:rPr>
          <w:t>异常超时或服务不可用。</w:t>
        </w:r>
      </w:ins>
    </w:p>
    <w:p w14:paraId="006F48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53" w:author="不要说话" w:date="2026-03-25T10:47:57Z"/>
          <w:rFonts w:hint="eastAsia" w:ascii="仿宋" w:hAnsi="仿宋" w:eastAsia="仿宋" w:cs="仿宋"/>
          <w:sz w:val="24"/>
          <w:szCs w:val="18"/>
          <w:lang w:val="en-US" w:eastAsia="zh-CN"/>
        </w:rPr>
      </w:pPr>
      <w:ins w:id="154" w:author="不要说话" w:date="2026-03-25T10:47:55Z">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ins>
    </w:p>
    <w:p w14:paraId="7C94DF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55" w:author="不要说话" w:date="2026-03-25T10:48:06Z"/>
          <w:rFonts w:hint="eastAsia" w:ascii="仿宋" w:hAnsi="仿宋" w:eastAsia="仿宋" w:cs="仿宋"/>
          <w:sz w:val="24"/>
          <w:szCs w:val="18"/>
          <w:lang w:val="en-US" w:eastAsia="zh-CN"/>
        </w:rPr>
      </w:pPr>
      <w:ins w:id="156" w:author="不要说话" w:date="2026-03-25T10:48:05Z">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ins>
    </w:p>
    <w:p w14:paraId="23B919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57" w:author="不要说话" w:date="2026-03-25T10:48:15Z"/>
          <w:rFonts w:hint="eastAsia" w:ascii="仿宋" w:hAnsi="仿宋" w:eastAsia="仿宋" w:cs="仿宋"/>
          <w:sz w:val="24"/>
          <w:szCs w:val="18"/>
          <w:lang w:val="en-US" w:eastAsia="zh-CN"/>
        </w:rPr>
      </w:pPr>
      <w:ins w:id="158" w:author="不要说话" w:date="2026-03-25T10:48:14Z">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ins>
    </w:p>
    <w:p w14:paraId="481A28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highlight w:val="none"/>
          <w:lang w:val="en-US" w:eastAsia="zh-CN"/>
        </w:rPr>
      </w:pPr>
      <w:ins w:id="159" w:author="不要说话" w:date="2026-03-25T11:01:58Z">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13C067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0D2C231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60" w:author="不要说话" w:date="2026-03-25T10:49:00Z"/>
          <w:rFonts w:hint="eastAsia" w:ascii="仿宋" w:hAnsi="仿宋" w:eastAsia="仿宋" w:cs="仿宋"/>
          <w:sz w:val="24"/>
          <w:szCs w:val="18"/>
          <w:lang w:val="en-US" w:eastAsia="zh-CN"/>
        </w:rPr>
      </w:pPr>
      <w:ins w:id="161" w:author="不要说话" w:date="2026-03-25T10:48:56Z">
        <w:r>
          <w:rPr>
            <w:rFonts w:hint="eastAsia" w:ascii="仿宋" w:hAnsi="仿宋" w:eastAsia="仿宋" w:cs="仿宋"/>
            <w:sz w:val="24"/>
            <w:szCs w:val="18"/>
            <w:lang w:val="en-US" w:eastAsia="zh-CN"/>
          </w:rPr>
          <w:t>系统应基于 Spring Cloud 分布式架构设计与开发，各服务拆分合理、边界清晰、职责明确，整体架构应具备高可用、可扩展、易维护、支持负载均衡及横向扩展等分布式系统特性。</w:t>
        </w:r>
      </w:ins>
    </w:p>
    <w:p w14:paraId="7BE5176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62" w:author="不要说话" w:date="2026-03-25T10:49:09Z"/>
          <w:rFonts w:hint="eastAsia" w:ascii="仿宋" w:hAnsi="仿宋" w:eastAsia="仿宋" w:cs="仿宋"/>
          <w:sz w:val="24"/>
          <w:szCs w:val="18"/>
          <w:lang w:val="en-US" w:eastAsia="zh-CN"/>
        </w:rPr>
      </w:pPr>
      <w:ins w:id="163" w:author="不要说话" w:date="2026-03-25T10:49:08Z">
        <w:r>
          <w:rPr>
            <w:rFonts w:hint="eastAsia" w:ascii="仿宋" w:hAnsi="仿宋" w:eastAsia="仿宋" w:cs="仿宋"/>
            <w:sz w:val="24"/>
            <w:szCs w:val="18"/>
            <w:lang w:val="en-US" w:eastAsia="zh-CN"/>
          </w:rPr>
          <w:t>后端采用 Java 语言开发，代码结构清晰、分层合理、命名规范，具备良好的可读性、可维护性和可扩展性；数据库采用 MySQL 8.0，支持事务处理、索引优化、备份恢复及数据安全存储。</w:t>
        </w:r>
      </w:ins>
    </w:p>
    <w:p w14:paraId="17F1AAA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164" w:author="不要说话" w:date="2026-03-25T10:49:17Z">
        <w:r>
          <w:rPr>
            <w:rFonts w:hint="eastAsia" w:ascii="仿宋" w:hAnsi="仿宋" w:eastAsia="仿宋" w:cs="仿宋"/>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ins>
    </w:p>
    <w:p w14:paraId="20AB33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66" w:author="不要说话" w:date="2026-03-25T10:49:58Z"/>
          <w:rFonts w:hint="eastAsia" w:ascii="仿宋" w:hAnsi="仿宋" w:eastAsia="仿宋" w:cs="仿宋"/>
          <w:sz w:val="24"/>
          <w:szCs w:val="18"/>
          <w:lang w:val="en-US" w:eastAsia="zh-CN"/>
        </w:rPr>
        <w:pPrChange w:id="165" w:author="不要说话" w:date="2026-02-24T10:26:09Z">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pPr>
        </w:pPrChange>
      </w:pPr>
      <w:ins w:id="167" w:author="不要说话" w:date="2026-03-25T10:49:45Z">
        <w:r>
          <w:rPr>
            <w:rFonts w:hint="eastAsia" w:ascii="仿宋" w:hAnsi="仿宋" w:eastAsia="仿宋" w:cs="仿宋"/>
            <w:sz w:val="24"/>
            <w:szCs w:val="18"/>
            <w:lang w:val="en-US" w:eastAsia="zh-CN"/>
          </w:rPr>
          <w:t>App 端应集成消息通知功能，至少支持业务消息提醒、待办提醒、异常提醒等通知能力，并具备消息留痕、状态标识及基本异常补偿机制。</w:t>
        </w:r>
      </w:ins>
    </w:p>
    <w:p w14:paraId="708688A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69" w:author="不要说话" w:date="2026-03-25T10:50:01Z"/>
          <w:rFonts w:hint="eastAsia" w:ascii="仿宋" w:hAnsi="仿宋" w:eastAsia="仿宋" w:cs="仿宋"/>
          <w:sz w:val="24"/>
          <w:szCs w:val="18"/>
          <w:lang w:val="en-US" w:eastAsia="zh-CN"/>
        </w:rPr>
        <w:pPrChange w:id="168" w:author="不要说话" w:date="2026-02-24T10:26:09Z">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pPr>
        </w:pPrChange>
      </w:pPr>
      <w:ins w:id="170" w:author="不要说话" w:date="2026-03-25T10:50:00Z">
        <w:r>
          <w:rPr>
            <w:rFonts w:hint="eastAsia" w:ascii="仿宋" w:hAnsi="仿宋" w:eastAsia="仿宋" w:cs="仿宋"/>
            <w:sz w:val="24"/>
            <w:szCs w:val="18"/>
            <w:lang w:val="en-US" w:eastAsia="zh-CN"/>
          </w:rPr>
          <w:t>系统整体应具备统一认证、统一权限控制、统一日志管理、统一异常处理、统一配置管理能力。</w:t>
        </w:r>
      </w:ins>
    </w:p>
    <w:p w14:paraId="5BFBC7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171" w:author="不要说话" w:date="2026-02-24T10:26:09Z">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pPr>
        </w:pPrChange>
      </w:pPr>
      <w:ins w:id="172" w:author="不要说话" w:date="2026-03-25T10:50:08Z">
        <w:r>
          <w:rPr>
            <w:rFonts w:hint="eastAsia" w:ascii="仿宋" w:hAnsi="仿宋" w:eastAsia="仿宋" w:cs="仿宋"/>
            <w:sz w:val="24"/>
            <w:szCs w:val="18"/>
            <w:lang w:val="en-US" w:eastAsia="zh-CN"/>
          </w:rPr>
          <w:t>乙方应确保所选技术方案成熟稳定，不得采用处于明显淘汰状态、停止维护或存在重大兼容性风险的技术组件。</w:t>
        </w:r>
      </w:ins>
    </w:p>
    <w:p w14:paraId="4910975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4DAE5C2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73" w:author="不要说话" w:date="2026-02-24T10:18:25Z"/>
          <w:rFonts w:hint="eastAsia" w:ascii="仿宋" w:hAnsi="仿宋" w:eastAsia="仿宋" w:cs="仿宋"/>
          <w:sz w:val="24"/>
          <w:szCs w:val="18"/>
          <w:lang w:val="en-US" w:eastAsia="zh-CN"/>
        </w:rPr>
      </w:pPr>
      <w:ins w:id="174" w:author="不要说话" w:date="2026-02-24T10:18:25Z">
        <w:r>
          <w:rPr>
            <w:rFonts w:hint="eastAsia" w:ascii="仿宋" w:hAnsi="仿宋" w:eastAsia="仿宋" w:cs="仿宋"/>
            <w:sz w:val="24"/>
            <w:szCs w:val="18"/>
            <w:lang w:val="en-US" w:eastAsia="zh-CN"/>
          </w:rPr>
          <w:t>交付文档标准</w:t>
        </w:r>
      </w:ins>
    </w:p>
    <w:p w14:paraId="451FC90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75" w:author="不要说话" w:date="2026-02-24T10:18:25Z"/>
          <w:rFonts w:hint="eastAsia" w:ascii="仿宋" w:hAnsi="仿宋" w:eastAsia="仿宋" w:cs="仿宋"/>
          <w:sz w:val="24"/>
          <w:szCs w:val="18"/>
          <w:lang w:val="en-US" w:eastAsia="zh-CN"/>
        </w:rPr>
      </w:pPr>
      <w:ins w:id="176" w:author="不要说话" w:date="2026-03-25T10:51:15Z">
        <w:r>
          <w:rPr>
            <w:rFonts w:hint="eastAsia" w:ascii="仿宋" w:hAnsi="仿宋" w:eastAsia="仿宋" w:cs="仿宋"/>
            <w:sz w:val="24"/>
            <w:szCs w:val="18"/>
            <w:lang w:val="en-US" w:eastAsia="zh-CN"/>
          </w:rPr>
          <w:t>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ins>
      <w:ins w:id="177" w:author="不要说话" w:date="2026-02-24T10:18:25Z">
        <w:r>
          <w:rPr>
            <w:rFonts w:hint="eastAsia" w:ascii="仿宋" w:hAnsi="仿宋" w:eastAsia="仿宋" w:cs="仿宋"/>
            <w:sz w:val="24"/>
            <w:szCs w:val="18"/>
            <w:lang w:val="en-US" w:eastAsia="zh-CN"/>
          </w:rPr>
          <w:t>。</w:t>
        </w:r>
      </w:ins>
    </w:p>
    <w:p w14:paraId="0A28CA1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78" w:author="不要说话" w:date="2026-03-25T10:51:27Z"/>
          <w:rFonts w:hint="eastAsia" w:ascii="仿宋" w:hAnsi="仿宋" w:eastAsia="仿宋" w:cs="仿宋"/>
          <w:sz w:val="24"/>
          <w:szCs w:val="18"/>
          <w:lang w:val="en-US" w:eastAsia="zh-CN"/>
        </w:rPr>
      </w:pPr>
      <w:ins w:id="179" w:author="不要说话" w:date="2026-03-25T10:51:26Z">
        <w:r>
          <w:rPr>
            <w:rFonts w:hint="eastAsia" w:ascii="仿宋" w:hAnsi="仿宋" w:eastAsia="仿宋" w:cs="仿宋"/>
            <w:sz w:val="24"/>
            <w:szCs w:val="18"/>
            <w:lang w:val="en-US" w:eastAsia="zh-CN"/>
          </w:rPr>
          <w:t>测试验收报告：应覆盖黑盒测试、白盒测试、集成测试、功能测试、性能测试、安全测试、兼容性测试等内容，包含测试范围、测试环境、测试用例、执行结果、缺陷统计、缺陷等级、缺陷修复情况及测试结论，并由乙方测试负责人签字确认。</w:t>
        </w:r>
      </w:ins>
    </w:p>
    <w:p w14:paraId="4558374D">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80" w:author="不要说话" w:date="2026-02-24T10:18:25Z"/>
          <w:rFonts w:hint="eastAsia" w:ascii="仿宋" w:hAnsi="仿宋" w:eastAsia="仿宋" w:cs="仿宋"/>
          <w:sz w:val="24"/>
          <w:szCs w:val="18"/>
          <w:lang w:val="en-US" w:eastAsia="zh-CN"/>
        </w:rPr>
      </w:pPr>
      <w:ins w:id="181" w:author="不要说话" w:date="2026-03-25T10:51:36Z">
        <w:r>
          <w:rPr>
            <w:rFonts w:hint="eastAsia" w:ascii="仿宋" w:hAnsi="仿宋" w:eastAsia="仿宋" w:cs="仿宋"/>
            <w:sz w:val="24"/>
            <w:szCs w:val="18"/>
            <w:lang w:val="en-US" w:eastAsia="zh-CN"/>
          </w:rPr>
          <w:t>源代码：乙方应交付项目完整、可编译、可部署、可运行的全量源代码，包括前端代码、后端代码、数据库脚本、配置文件、部署脚本、构建脚本、定时任务配置、第三方依赖说明等。代码应结构规范、逻辑清晰，符合行业通用开发规范，</w:t>
        </w:r>
      </w:ins>
      <w:ins w:id="182" w:author="不要说话" w:date="2026-03-25T11:02:25Z">
        <w:r>
          <w:rPr>
            <w:rFonts w:hint="eastAsia" w:ascii="仿宋" w:hAnsi="仿宋" w:eastAsia="仿宋" w:cs="仿宋"/>
            <w:sz w:val="24"/>
            <w:szCs w:val="18"/>
            <w:lang w:val="en-US" w:eastAsia="zh-CN"/>
          </w:rPr>
          <w:t>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2CFEB545">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83" w:author="不要说话" w:date="2026-03-25T10:52:33Z"/>
          <w:rFonts w:hint="eastAsia" w:ascii="仿宋" w:hAnsi="仿宋" w:eastAsia="仿宋" w:cs="仿宋"/>
          <w:sz w:val="24"/>
          <w:szCs w:val="18"/>
          <w:lang w:val="en-US" w:eastAsia="zh-CN"/>
        </w:rPr>
      </w:pPr>
      <w:ins w:id="184" w:author="不要说话" w:date="2026-02-24T10:18:25Z">
        <w:r>
          <w:rPr>
            <w:rFonts w:hint="eastAsia" w:ascii="仿宋" w:hAnsi="仿宋" w:eastAsia="仿宋" w:cs="仿宋"/>
            <w:sz w:val="24"/>
            <w:szCs w:val="18"/>
            <w:lang w:val="en-US" w:eastAsia="zh-CN"/>
          </w:rPr>
          <w:t>运维手册:</w:t>
        </w:r>
      </w:ins>
      <w:ins w:id="185" w:author="不要说话" w:date="2026-03-25T10:52:24Z">
        <w:r>
          <w:rPr>
            <w:rFonts w:hint="eastAsia" w:ascii="仿宋" w:hAnsi="仿宋" w:eastAsia="仿宋" w:cs="仿宋"/>
            <w:sz w:val="24"/>
            <w:szCs w:val="18"/>
            <w:lang w:val="en-US" w:eastAsia="zh-CN"/>
          </w:rPr>
          <w:t>应详细说明系统部署环境、软硬件配置要求、安装部署步骤、参数配置说明、启停方式、常见故障排查、日志查看、监控方式、系统升级、数据备份与恢复等内容，满足甲方独立部署和日常运维需求</w:t>
        </w:r>
      </w:ins>
      <w:ins w:id="186" w:author="不要说话" w:date="2026-02-24T10:18:25Z">
        <w:r>
          <w:rPr>
            <w:rFonts w:hint="eastAsia" w:ascii="仿宋" w:hAnsi="仿宋" w:eastAsia="仿宋" w:cs="仿宋"/>
            <w:sz w:val="24"/>
            <w:szCs w:val="18"/>
            <w:lang w:val="en-US" w:eastAsia="zh-CN"/>
          </w:rPr>
          <w:t>。</w:t>
        </w:r>
      </w:ins>
    </w:p>
    <w:p w14:paraId="5725A23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87" w:author="不要说话" w:date="2026-02-24T10:18:25Z"/>
          <w:rFonts w:hint="eastAsia" w:ascii="仿宋" w:hAnsi="仿宋" w:eastAsia="仿宋" w:cs="仿宋"/>
          <w:sz w:val="24"/>
          <w:szCs w:val="18"/>
          <w:lang w:val="en-US" w:eastAsia="zh-CN"/>
        </w:rPr>
      </w:pPr>
      <w:ins w:id="188" w:author="不要说话" w:date="2026-03-25T10:52:38Z">
        <w:r>
          <w:rPr>
            <w:rFonts w:hint="eastAsia" w:ascii="仿宋" w:hAnsi="仿宋" w:eastAsia="仿宋" w:cs="仿宋"/>
            <w:sz w:val="24"/>
            <w:szCs w:val="18"/>
            <w:lang w:val="en-US" w:eastAsia="zh-CN"/>
          </w:rPr>
          <w:t>开源组件及第三方依赖清单：应列明组件名称、版本号、用途、授权协议类型、商用合规说明及相关授权文件。</w:t>
        </w:r>
      </w:ins>
    </w:p>
    <w:p w14:paraId="5A778D7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89" w:author="不要说话" w:date="2026-03-25T10:53:13Z"/>
          <w:rFonts w:hint="eastAsia" w:ascii="仿宋" w:hAnsi="仿宋" w:eastAsia="仿宋" w:cs="仿宋"/>
          <w:sz w:val="24"/>
          <w:szCs w:val="18"/>
          <w:lang w:val="en-US" w:eastAsia="zh-CN"/>
        </w:rPr>
      </w:pPr>
      <w:ins w:id="190" w:author="不要说话" w:date="2026-02-24T10:18:25Z">
        <w:r>
          <w:rPr>
            <w:rFonts w:hint="eastAsia" w:ascii="仿宋" w:hAnsi="仿宋" w:eastAsia="仿宋" w:cs="仿宋"/>
            <w:sz w:val="24"/>
            <w:szCs w:val="18"/>
            <w:lang w:val="en-US" w:eastAsia="zh-CN"/>
          </w:rPr>
          <w:t>验收</w:t>
        </w:r>
      </w:ins>
      <w:ins w:id="191" w:author="不要说话" w:date="2026-03-25T10:53:10Z">
        <w:r>
          <w:rPr>
            <w:rFonts w:hint="eastAsia" w:ascii="仿宋" w:hAnsi="仿宋" w:eastAsia="仿宋" w:cs="仿宋"/>
            <w:sz w:val="24"/>
            <w:szCs w:val="18"/>
            <w:lang w:val="en-US" w:eastAsia="zh-CN"/>
          </w:rPr>
          <w:t>前置</w:t>
        </w:r>
      </w:ins>
      <w:ins w:id="192" w:author="不要说话" w:date="2026-03-25T10:53:11Z">
        <w:r>
          <w:rPr>
            <w:rFonts w:hint="eastAsia" w:ascii="仿宋" w:hAnsi="仿宋" w:eastAsia="仿宋" w:cs="仿宋"/>
            <w:sz w:val="24"/>
            <w:szCs w:val="18"/>
            <w:lang w:val="en-US" w:eastAsia="zh-CN"/>
          </w:rPr>
          <w:t>条件</w:t>
        </w:r>
      </w:ins>
    </w:p>
    <w:p w14:paraId="5007EDA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93" w:author="不要说话" w:date="2026-03-25T10:52:53Z"/>
          <w:rFonts w:hint="eastAsia" w:ascii="仿宋" w:hAnsi="仿宋" w:eastAsia="仿宋" w:cs="仿宋"/>
          <w:sz w:val="24"/>
          <w:szCs w:val="18"/>
          <w:lang w:val="en-US" w:eastAsia="zh-CN"/>
        </w:rPr>
      </w:pPr>
      <w:ins w:id="194" w:author="不要说话" w:date="2026-03-25T10:53:15Z">
        <w:r>
          <w:rPr>
            <w:rFonts w:hint="eastAsia" w:ascii="仿宋" w:hAnsi="仿宋" w:eastAsia="仿宋" w:cs="仿宋"/>
            <w:sz w:val="24"/>
            <w:szCs w:val="18"/>
            <w:lang w:val="en-US" w:eastAsia="zh-CN"/>
          </w:rPr>
          <w:t>乙方应按约定完整提交全部系统成果及交付文档。交付物不完整、文档与系统实际功能不一致、系统无法正常部署运行、缺少必要脚本或说明文件的，视为未达到验收前置条件，甲方有权不予组织验收。</w:t>
        </w:r>
      </w:ins>
    </w:p>
    <w:p w14:paraId="5434B14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95" w:author="不要说话" w:date="2026-02-24T10:18:25Z"/>
          <w:rFonts w:hint="eastAsia" w:ascii="仿宋" w:hAnsi="仿宋" w:eastAsia="仿宋" w:cs="仿宋"/>
          <w:sz w:val="24"/>
          <w:szCs w:val="18"/>
          <w:lang w:val="en-US" w:eastAsia="zh-CN"/>
        </w:rPr>
      </w:pPr>
      <w:ins w:id="196" w:author="不要说话" w:date="2026-03-25T10:53:02Z">
        <w:r>
          <w:rPr>
            <w:rFonts w:hint="eastAsia" w:ascii="仿宋" w:hAnsi="仿宋" w:eastAsia="仿宋" w:cs="仿宋"/>
            <w:sz w:val="24"/>
            <w:szCs w:val="18"/>
            <w:lang w:val="en-US" w:eastAsia="zh-CN"/>
          </w:rPr>
          <w:t>验收</w:t>
        </w:r>
      </w:ins>
      <w:ins w:id="197" w:author="不要说话" w:date="2026-03-25T10:53:03Z">
        <w:r>
          <w:rPr>
            <w:rFonts w:hint="eastAsia" w:ascii="仿宋" w:hAnsi="仿宋" w:eastAsia="仿宋" w:cs="仿宋"/>
            <w:sz w:val="24"/>
            <w:szCs w:val="18"/>
            <w:lang w:val="en-US" w:eastAsia="zh-CN"/>
          </w:rPr>
          <w:t>测试</w:t>
        </w:r>
      </w:ins>
      <w:ins w:id="198" w:author="不要说话" w:date="2026-03-25T10:53:04Z">
        <w:r>
          <w:rPr>
            <w:rFonts w:hint="eastAsia" w:ascii="仿宋" w:hAnsi="仿宋" w:eastAsia="仿宋" w:cs="仿宋"/>
            <w:sz w:val="24"/>
            <w:szCs w:val="18"/>
            <w:lang w:val="en-US" w:eastAsia="zh-CN"/>
          </w:rPr>
          <w:t>标准</w:t>
        </w:r>
      </w:ins>
    </w:p>
    <w:p w14:paraId="55DCF270">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99" w:author="不要说话" w:date="2026-02-24T10:18:25Z"/>
          <w:rFonts w:hint="eastAsia" w:ascii="仿宋" w:hAnsi="仿宋" w:eastAsia="仿宋" w:cs="仿宋"/>
          <w:sz w:val="24"/>
          <w:szCs w:val="18"/>
          <w:lang w:val="en-US" w:eastAsia="zh-CN"/>
        </w:rPr>
      </w:pPr>
      <w:ins w:id="200" w:author="不要说话" w:date="2026-02-24T10:18:25Z">
        <w:r>
          <w:rPr>
            <w:rFonts w:hint="eastAsia" w:ascii="仿宋" w:hAnsi="仿宋" w:eastAsia="仿宋" w:cs="仿宋"/>
            <w:sz w:val="24"/>
            <w:szCs w:val="18"/>
            <w:lang w:val="en-US" w:eastAsia="zh-CN"/>
          </w:rPr>
          <w:t>功能测试：</w:t>
        </w:r>
      </w:ins>
      <w:ins w:id="201" w:author="不要说话" w:date="2026-03-25T10:53:29Z">
        <w:r>
          <w:rPr>
            <w:rFonts w:hint="eastAsia" w:ascii="仿宋" w:hAnsi="仿宋" w:eastAsia="仿宋" w:cs="仿宋"/>
            <w:sz w:val="24"/>
            <w:szCs w:val="18"/>
            <w:lang w:val="en-US" w:eastAsia="zh-CN"/>
          </w:rPr>
          <w:t>测试用例执行率应达到100%，通过率不低于95%；致命缺陷、严重缺陷必须100%修复，关键业务流程不得存在逻辑错误、功能异常或数据错误。</w:t>
        </w:r>
      </w:ins>
    </w:p>
    <w:p w14:paraId="03B60702">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02" w:author="不要说话" w:date="2026-02-24T10:18:25Z"/>
          <w:rFonts w:hint="eastAsia" w:ascii="仿宋" w:hAnsi="仿宋" w:eastAsia="仿宋" w:cs="仿宋"/>
          <w:sz w:val="24"/>
          <w:szCs w:val="18"/>
          <w:lang w:val="en-US" w:eastAsia="zh-CN"/>
        </w:rPr>
      </w:pPr>
      <w:ins w:id="203" w:author="不要说话" w:date="2026-02-24T10:18:25Z">
        <w:r>
          <w:rPr>
            <w:rFonts w:hint="eastAsia" w:ascii="仿宋" w:hAnsi="仿宋" w:eastAsia="仿宋" w:cs="仿宋"/>
            <w:sz w:val="24"/>
            <w:szCs w:val="18"/>
            <w:lang w:val="en-US" w:eastAsia="zh-CN"/>
          </w:rPr>
          <w:t>性能测试：</w:t>
        </w:r>
      </w:ins>
      <w:ins w:id="204" w:author="不要说话" w:date="2026-03-25T10:53:38Z">
        <w:r>
          <w:rPr>
            <w:rFonts w:hint="eastAsia" w:ascii="仿宋" w:hAnsi="仿宋" w:eastAsia="仿宋" w:cs="仿宋"/>
            <w:sz w:val="24"/>
            <w:szCs w:val="18"/>
            <w:lang w:val="en-US" w:eastAsia="zh-CN"/>
          </w:rPr>
          <w:t>系统响应时间、并发用户数、吞吐能力、稳定性等指标须满足本文件、招标文件及合同约定标准，未达标的视为验收不通过。</w:t>
        </w:r>
      </w:ins>
    </w:p>
    <w:p w14:paraId="5C49D8C9">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05" w:author="不要说话" w:date="2026-03-25T10:53:52Z"/>
          <w:rFonts w:hint="eastAsia" w:ascii="仿宋" w:hAnsi="仿宋" w:eastAsia="仿宋" w:cs="仿宋"/>
          <w:sz w:val="24"/>
          <w:szCs w:val="18"/>
          <w:lang w:val="en-US" w:eastAsia="zh-CN"/>
        </w:rPr>
      </w:pPr>
      <w:ins w:id="206" w:author="不要说话" w:date="2026-02-24T10:18:25Z">
        <w:r>
          <w:rPr>
            <w:rFonts w:hint="eastAsia" w:ascii="仿宋" w:hAnsi="仿宋" w:eastAsia="仿宋" w:cs="仿宋"/>
            <w:sz w:val="24"/>
            <w:szCs w:val="18"/>
            <w:lang w:val="en-US" w:eastAsia="zh-CN"/>
          </w:rPr>
          <w:t>安全测试：</w:t>
        </w:r>
      </w:ins>
      <w:ins w:id="207" w:author="不要说话" w:date="2026-03-25T10:53:44Z">
        <w:r>
          <w:rPr>
            <w:rFonts w:hint="eastAsia" w:ascii="仿宋" w:hAnsi="仿宋" w:eastAsia="仿宋" w:cs="仿宋"/>
            <w:sz w:val="24"/>
            <w:szCs w:val="18"/>
            <w:lang w:val="en-US" w:eastAsia="zh-CN"/>
          </w:rPr>
          <w:t>系统应通过专业安全扫描、漏洞扫描及必要的渗透测试，不得存在高危、中危安全漏洞；数据传输、存储、权限控制等应符合国家网络安全、数据安全和个人信息保护等相关要求。</w:t>
        </w:r>
      </w:ins>
    </w:p>
    <w:p w14:paraId="169BD11A">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08" w:author="不要说话" w:date="2026-03-25T10:54:10Z"/>
          <w:rFonts w:hint="eastAsia" w:ascii="仿宋" w:hAnsi="仿宋" w:eastAsia="仿宋" w:cs="仿宋"/>
          <w:sz w:val="24"/>
          <w:szCs w:val="18"/>
          <w:lang w:val="en-US" w:eastAsia="zh-CN"/>
        </w:rPr>
      </w:pPr>
      <w:ins w:id="209" w:author="不要说话" w:date="2026-02-24T10:18:25Z">
        <w:r>
          <w:rPr>
            <w:rFonts w:hint="eastAsia" w:ascii="仿宋" w:hAnsi="仿宋" w:eastAsia="仿宋" w:cs="仿宋"/>
            <w:sz w:val="24"/>
            <w:szCs w:val="18"/>
            <w:lang w:val="en-US" w:eastAsia="zh-CN"/>
          </w:rPr>
          <w:t>兼容性测试：</w:t>
        </w:r>
      </w:ins>
      <w:ins w:id="210" w:author="不要说话" w:date="2026-03-25T10:54:05Z">
        <w:r>
          <w:rPr>
            <w:rFonts w:hint="eastAsia" w:ascii="仿宋" w:hAnsi="仿宋" w:eastAsia="仿宋" w:cs="仿宋"/>
            <w:sz w:val="24"/>
            <w:szCs w:val="18"/>
            <w:lang w:val="en-US" w:eastAsia="zh-CN"/>
          </w:rPr>
          <w:t>PC 端应兼容 Chrome、Edge、Firefox 及基于 Chromium 内核的主流浏览器最新稳定版本；App 端应兼容 Android 8.0 及以上主流机型，不得出现显示异常、操作异常、数据同步异常及明显界面错乱问题。</w:t>
        </w:r>
      </w:ins>
    </w:p>
    <w:p w14:paraId="5840478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11" w:author="不要说话" w:date="2026-03-25T10:54:22Z"/>
          <w:rFonts w:hint="eastAsia" w:ascii="仿宋" w:hAnsi="仿宋" w:eastAsia="仿宋" w:cs="仿宋"/>
          <w:sz w:val="24"/>
          <w:szCs w:val="18"/>
          <w:lang w:val="en-US" w:eastAsia="zh-CN"/>
        </w:rPr>
      </w:pPr>
      <w:ins w:id="212" w:author="不要说话" w:date="2026-03-25T10:54:17Z">
        <w:r>
          <w:rPr>
            <w:rFonts w:hint="eastAsia" w:ascii="仿宋" w:hAnsi="仿宋" w:eastAsia="仿宋" w:cs="仿宋"/>
            <w:sz w:val="24"/>
            <w:szCs w:val="18"/>
            <w:lang w:val="en-US" w:eastAsia="zh-CN"/>
          </w:rPr>
          <w:t>文档一致性核验：交付文档、接口文档、系统实际功能、部署环境配置应保持一致，不一致的，甲方有权要求乙方整改后重新提交。</w:t>
        </w:r>
      </w:ins>
    </w:p>
    <w:p w14:paraId="2AE038A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720" w:firstLineChars="300"/>
        <w:textAlignment w:val="auto"/>
        <w:rPr>
          <w:ins w:id="213" w:author="不要说话" w:date="2026-03-25T10:54:29Z"/>
          <w:rFonts w:hint="eastAsia" w:ascii="仿宋" w:hAnsi="仿宋" w:eastAsia="仿宋" w:cs="仿宋"/>
          <w:sz w:val="24"/>
          <w:szCs w:val="18"/>
          <w:lang w:val="en-US" w:eastAsia="zh-CN"/>
        </w:rPr>
      </w:pPr>
      <w:ins w:id="214" w:author="不要说话" w:date="2026-03-25T10:54:27Z">
        <w:r>
          <w:rPr>
            <w:rFonts w:hint="eastAsia" w:ascii="仿宋" w:hAnsi="仿宋" w:eastAsia="仿宋" w:cs="仿宋"/>
            <w:sz w:val="24"/>
            <w:szCs w:val="18"/>
            <w:lang w:val="en-US" w:eastAsia="zh-CN"/>
          </w:rPr>
          <w:t>整改</w:t>
        </w:r>
      </w:ins>
      <w:ins w:id="215" w:author="不要说话" w:date="2026-03-25T10:54:28Z">
        <w:r>
          <w:rPr>
            <w:rFonts w:hint="eastAsia" w:ascii="仿宋" w:hAnsi="仿宋" w:eastAsia="仿宋" w:cs="仿宋"/>
            <w:sz w:val="24"/>
            <w:szCs w:val="18"/>
            <w:lang w:val="en-US" w:eastAsia="zh-CN"/>
          </w:rPr>
          <w:t>要求</w:t>
        </w:r>
      </w:ins>
    </w:p>
    <w:p w14:paraId="3AED21D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16" w:author="不要说话" w:date="2026-02-24T10:18:25Z"/>
          <w:rFonts w:hint="eastAsia" w:ascii="仿宋" w:hAnsi="仿宋" w:eastAsia="仿宋" w:cs="仿宋"/>
          <w:sz w:val="24"/>
          <w:szCs w:val="18"/>
          <w:lang w:val="en-US" w:eastAsia="zh-CN"/>
        </w:rPr>
      </w:pPr>
      <w:ins w:id="217" w:author="不要说话" w:date="2026-03-25T10:54:35Z">
        <w:r>
          <w:rPr>
            <w:rFonts w:hint="eastAsia" w:ascii="仿宋" w:hAnsi="仿宋" w:eastAsia="仿宋" w:cs="仿宋"/>
            <w:sz w:val="24"/>
            <w:szCs w:val="18"/>
            <w:lang w:val="en-US" w:eastAsia="zh-CN"/>
          </w:rPr>
          <w:t>验收过程中发现问题的，乙方应根据甲方要求在规定时限内完成整改并重新提交验证；整改期间不视为乙方已完成交付或已通过验收。</w:t>
        </w:r>
      </w:ins>
    </w:p>
    <w:p w14:paraId="3C06A0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4A2A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218" w:author="不要说话" w:date="2026-02-24T10:19:27Z"/>
          <w:rFonts w:hint="eastAsia" w:ascii="仿宋" w:hAnsi="仿宋" w:eastAsia="仿宋" w:cs="仿宋"/>
          <w:sz w:val="24"/>
          <w:szCs w:val="18"/>
          <w:lang w:val="en-US" w:eastAsia="zh-CN"/>
        </w:rPr>
      </w:pPr>
      <w:ins w:id="219" w:author="不要说话" w:date="2026-02-24T10:19:29Z">
        <w:r>
          <w:rPr>
            <w:rFonts w:hint="eastAsia" w:ascii="仿宋" w:hAnsi="仿宋" w:eastAsia="仿宋" w:cs="仿宋"/>
            <w:sz w:val="24"/>
            <w:szCs w:val="18"/>
            <w:lang w:val="en-US" w:eastAsia="zh-CN"/>
          </w:rPr>
          <w:t>（</w:t>
        </w:r>
      </w:ins>
      <w:ins w:id="220" w:author="不要说话" w:date="2026-02-24T10:19:30Z">
        <w:r>
          <w:rPr>
            <w:rFonts w:hint="eastAsia" w:ascii="仿宋" w:hAnsi="仿宋" w:eastAsia="仿宋" w:cs="仿宋"/>
            <w:sz w:val="24"/>
            <w:szCs w:val="18"/>
            <w:lang w:val="en-US" w:eastAsia="zh-CN"/>
          </w:rPr>
          <w:t>1</w:t>
        </w:r>
      </w:ins>
      <w:ins w:id="221" w:author="不要说话" w:date="2026-02-24T10:19:29Z">
        <w:r>
          <w:rPr>
            <w:rFonts w:hint="eastAsia" w:ascii="仿宋" w:hAnsi="仿宋" w:eastAsia="仿宋" w:cs="仿宋"/>
            <w:sz w:val="24"/>
            <w:szCs w:val="18"/>
            <w:lang w:val="en-US" w:eastAsia="zh-CN"/>
          </w:rPr>
          <w:t>）</w:t>
        </w:r>
      </w:ins>
      <w:ins w:id="222" w:author="不要说话" w:date="2026-02-24T10:19:27Z">
        <w:r>
          <w:rPr>
            <w:rFonts w:hint="eastAsia" w:ascii="仿宋" w:hAnsi="仿宋" w:eastAsia="仿宋" w:cs="仿宋"/>
            <w:sz w:val="24"/>
            <w:szCs w:val="18"/>
            <w:lang w:val="en-US" w:eastAsia="zh-CN"/>
          </w:rPr>
          <w:t>数据安全与保护</w:t>
        </w:r>
      </w:ins>
    </w:p>
    <w:p w14:paraId="1B8C87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23" w:author="不要说话" w:date="2026-03-25T10:55:45Z"/>
          <w:rFonts w:hint="eastAsia" w:ascii="仿宋" w:hAnsi="仿宋" w:eastAsia="仿宋" w:cs="仿宋"/>
          <w:sz w:val="24"/>
          <w:szCs w:val="18"/>
          <w:lang w:val="en-US" w:eastAsia="zh-CN"/>
        </w:rPr>
      </w:pPr>
      <w:ins w:id="224" w:author="不要说话" w:date="2026-02-24T10:20:27Z">
        <w:r>
          <w:rPr>
            <w:rFonts w:hint="eastAsia" w:ascii="仿宋" w:hAnsi="仿宋" w:eastAsia="仿宋" w:cs="仿宋"/>
            <w:sz w:val="24"/>
            <w:szCs w:val="18"/>
            <w:lang w:val="en-US" w:eastAsia="zh-CN"/>
          </w:rPr>
          <w:t xml:space="preserve">① </w:t>
        </w:r>
      </w:ins>
      <w:ins w:id="225" w:author="不要说话" w:date="2026-03-25T10:55:11Z">
        <w:r>
          <w:rPr>
            <w:rFonts w:hint="eastAsia" w:ascii="仿宋" w:hAnsi="仿宋" w:eastAsia="仿宋" w:cs="仿宋"/>
            <w:sz w:val="24"/>
            <w:szCs w:val="18"/>
            <w:lang w:val="en-US" w:eastAsia="zh-CN"/>
          </w:rPr>
          <w:tab/>
        </w:r>
      </w:ins>
      <w:ins w:id="226" w:author="不要说话" w:date="2026-03-25T10:55:07Z">
        <w:r>
          <w:rPr>
            <w:rFonts w:hint="eastAsia" w:ascii="仿宋" w:hAnsi="仿宋" w:eastAsia="仿宋" w:cs="仿宋"/>
            <w:sz w:val="24"/>
            <w:szCs w:val="18"/>
            <w:lang w:val="en-US" w:eastAsia="zh-CN"/>
          </w:rPr>
          <w:t>对用户密码、身份证号、手机号等敏感信息，应根据数据属性采用符合国家标准</w:t>
        </w:r>
      </w:ins>
    </w:p>
    <w:p w14:paraId="3F03F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28" w:author="不要说话" w:date="2026-02-24T10:19:27Z"/>
          <w:rFonts w:hint="eastAsia" w:ascii="仿宋" w:hAnsi="仿宋" w:eastAsia="仿宋" w:cs="仿宋"/>
          <w:sz w:val="24"/>
          <w:szCs w:val="18"/>
          <w:lang w:val="en-US" w:eastAsia="zh-CN"/>
        </w:rPr>
        <w:pPrChange w:id="227" w:author="不要说话" w:date="2026-03-25T10:55:46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pPr>
        </w:pPrChange>
      </w:pPr>
      <w:ins w:id="229" w:author="不要说话" w:date="2026-03-25T10:55:07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2DB8C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30" w:author="不要说话" w:date="2026-03-25T10:56:52Z"/>
          <w:rFonts w:hint="eastAsia" w:ascii="仿宋" w:hAnsi="仿宋" w:eastAsia="仿宋" w:cs="仿宋"/>
          <w:sz w:val="24"/>
          <w:szCs w:val="18"/>
          <w:lang w:val="en-US" w:eastAsia="zh-CN"/>
        </w:rPr>
      </w:pPr>
      <w:ins w:id="231" w:author="不要说话" w:date="2026-02-24T10:20:31Z">
        <w:r>
          <w:rPr>
            <w:rFonts w:hint="eastAsia" w:ascii="仿宋" w:hAnsi="仿宋" w:eastAsia="仿宋" w:cs="仿宋"/>
            <w:sz w:val="24"/>
            <w:szCs w:val="18"/>
            <w:lang w:val="en-US" w:eastAsia="zh-CN"/>
          </w:rPr>
          <w:t>②</w:t>
        </w:r>
      </w:ins>
      <w:ins w:id="232" w:author="不要说话" w:date="2026-02-24T10:20:32Z">
        <w:r>
          <w:rPr>
            <w:rFonts w:hint="eastAsia" w:ascii="仿宋" w:hAnsi="仿宋" w:eastAsia="仿宋" w:cs="仿宋"/>
            <w:sz w:val="24"/>
            <w:szCs w:val="18"/>
            <w:lang w:val="en-US" w:eastAsia="zh-CN"/>
          </w:rPr>
          <w:t xml:space="preserve"> </w:t>
        </w:r>
      </w:ins>
      <w:ins w:id="233" w:author="不要说话" w:date="2026-03-25T10:56:03Z">
        <w:r>
          <w:rPr>
            <w:rFonts w:hint="eastAsia" w:ascii="仿宋" w:hAnsi="仿宋" w:eastAsia="仿宋" w:cs="仿宋"/>
            <w:sz w:val="24"/>
            <w:szCs w:val="18"/>
            <w:lang w:val="en-US" w:eastAsia="zh-CN"/>
          </w:rPr>
          <w:t>系统应具备完善的权限控制机制，遵循最小权限原则，实现按角色、岗位、组织、</w:t>
        </w:r>
      </w:ins>
    </w:p>
    <w:p w14:paraId="247B8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34" w:author="不要说话" w:date="2026-03-25T10:56:17Z"/>
          <w:rFonts w:hint="eastAsia" w:ascii="仿宋" w:hAnsi="仿宋" w:eastAsia="仿宋" w:cs="仿宋"/>
          <w:sz w:val="24"/>
          <w:szCs w:val="18"/>
          <w:lang w:val="en-US" w:eastAsia="zh-CN"/>
        </w:rPr>
      </w:pPr>
      <w:ins w:id="235" w:author="不要说话" w:date="2026-03-25T10:56:03Z">
        <w:r>
          <w:rPr>
            <w:rFonts w:hint="eastAsia" w:ascii="仿宋" w:hAnsi="仿宋" w:eastAsia="仿宋" w:cs="仿宋"/>
            <w:sz w:val="24"/>
            <w:szCs w:val="18"/>
            <w:lang w:val="en-US" w:eastAsia="zh-CN"/>
          </w:rPr>
          <w:t>数据范围等维度的访问控制。</w:t>
        </w:r>
      </w:ins>
    </w:p>
    <w:p w14:paraId="01AAA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36" w:author="不要说话" w:date="2026-03-25T10:56:57Z"/>
          <w:rFonts w:hint="eastAsia" w:ascii="仿宋" w:hAnsi="仿宋" w:eastAsia="仿宋" w:cs="仿宋"/>
          <w:sz w:val="24"/>
          <w:szCs w:val="18"/>
          <w:lang w:val="en-US" w:eastAsia="zh-CN"/>
        </w:rPr>
      </w:pPr>
      <w:ins w:id="237" w:author="不要说话" w:date="2026-03-25T10:56:19Z">
        <w:r>
          <w:rPr>
            <w:rFonts w:hint="eastAsia" w:ascii="仿宋" w:hAnsi="仿宋" w:eastAsia="仿宋" w:cs="仿宋"/>
            <w:sz w:val="24"/>
            <w:szCs w:val="18"/>
            <w:lang w:val="en-US" w:eastAsia="zh-CN"/>
          </w:rPr>
          <w:t>③ 系统操作日志、用户访问日志、系统运行日志应完整留存，留存周期不少于180</w:t>
        </w:r>
      </w:ins>
    </w:p>
    <w:p w14:paraId="0FA6F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38" w:author="不要说话" w:date="2026-03-25T10:56:19Z"/>
          <w:rFonts w:hint="eastAsia" w:ascii="仿宋" w:hAnsi="仿宋" w:eastAsia="仿宋" w:cs="仿宋"/>
          <w:sz w:val="24"/>
          <w:szCs w:val="18"/>
          <w:lang w:val="en-US" w:eastAsia="zh-CN"/>
        </w:rPr>
      </w:pPr>
      <w:ins w:id="239" w:author="不要说话" w:date="2026-03-25T10:56:19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2CFEF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40" w:author="不要说话" w:date="2026-03-25T10:57:03Z"/>
          <w:rFonts w:hint="eastAsia" w:ascii="仿宋" w:hAnsi="仿宋" w:eastAsia="仿宋" w:cs="仿宋"/>
          <w:sz w:val="24"/>
          <w:szCs w:val="18"/>
          <w:lang w:val="en-US" w:eastAsia="zh-CN"/>
        </w:rPr>
      </w:pPr>
      <w:ins w:id="241" w:author="不要说话" w:date="2026-03-25T10:56:19Z">
        <w:r>
          <w:rPr>
            <w:rFonts w:hint="eastAsia" w:ascii="仿宋" w:hAnsi="仿宋" w:eastAsia="仿宋" w:cs="仿宋"/>
            <w:sz w:val="24"/>
            <w:szCs w:val="18"/>
            <w:lang w:val="en-US" w:eastAsia="zh-CN"/>
          </w:rPr>
          <w:t>④ 系统应具备数据备份与恢复机制，支持按计划自动备份和手动备份，确保在发生</w:t>
        </w:r>
      </w:ins>
    </w:p>
    <w:p w14:paraId="260D8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42" w:author="不要说话" w:date="2026-03-25T10:56:19Z"/>
          <w:rFonts w:hint="eastAsia" w:ascii="仿宋" w:hAnsi="仿宋" w:eastAsia="仿宋" w:cs="仿宋"/>
          <w:sz w:val="24"/>
          <w:szCs w:val="18"/>
          <w:lang w:val="en-US" w:eastAsia="zh-CN"/>
        </w:rPr>
      </w:pPr>
      <w:ins w:id="243" w:author="不要说话" w:date="2026-03-25T10:56:19Z">
        <w:r>
          <w:rPr>
            <w:rFonts w:hint="eastAsia" w:ascii="仿宋" w:hAnsi="仿宋" w:eastAsia="仿宋" w:cs="仿宋"/>
            <w:sz w:val="24"/>
            <w:szCs w:val="18"/>
            <w:lang w:val="en-US" w:eastAsia="zh-CN"/>
          </w:rPr>
          <w:t>故障或异常情况下可进行数据恢复。</w:t>
        </w:r>
      </w:ins>
    </w:p>
    <w:p w14:paraId="53E9F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44" w:author="不要说话" w:date="2026-03-25T10:57:11Z"/>
          <w:rFonts w:hint="eastAsia" w:ascii="仿宋" w:hAnsi="仿宋" w:eastAsia="仿宋" w:cs="仿宋"/>
          <w:sz w:val="24"/>
          <w:szCs w:val="18"/>
          <w:lang w:val="en-US" w:eastAsia="zh-CN"/>
        </w:rPr>
      </w:pPr>
      <w:ins w:id="245" w:author="不要说话" w:date="2026-03-25T10:56:19Z">
        <w:r>
          <w:rPr>
            <w:rFonts w:hint="eastAsia" w:ascii="仿宋" w:hAnsi="仿宋" w:eastAsia="仿宋" w:cs="仿宋"/>
            <w:sz w:val="24"/>
            <w:szCs w:val="18"/>
            <w:lang w:val="en-US" w:eastAsia="zh-CN"/>
          </w:rPr>
          <w:t>⑤ 涉及重要数据处理、批量导出、敏感操作、权限变更等行为时，系统应具备审计</w:t>
        </w:r>
      </w:ins>
    </w:p>
    <w:p w14:paraId="0595E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46" w:author="不要说话" w:date="2026-02-24T10:19:27Z"/>
          <w:rFonts w:hint="eastAsia" w:ascii="仿宋" w:hAnsi="仿宋" w:eastAsia="仿宋" w:cs="仿宋"/>
          <w:sz w:val="24"/>
          <w:szCs w:val="18"/>
          <w:lang w:val="en-US" w:eastAsia="zh-CN"/>
        </w:rPr>
      </w:pPr>
      <w:ins w:id="247" w:author="不要说话" w:date="2026-03-25T10:56:19Z">
        <w:r>
          <w:rPr>
            <w:rFonts w:hint="eastAsia" w:ascii="仿宋" w:hAnsi="仿宋" w:eastAsia="仿宋" w:cs="仿宋"/>
            <w:sz w:val="24"/>
            <w:szCs w:val="18"/>
            <w:lang w:val="en-US" w:eastAsia="zh-CN"/>
          </w:rPr>
          <w:t>记录和必要的审批或留痕能力。</w:t>
        </w:r>
      </w:ins>
    </w:p>
    <w:p w14:paraId="605162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firstLineChars="0"/>
        <w:textAlignment w:val="auto"/>
        <w:rPr>
          <w:ins w:id="248" w:author="不要说话" w:date="2026-02-24T10:19:27Z"/>
          <w:rFonts w:hint="eastAsia" w:ascii="仿宋" w:hAnsi="仿宋" w:eastAsia="仿宋" w:cs="仿宋"/>
          <w:sz w:val="24"/>
          <w:szCs w:val="18"/>
          <w:lang w:val="en-US" w:eastAsia="zh-CN"/>
        </w:rPr>
      </w:pPr>
      <w:ins w:id="249" w:author="不要说话" w:date="2026-02-24T10:19:50Z">
        <w:r>
          <w:rPr>
            <w:rFonts w:hint="eastAsia" w:ascii="仿宋" w:hAnsi="仿宋" w:eastAsia="仿宋" w:cs="仿宋"/>
            <w:sz w:val="24"/>
            <w:szCs w:val="18"/>
            <w:lang w:val="en-US" w:eastAsia="zh-CN"/>
          </w:rPr>
          <w:t>（</w:t>
        </w:r>
      </w:ins>
      <w:ins w:id="250" w:author="不要说话" w:date="2026-02-24T10:19:51Z">
        <w:r>
          <w:rPr>
            <w:rFonts w:hint="eastAsia" w:ascii="仿宋" w:hAnsi="仿宋" w:eastAsia="仿宋" w:cs="仿宋"/>
            <w:sz w:val="24"/>
            <w:szCs w:val="18"/>
            <w:lang w:val="en-US" w:eastAsia="zh-CN"/>
          </w:rPr>
          <w:t>2</w:t>
        </w:r>
      </w:ins>
      <w:ins w:id="251" w:author="不要说话" w:date="2026-02-24T10:19:50Z">
        <w:r>
          <w:rPr>
            <w:rFonts w:hint="eastAsia" w:ascii="仿宋" w:hAnsi="仿宋" w:eastAsia="仿宋" w:cs="仿宋"/>
            <w:sz w:val="24"/>
            <w:szCs w:val="18"/>
            <w:lang w:val="en-US" w:eastAsia="zh-CN"/>
          </w:rPr>
          <w:t>）</w:t>
        </w:r>
      </w:ins>
      <w:ins w:id="252" w:author="不要说话" w:date="2026-02-24T10:19:27Z">
        <w:r>
          <w:rPr>
            <w:rFonts w:hint="eastAsia" w:ascii="仿宋" w:hAnsi="仿宋" w:eastAsia="仿宋" w:cs="仿宋"/>
            <w:sz w:val="24"/>
            <w:szCs w:val="18"/>
            <w:lang w:val="en-US" w:eastAsia="zh-CN"/>
          </w:rPr>
          <w:t>合规性要求</w:t>
        </w:r>
      </w:ins>
    </w:p>
    <w:p w14:paraId="1693F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53" w:author="不要说话" w:date="2026-03-25T10:57:32Z"/>
          <w:rFonts w:hint="eastAsia" w:ascii="仿宋" w:hAnsi="仿宋" w:eastAsia="仿宋" w:cs="仿宋"/>
          <w:sz w:val="24"/>
          <w:szCs w:val="18"/>
          <w:lang w:val="en-US" w:eastAsia="zh-CN"/>
        </w:rPr>
      </w:pPr>
      <w:ins w:id="254" w:author="不要说话" w:date="2026-03-25T10:57:18Z">
        <w:r>
          <w:rPr>
            <w:rFonts w:hint="eastAsia" w:ascii="仿宋" w:hAnsi="仿宋" w:eastAsia="仿宋" w:cs="仿宋"/>
            <w:sz w:val="24"/>
            <w:szCs w:val="18"/>
            <w:lang w:val="en-US" w:eastAsia="zh-CN"/>
          </w:rPr>
          <w:t>① 系统开发、部署、运行及数据处理活动应严格遵循《中华人民共和国网络安全法》</w:t>
        </w:r>
      </w:ins>
    </w:p>
    <w:p w14:paraId="53CB3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55" w:author="不要说话" w:date="2026-03-25T10:57:18Z"/>
          <w:rFonts w:hint="eastAsia" w:ascii="仿宋" w:hAnsi="仿宋" w:eastAsia="仿宋" w:cs="仿宋"/>
          <w:sz w:val="24"/>
          <w:szCs w:val="18"/>
          <w:lang w:val="en-US" w:eastAsia="zh-CN"/>
        </w:rPr>
      </w:pPr>
      <w:ins w:id="256" w:author="不要说话" w:date="2026-03-25T10:57:18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5E28F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57" w:author="不要说话" w:date="2026-03-25T10:57:35Z"/>
          <w:rFonts w:hint="eastAsia" w:ascii="仿宋" w:hAnsi="仿宋" w:eastAsia="仿宋" w:cs="仿宋"/>
          <w:sz w:val="24"/>
          <w:szCs w:val="18"/>
          <w:lang w:val="en-US" w:eastAsia="zh-CN"/>
        </w:rPr>
      </w:pPr>
      <w:ins w:id="258" w:author="不要说话" w:date="2026-03-25T10:57:18Z">
        <w:r>
          <w:rPr>
            <w:rFonts w:hint="eastAsia" w:ascii="仿宋" w:hAnsi="仿宋" w:eastAsia="仿宋" w:cs="仿宋"/>
            <w:sz w:val="24"/>
            <w:szCs w:val="18"/>
            <w:lang w:val="en-US" w:eastAsia="zh-CN"/>
          </w:rPr>
          <w:t>② 项目所使用的开源组件、第三方框架、中间件、工具软件等，应满足合法、合规、</w:t>
        </w:r>
      </w:ins>
    </w:p>
    <w:p w14:paraId="491C0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59" w:author="不要说话" w:date="2026-03-25T10:57:18Z"/>
          <w:rFonts w:hint="eastAsia" w:ascii="仿宋" w:hAnsi="仿宋" w:eastAsia="仿宋" w:cs="仿宋"/>
          <w:sz w:val="24"/>
          <w:szCs w:val="18"/>
          <w:lang w:val="en-US" w:eastAsia="zh-CN"/>
        </w:rPr>
      </w:pPr>
      <w:ins w:id="260" w:author="不要说话" w:date="2026-03-25T10:57:18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5C5A6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61" w:author="不要说话" w:date="2026-03-25T10:57:40Z"/>
          <w:rFonts w:hint="eastAsia" w:ascii="仿宋" w:hAnsi="仿宋" w:eastAsia="仿宋" w:cs="仿宋"/>
          <w:sz w:val="24"/>
          <w:szCs w:val="18"/>
          <w:lang w:val="en-US" w:eastAsia="zh-CN"/>
        </w:rPr>
      </w:pPr>
      <w:ins w:id="262" w:author="不要说话" w:date="2026-03-25T10:57:18Z">
        <w:r>
          <w:rPr>
            <w:rFonts w:hint="eastAsia" w:ascii="仿宋" w:hAnsi="仿宋" w:eastAsia="仿宋" w:cs="仿宋"/>
            <w:sz w:val="24"/>
            <w:szCs w:val="18"/>
            <w:lang w:val="en-US" w:eastAsia="zh-CN"/>
          </w:rPr>
          <w:t>③ 涉及用户隐私数据的收集、存储、使用、共享、导出等处理行为，均应严格遵循</w:t>
        </w:r>
      </w:ins>
    </w:p>
    <w:p w14:paraId="7CDBE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63" w:author="不要说话" w:date="2026-03-25T10:57:18Z"/>
          <w:rFonts w:hint="eastAsia" w:ascii="仿宋" w:hAnsi="仿宋" w:eastAsia="仿宋" w:cs="仿宋"/>
          <w:sz w:val="24"/>
          <w:szCs w:val="18"/>
          <w:lang w:val="en-US" w:eastAsia="zh-CN"/>
        </w:rPr>
      </w:pPr>
      <w:ins w:id="264" w:author="不要说话" w:date="2026-03-25T10:57:18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56E3A5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65" w:author="不要说话" w:date="2026-03-25T10:57:49Z"/>
          <w:rFonts w:hint="eastAsia" w:ascii="仿宋" w:hAnsi="仿宋" w:eastAsia="仿宋" w:cs="仿宋"/>
          <w:sz w:val="24"/>
          <w:szCs w:val="18"/>
          <w:lang w:val="en-US" w:eastAsia="zh-CN"/>
        </w:rPr>
      </w:pPr>
      <w:ins w:id="266" w:author="不要说话" w:date="2026-03-25T10:57:18Z">
        <w:r>
          <w:rPr>
            <w:rFonts w:hint="eastAsia" w:ascii="仿宋" w:hAnsi="仿宋" w:eastAsia="仿宋" w:cs="仿宋"/>
            <w:sz w:val="24"/>
            <w:szCs w:val="18"/>
            <w:lang w:val="en-US" w:eastAsia="zh-CN"/>
          </w:rPr>
          <w:t>④ 未经甲方书面同意，乙方不得擅自复制、留存、转移、使用或向第三方披露甲方</w:t>
        </w:r>
      </w:ins>
    </w:p>
    <w:p w14:paraId="01D8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ins w:id="267" w:author="不要说话" w:date="2026-03-25T10:57:18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491325B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对外使用PECMS</w:t>
      </w:r>
      <w:ins w:id="268" w:author="不要说话" w:date="2026-02-24T10:39:43Z">
        <w:r>
          <w:rPr>
            <w:rFonts w:hint="eastAsia" w:ascii="仿宋" w:hAnsi="仿宋" w:eastAsia="仿宋" w:cs="仿宋"/>
            <w:b/>
            <w:bCs/>
            <w:spacing w:val="-7"/>
            <w:kern w:val="2"/>
            <w:sz w:val="24"/>
            <w:szCs w:val="24"/>
            <w:lang w:val="en-US" w:eastAsia="zh-CN" w:bidi="ar-SA"/>
          </w:rPr>
          <w:t>模块</w:t>
        </w:r>
      </w:ins>
      <w:r>
        <w:rPr>
          <w:rFonts w:hint="eastAsia" w:ascii="仿宋" w:hAnsi="仿宋" w:eastAsia="仿宋" w:cs="仿宋"/>
          <w:b/>
          <w:bCs/>
          <w:spacing w:val="-7"/>
          <w:kern w:val="2"/>
          <w:sz w:val="24"/>
          <w:szCs w:val="24"/>
          <w:lang w:val="en-US" w:eastAsia="zh-CN" w:bidi="ar-SA"/>
        </w:rPr>
        <w:t>升级改造要求</w:t>
      </w:r>
    </w:p>
    <w:p w14:paraId="507CBE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ins w:id="269" w:author="不要说话" w:date="2026-02-24T10:31:23Z"/>
          <w:rFonts w:hint="eastAsia" w:ascii="仿宋" w:hAnsi="仿宋" w:eastAsia="仿宋" w:cs="仿宋"/>
          <w:b/>
          <w:bCs/>
          <w:spacing w:val="-7"/>
          <w:kern w:val="2"/>
          <w:sz w:val="24"/>
          <w:szCs w:val="24"/>
          <w:lang w:val="en-US" w:eastAsia="zh-CN" w:bidi="ar-SA"/>
        </w:rPr>
      </w:pPr>
      <w:ins w:id="270" w:author="不要说话" w:date="2026-02-24T10:31:23Z">
        <w:r>
          <w:rPr>
            <w:rFonts w:hint="eastAsia" w:ascii="仿宋" w:hAnsi="仿宋" w:eastAsia="仿宋" w:cs="仿宋"/>
            <w:b/>
            <w:bCs/>
            <w:spacing w:val="-7"/>
            <w:kern w:val="2"/>
            <w:sz w:val="24"/>
            <w:szCs w:val="24"/>
            <w:lang w:val="en-US" w:eastAsia="zh-CN" w:bidi="ar-SA"/>
          </w:rPr>
          <w:t>1、功能规格要求</w:t>
        </w:r>
      </w:ins>
    </w:p>
    <w:p w14:paraId="57F7A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1" w:author="不要说话" w:date="2026-03-25T11:09:35Z"/>
          <w:rFonts w:hint="eastAsia" w:ascii="仿宋" w:hAnsi="仿宋" w:eastAsia="仿宋" w:cs="仿宋"/>
          <w:sz w:val="24"/>
          <w:szCs w:val="18"/>
          <w:lang w:val="en-US" w:eastAsia="zh-CN"/>
        </w:rPr>
      </w:pPr>
      <w:ins w:id="272" w:author="不要说话" w:date="2026-03-25T11:09:35Z">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ins>
    </w:p>
    <w:p w14:paraId="49379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3" w:author="不要说话" w:date="2026-03-25T11:09:35Z"/>
          <w:rFonts w:hint="eastAsia" w:ascii="仿宋" w:hAnsi="仿宋" w:eastAsia="仿宋" w:cs="仿宋"/>
          <w:sz w:val="24"/>
          <w:szCs w:val="18"/>
          <w:lang w:val="en-US" w:eastAsia="zh-CN"/>
        </w:rPr>
      </w:pPr>
      <w:ins w:id="274" w:author="不要说话" w:date="2026-03-25T11:09:35Z">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0EB561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5" w:author="不要说话" w:date="2026-03-25T11:09:35Z"/>
          <w:rFonts w:hint="eastAsia" w:ascii="仿宋" w:hAnsi="仿宋" w:eastAsia="仿宋" w:cs="仿宋"/>
          <w:sz w:val="24"/>
          <w:szCs w:val="18"/>
          <w:lang w:val="en-US" w:eastAsia="zh-CN"/>
        </w:rPr>
      </w:pPr>
      <w:ins w:id="276" w:author="不要说话" w:date="2026-03-25T11:09:35Z">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7A8826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7" w:author="不要说话" w:date="2026-03-25T11:09:35Z"/>
          <w:rFonts w:hint="eastAsia" w:ascii="仿宋" w:hAnsi="仿宋" w:eastAsia="仿宋" w:cs="仿宋"/>
          <w:sz w:val="24"/>
          <w:szCs w:val="18"/>
          <w:lang w:val="en-US" w:eastAsia="zh-CN"/>
        </w:rPr>
      </w:pPr>
      <w:ins w:id="278" w:author="不要说话" w:date="2026-03-25T11:09:35Z">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1376C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9" w:author="不要说话" w:date="2026-03-25T11:09:35Z"/>
          <w:rFonts w:hint="eastAsia" w:ascii="仿宋" w:hAnsi="仿宋" w:eastAsia="仿宋" w:cs="仿宋"/>
          <w:sz w:val="24"/>
          <w:szCs w:val="18"/>
          <w:lang w:val="en-US" w:eastAsia="zh-CN"/>
        </w:rPr>
      </w:pPr>
      <w:ins w:id="280" w:author="不要说话" w:date="2026-03-25T11:09:35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5C41D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81" w:author="不要说话" w:date="2026-03-25T11:09:35Z"/>
          <w:rFonts w:hint="eastAsia" w:ascii="仿宋" w:hAnsi="仿宋" w:eastAsia="仿宋" w:cs="仿宋"/>
          <w:sz w:val="24"/>
          <w:szCs w:val="18"/>
          <w:lang w:val="en-US" w:eastAsia="zh-CN"/>
        </w:rPr>
      </w:pPr>
      <w:ins w:id="282" w:author="不要说话" w:date="2026-03-25T11:09:35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1D7E5BD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ins w:id="283" w:author="不要说话" w:date="2026-02-24T10:31:23Z"/>
          <w:rFonts w:hint="eastAsia" w:ascii="仿宋" w:hAnsi="仿宋" w:eastAsia="仿宋" w:cs="仿宋"/>
          <w:b/>
          <w:bCs/>
          <w:spacing w:val="-7"/>
          <w:kern w:val="2"/>
          <w:sz w:val="24"/>
          <w:szCs w:val="24"/>
          <w:lang w:val="en-US" w:eastAsia="zh-CN" w:bidi="ar-SA"/>
        </w:rPr>
      </w:pPr>
      <w:ins w:id="284" w:author="不要说话" w:date="2026-02-24T10:31:32Z">
        <w:r>
          <w:rPr>
            <w:rFonts w:hint="eastAsia" w:ascii="仿宋" w:hAnsi="仿宋" w:eastAsia="仿宋" w:cs="仿宋"/>
            <w:b/>
            <w:bCs/>
            <w:spacing w:val="-7"/>
            <w:kern w:val="2"/>
            <w:sz w:val="24"/>
            <w:szCs w:val="24"/>
            <w:lang w:val="en-US" w:eastAsia="zh-CN" w:bidi="ar-SA"/>
          </w:rPr>
          <w:t>2</w:t>
        </w:r>
      </w:ins>
      <w:ins w:id="285" w:author="不要说话" w:date="2026-02-24T10:31:33Z">
        <w:r>
          <w:rPr>
            <w:rFonts w:hint="eastAsia" w:ascii="仿宋" w:hAnsi="仿宋" w:eastAsia="仿宋" w:cs="仿宋"/>
            <w:b/>
            <w:bCs/>
            <w:spacing w:val="-7"/>
            <w:kern w:val="2"/>
            <w:sz w:val="24"/>
            <w:szCs w:val="24"/>
            <w:lang w:val="en-US" w:eastAsia="zh-CN" w:bidi="ar-SA"/>
          </w:rPr>
          <w:t>、</w:t>
        </w:r>
      </w:ins>
      <w:ins w:id="286" w:author="不要说话" w:date="2026-02-24T10:31:23Z">
        <w:r>
          <w:rPr>
            <w:rFonts w:hint="eastAsia" w:ascii="仿宋" w:hAnsi="仿宋" w:eastAsia="仿宋" w:cs="仿宋"/>
            <w:b/>
            <w:bCs/>
            <w:spacing w:val="-7"/>
            <w:kern w:val="2"/>
            <w:sz w:val="24"/>
            <w:szCs w:val="24"/>
            <w:lang w:val="en-US" w:eastAsia="zh-CN" w:bidi="ar-SA"/>
          </w:rPr>
          <w:t>性能规格要求</w:t>
        </w:r>
      </w:ins>
    </w:p>
    <w:p w14:paraId="418D622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287" w:author="不要说话" w:date="2026-03-25T11:11:14Z"/>
          <w:rFonts w:hint="eastAsia" w:ascii="仿宋" w:hAnsi="仿宋" w:eastAsia="仿宋" w:cs="仿宋"/>
          <w:sz w:val="24"/>
          <w:szCs w:val="18"/>
          <w:lang w:val="en-US" w:eastAsia="zh-CN"/>
        </w:rPr>
      </w:pPr>
      <w:ins w:id="288" w:author="不要说话" w:date="2026-03-25T11:19:51Z">
        <w:r>
          <w:rPr>
            <w:rFonts w:hint="eastAsia" w:ascii="仿宋" w:hAnsi="仿宋" w:eastAsia="仿宋" w:cs="仿宋"/>
            <w:sz w:val="24"/>
            <w:szCs w:val="18"/>
            <w:lang w:val="en-US" w:eastAsia="zh-CN"/>
          </w:rPr>
          <w:t>（</w:t>
        </w:r>
      </w:ins>
      <w:ins w:id="289" w:author="不要说话" w:date="2026-03-25T11:19:52Z">
        <w:r>
          <w:rPr>
            <w:rFonts w:hint="eastAsia" w:ascii="仿宋" w:hAnsi="仿宋" w:eastAsia="仿宋" w:cs="仿宋"/>
            <w:sz w:val="24"/>
            <w:szCs w:val="18"/>
            <w:lang w:val="en-US" w:eastAsia="zh-CN"/>
          </w:rPr>
          <w:t>1</w:t>
        </w:r>
      </w:ins>
      <w:ins w:id="290" w:author="不要说话" w:date="2026-03-25T11:19:51Z">
        <w:r>
          <w:rPr>
            <w:rFonts w:hint="eastAsia" w:ascii="仿宋" w:hAnsi="仿宋" w:eastAsia="仿宋" w:cs="仿宋"/>
            <w:sz w:val="24"/>
            <w:szCs w:val="18"/>
            <w:lang w:val="en-US" w:eastAsia="zh-CN"/>
          </w:rPr>
          <w:t>）</w:t>
        </w:r>
      </w:ins>
      <w:ins w:id="291" w:author="不要说话" w:date="2026-03-25T11:11:14Z">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ins>
    </w:p>
    <w:p w14:paraId="4BEF71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292" w:author="不要说话" w:date="2026-03-25T11:11:14Z"/>
          <w:rFonts w:hint="eastAsia" w:ascii="仿宋" w:hAnsi="仿宋" w:eastAsia="仿宋" w:cs="仿宋"/>
          <w:sz w:val="24"/>
          <w:szCs w:val="18"/>
          <w:lang w:val="en-US" w:eastAsia="zh-CN"/>
        </w:rPr>
      </w:pPr>
      <w:ins w:id="293" w:author="不要说话" w:date="2026-03-25T11:19:54Z">
        <w:r>
          <w:rPr>
            <w:rFonts w:hint="eastAsia" w:ascii="仿宋" w:hAnsi="仿宋" w:eastAsia="仿宋" w:cs="仿宋"/>
            <w:sz w:val="24"/>
            <w:szCs w:val="18"/>
            <w:lang w:val="en-US" w:eastAsia="zh-CN"/>
          </w:rPr>
          <w:t>（</w:t>
        </w:r>
      </w:ins>
      <w:ins w:id="294" w:author="不要说话" w:date="2026-03-25T11:19:55Z">
        <w:r>
          <w:rPr>
            <w:rFonts w:hint="eastAsia" w:ascii="仿宋" w:hAnsi="仿宋" w:eastAsia="仿宋" w:cs="仿宋"/>
            <w:sz w:val="24"/>
            <w:szCs w:val="18"/>
            <w:lang w:val="en-US" w:eastAsia="zh-CN"/>
          </w:rPr>
          <w:t>2</w:t>
        </w:r>
      </w:ins>
      <w:ins w:id="295" w:author="不要说话" w:date="2026-03-25T11:19:54Z">
        <w:r>
          <w:rPr>
            <w:rFonts w:hint="eastAsia" w:ascii="仿宋" w:hAnsi="仿宋" w:eastAsia="仿宋" w:cs="仿宋"/>
            <w:sz w:val="24"/>
            <w:szCs w:val="18"/>
            <w:lang w:val="en-US" w:eastAsia="zh-CN"/>
          </w:rPr>
          <w:t>）</w:t>
        </w:r>
      </w:ins>
      <w:ins w:id="296" w:author="不要说话" w:date="2026-03-25T11:11:14Z">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ins>
    </w:p>
    <w:p w14:paraId="61369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97" w:author="不要说话" w:date="2026-03-25T11:11:14Z"/>
          <w:rFonts w:hint="eastAsia" w:ascii="仿宋" w:hAnsi="仿宋" w:eastAsia="仿宋" w:cs="仿宋"/>
          <w:sz w:val="24"/>
          <w:szCs w:val="18"/>
          <w:lang w:val="en-US" w:eastAsia="zh-CN"/>
        </w:rPr>
      </w:pPr>
      <w:ins w:id="298" w:author="不要说话" w:date="2026-03-25T11:11:14Z">
        <w:r>
          <w:rPr>
            <w:rFonts w:hint="eastAsia" w:ascii="仿宋" w:hAnsi="仿宋" w:eastAsia="仿宋" w:cs="仿宋"/>
            <w:sz w:val="24"/>
            <w:szCs w:val="18"/>
            <w:lang w:val="en-US" w:eastAsia="zh-CN"/>
          </w:rPr>
          <w:t>① 核心接口响应时间 P95≤1.5秒；</w:t>
        </w:r>
      </w:ins>
    </w:p>
    <w:p w14:paraId="1D7E2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99" w:author="不要说话" w:date="2026-03-25T11:11:14Z"/>
          <w:rFonts w:hint="eastAsia" w:ascii="仿宋" w:hAnsi="仿宋" w:eastAsia="仿宋" w:cs="仿宋"/>
          <w:sz w:val="24"/>
          <w:szCs w:val="18"/>
          <w:lang w:val="en-US" w:eastAsia="zh-CN"/>
        </w:rPr>
      </w:pPr>
      <w:ins w:id="300" w:author="不要说话" w:date="2026-03-25T11:11:14Z">
        <w:r>
          <w:rPr>
            <w:rFonts w:hint="eastAsia" w:ascii="仿宋" w:hAnsi="仿宋" w:eastAsia="仿宋" w:cs="仿宋"/>
            <w:sz w:val="24"/>
            <w:szCs w:val="18"/>
            <w:lang w:val="en-US" w:eastAsia="zh-CN"/>
          </w:rPr>
          <w:t>② 复杂查询、导入导出等大数据量操作响应时间或处理时长应符合双方确认的</w:t>
        </w:r>
      </w:ins>
    </w:p>
    <w:p w14:paraId="2477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301" w:author="不要说话" w:date="2026-03-25T11:11:14Z"/>
          <w:rFonts w:hint="eastAsia" w:ascii="仿宋" w:hAnsi="仿宋" w:eastAsia="仿宋" w:cs="仿宋"/>
          <w:sz w:val="24"/>
          <w:szCs w:val="18"/>
          <w:lang w:val="en-US" w:eastAsia="zh-CN"/>
        </w:rPr>
      </w:pPr>
      <w:ins w:id="302" w:author="不要说话" w:date="2026-03-25T11:11:14Z">
        <w:r>
          <w:rPr>
            <w:rFonts w:hint="eastAsia" w:ascii="仿宋" w:hAnsi="仿宋" w:eastAsia="仿宋" w:cs="仿宋"/>
            <w:sz w:val="24"/>
            <w:szCs w:val="18"/>
            <w:lang w:val="en-US" w:eastAsia="zh-CN"/>
          </w:rPr>
          <w:t>专项性能标准；</w:t>
        </w:r>
      </w:ins>
    </w:p>
    <w:p w14:paraId="408D0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303" w:author="不要说话" w:date="2026-03-25T11:11:58Z"/>
          <w:rFonts w:hint="eastAsia" w:ascii="仿宋" w:hAnsi="仿宋" w:eastAsia="仿宋" w:cs="仿宋"/>
          <w:sz w:val="24"/>
          <w:szCs w:val="18"/>
          <w:lang w:val="en-US" w:eastAsia="zh-CN"/>
        </w:rPr>
      </w:pPr>
      <w:ins w:id="304" w:author="不要说话" w:date="2026-03-25T11:15:17Z">
        <w:r>
          <w:rPr>
            <w:rFonts w:hint="eastAsia" w:ascii="仿宋" w:hAnsi="仿宋" w:eastAsia="仿宋" w:cs="仿宋"/>
            <w:sz w:val="24"/>
            <w:szCs w:val="18"/>
            <w:lang w:val="en-US" w:eastAsia="zh-CN"/>
          </w:rPr>
          <w:t>③</w:t>
        </w:r>
      </w:ins>
      <w:ins w:id="305" w:author="不要说话" w:date="2026-03-25T11:15:31Z">
        <w:r>
          <w:rPr>
            <w:rFonts w:hint="eastAsia" w:ascii="仿宋" w:hAnsi="仿宋" w:eastAsia="仿宋" w:cs="仿宋"/>
            <w:sz w:val="24"/>
            <w:szCs w:val="18"/>
            <w:lang w:val="en-US" w:eastAsia="zh-CN"/>
          </w:rPr>
          <w:t xml:space="preserve"> </w:t>
        </w:r>
      </w:ins>
      <w:ins w:id="306" w:author="不要说话" w:date="2026-03-25T11:11:14Z">
        <w:r>
          <w:rPr>
            <w:rFonts w:hint="eastAsia" w:ascii="仿宋" w:hAnsi="仿宋" w:eastAsia="仿宋" w:cs="仿宋"/>
            <w:sz w:val="24"/>
            <w:szCs w:val="18"/>
            <w:lang w:val="en-US" w:eastAsia="zh-CN"/>
          </w:rPr>
          <w:t>不得出现因系统设计、程序缺陷或资源调度不合理导致的大面积卡顿、请求</w:t>
        </w:r>
      </w:ins>
    </w:p>
    <w:p w14:paraId="1C384E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308" w:author="不要说话" w:date="2026-03-25T11:11:14Z"/>
          <w:rFonts w:hint="eastAsia" w:ascii="仿宋" w:hAnsi="仿宋" w:eastAsia="仿宋" w:cs="仿宋"/>
          <w:sz w:val="24"/>
          <w:szCs w:val="18"/>
          <w:lang w:val="en-US" w:eastAsia="zh-CN"/>
        </w:rPr>
        <w:pPrChange w:id="307" w:author="不要说话" w:date="2026-03-25T11:15:27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pPr>
        </w:pPrChange>
      </w:pPr>
      <w:ins w:id="309" w:author="不要说话" w:date="2026-03-25T11:11:14Z">
        <w:r>
          <w:rPr>
            <w:rFonts w:hint="eastAsia" w:ascii="仿宋" w:hAnsi="仿宋" w:eastAsia="仿宋" w:cs="仿宋"/>
            <w:sz w:val="24"/>
            <w:szCs w:val="18"/>
            <w:lang w:val="en-US" w:eastAsia="zh-CN"/>
          </w:rPr>
          <w:t>阻塞、异常超时或服务不可用。</w:t>
        </w:r>
      </w:ins>
    </w:p>
    <w:p w14:paraId="6DA7BF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10" w:author="不要说话" w:date="2026-03-25T11:11:14Z"/>
          <w:rFonts w:hint="eastAsia" w:ascii="仿宋" w:hAnsi="仿宋" w:eastAsia="仿宋" w:cs="仿宋"/>
          <w:sz w:val="24"/>
          <w:szCs w:val="18"/>
          <w:lang w:val="en-US" w:eastAsia="zh-CN"/>
        </w:rPr>
      </w:pPr>
      <w:ins w:id="311" w:author="不要说话" w:date="2026-03-25T11:20:11Z">
        <w:r>
          <w:rPr>
            <w:rFonts w:hint="eastAsia" w:ascii="仿宋" w:hAnsi="仿宋" w:eastAsia="仿宋" w:cs="仿宋"/>
            <w:sz w:val="24"/>
            <w:szCs w:val="18"/>
            <w:lang w:val="en-US" w:eastAsia="zh-CN"/>
          </w:rPr>
          <w:t>（</w:t>
        </w:r>
      </w:ins>
      <w:ins w:id="312" w:author="不要说话" w:date="2026-03-25T11:20:12Z">
        <w:r>
          <w:rPr>
            <w:rFonts w:hint="eastAsia" w:ascii="仿宋" w:hAnsi="仿宋" w:eastAsia="仿宋" w:cs="仿宋"/>
            <w:sz w:val="24"/>
            <w:szCs w:val="18"/>
            <w:lang w:val="en-US" w:eastAsia="zh-CN"/>
          </w:rPr>
          <w:t>3</w:t>
        </w:r>
      </w:ins>
      <w:ins w:id="313" w:author="不要说话" w:date="2026-03-25T11:20:11Z">
        <w:r>
          <w:rPr>
            <w:rFonts w:hint="eastAsia" w:ascii="仿宋" w:hAnsi="仿宋" w:eastAsia="仿宋" w:cs="仿宋"/>
            <w:sz w:val="24"/>
            <w:szCs w:val="18"/>
            <w:lang w:val="en-US" w:eastAsia="zh-CN"/>
          </w:rPr>
          <w:t>）</w:t>
        </w:r>
      </w:ins>
      <w:ins w:id="314" w:author="不要说话" w:date="2026-03-25T11:11:14Z">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ins>
    </w:p>
    <w:p w14:paraId="452AE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15" w:author="不要说话" w:date="2026-03-25T11:11:14Z"/>
          <w:rFonts w:hint="eastAsia" w:ascii="仿宋" w:hAnsi="仿宋" w:eastAsia="仿宋" w:cs="仿宋"/>
          <w:sz w:val="24"/>
          <w:szCs w:val="18"/>
          <w:lang w:val="en-US" w:eastAsia="zh-CN"/>
        </w:rPr>
      </w:pPr>
      <w:ins w:id="316" w:author="不要说话" w:date="2026-03-25T11:20:16Z">
        <w:r>
          <w:rPr>
            <w:rFonts w:hint="eastAsia" w:ascii="仿宋" w:hAnsi="仿宋" w:eastAsia="仿宋" w:cs="仿宋"/>
            <w:sz w:val="24"/>
            <w:szCs w:val="18"/>
            <w:lang w:val="en-US" w:eastAsia="zh-CN"/>
          </w:rPr>
          <w:t>（</w:t>
        </w:r>
      </w:ins>
      <w:ins w:id="317" w:author="不要说话" w:date="2026-03-25T11:20:17Z">
        <w:r>
          <w:rPr>
            <w:rFonts w:hint="eastAsia" w:ascii="仿宋" w:hAnsi="仿宋" w:eastAsia="仿宋" w:cs="仿宋"/>
            <w:sz w:val="24"/>
            <w:szCs w:val="18"/>
            <w:lang w:val="en-US" w:eastAsia="zh-CN"/>
          </w:rPr>
          <w:t>4</w:t>
        </w:r>
      </w:ins>
      <w:ins w:id="318" w:author="不要说话" w:date="2026-03-25T11:20:16Z">
        <w:r>
          <w:rPr>
            <w:rFonts w:hint="eastAsia" w:ascii="仿宋" w:hAnsi="仿宋" w:eastAsia="仿宋" w:cs="仿宋"/>
            <w:sz w:val="24"/>
            <w:szCs w:val="18"/>
            <w:lang w:val="en-US" w:eastAsia="zh-CN"/>
          </w:rPr>
          <w:t>）</w:t>
        </w:r>
      </w:ins>
      <w:ins w:id="319" w:author="不要说话" w:date="2026-03-25T11:11:14Z">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ins>
    </w:p>
    <w:p w14:paraId="0AD152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20" w:author="不要说话" w:date="2026-03-25T11:11:14Z"/>
          <w:rFonts w:hint="eastAsia" w:ascii="仿宋" w:hAnsi="仿宋" w:eastAsia="仿宋" w:cs="仿宋"/>
          <w:sz w:val="24"/>
          <w:szCs w:val="18"/>
          <w:lang w:val="en-US" w:eastAsia="zh-CN"/>
        </w:rPr>
      </w:pPr>
      <w:ins w:id="321" w:author="不要说话" w:date="2026-03-25T11:20:22Z">
        <w:r>
          <w:rPr>
            <w:rFonts w:hint="eastAsia" w:ascii="仿宋" w:hAnsi="仿宋" w:eastAsia="仿宋" w:cs="仿宋"/>
            <w:sz w:val="24"/>
            <w:szCs w:val="18"/>
            <w:lang w:val="en-US" w:eastAsia="zh-CN"/>
          </w:rPr>
          <w:t>（</w:t>
        </w:r>
      </w:ins>
      <w:ins w:id="322" w:author="不要说话" w:date="2026-03-25T11:20:23Z">
        <w:r>
          <w:rPr>
            <w:rFonts w:hint="eastAsia" w:ascii="仿宋" w:hAnsi="仿宋" w:eastAsia="仿宋" w:cs="仿宋"/>
            <w:sz w:val="24"/>
            <w:szCs w:val="18"/>
            <w:lang w:val="en-US" w:eastAsia="zh-CN"/>
          </w:rPr>
          <w:t>5</w:t>
        </w:r>
      </w:ins>
      <w:ins w:id="323" w:author="不要说话" w:date="2026-03-25T11:20:22Z">
        <w:r>
          <w:rPr>
            <w:rFonts w:hint="eastAsia" w:ascii="仿宋" w:hAnsi="仿宋" w:eastAsia="仿宋" w:cs="仿宋"/>
            <w:sz w:val="24"/>
            <w:szCs w:val="18"/>
            <w:lang w:val="en-US" w:eastAsia="zh-CN"/>
          </w:rPr>
          <w:t>）</w:t>
        </w:r>
      </w:ins>
      <w:ins w:id="324" w:author="不要说话" w:date="2026-03-25T11:11:14Z">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ins>
    </w:p>
    <w:p w14:paraId="612639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25" w:author="不要说话" w:date="2026-02-24T10:31:23Z"/>
          <w:rFonts w:hint="eastAsia" w:ascii="仿宋" w:hAnsi="仿宋" w:eastAsia="仿宋" w:cs="仿宋"/>
          <w:sz w:val="24"/>
          <w:szCs w:val="18"/>
          <w:lang w:val="en-US" w:eastAsia="zh-CN"/>
        </w:rPr>
      </w:pPr>
      <w:ins w:id="326" w:author="不要说话" w:date="2026-03-25T11:20:29Z">
        <w:r>
          <w:rPr>
            <w:rFonts w:hint="eastAsia" w:ascii="仿宋" w:hAnsi="仿宋" w:eastAsia="仿宋" w:cs="仿宋"/>
            <w:sz w:val="24"/>
            <w:szCs w:val="18"/>
            <w:highlight w:val="none"/>
            <w:lang w:val="en-US" w:eastAsia="zh-CN"/>
          </w:rPr>
          <w:t>（</w:t>
        </w:r>
      </w:ins>
      <w:ins w:id="327" w:author="不要说话" w:date="2026-03-25T11:20:30Z">
        <w:r>
          <w:rPr>
            <w:rFonts w:hint="eastAsia" w:ascii="仿宋" w:hAnsi="仿宋" w:eastAsia="仿宋" w:cs="仿宋"/>
            <w:sz w:val="24"/>
            <w:szCs w:val="18"/>
            <w:highlight w:val="none"/>
            <w:lang w:val="en-US" w:eastAsia="zh-CN"/>
          </w:rPr>
          <w:t>6</w:t>
        </w:r>
      </w:ins>
      <w:ins w:id="328" w:author="不要说话" w:date="2026-03-25T11:20:29Z">
        <w:r>
          <w:rPr>
            <w:rFonts w:hint="eastAsia" w:ascii="仿宋" w:hAnsi="仿宋" w:eastAsia="仿宋" w:cs="仿宋"/>
            <w:sz w:val="24"/>
            <w:szCs w:val="18"/>
            <w:highlight w:val="none"/>
            <w:lang w:val="en-US" w:eastAsia="zh-CN"/>
          </w:rPr>
          <w:t>）</w:t>
        </w:r>
      </w:ins>
      <w:ins w:id="329" w:author="不要说话" w:date="2026-03-25T11:11:14Z">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2B9A903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330" w:author="不要说话" w:date="2026-02-24T10:31:23Z"/>
          <w:rFonts w:hint="eastAsia" w:ascii="仿宋" w:hAnsi="仿宋" w:eastAsia="仿宋" w:cs="仿宋"/>
          <w:b/>
          <w:bCs/>
          <w:spacing w:val="-7"/>
          <w:kern w:val="2"/>
          <w:sz w:val="24"/>
          <w:szCs w:val="24"/>
          <w:lang w:val="en-US" w:eastAsia="zh-CN" w:bidi="ar-SA"/>
        </w:rPr>
      </w:pPr>
      <w:ins w:id="331" w:author="不要说话" w:date="2026-02-24T10:31:35Z">
        <w:r>
          <w:rPr>
            <w:rFonts w:hint="eastAsia" w:ascii="仿宋" w:hAnsi="仿宋" w:eastAsia="仿宋" w:cs="仿宋"/>
            <w:b/>
            <w:bCs/>
            <w:spacing w:val="-7"/>
            <w:kern w:val="2"/>
            <w:sz w:val="24"/>
            <w:szCs w:val="24"/>
            <w:lang w:val="en-US" w:eastAsia="zh-CN" w:bidi="ar-SA"/>
          </w:rPr>
          <w:t>3</w:t>
        </w:r>
      </w:ins>
      <w:ins w:id="332" w:author="不要说话" w:date="2026-02-24T10:31:36Z">
        <w:r>
          <w:rPr>
            <w:rFonts w:hint="eastAsia" w:ascii="仿宋" w:hAnsi="仿宋" w:eastAsia="仿宋" w:cs="仿宋"/>
            <w:b/>
            <w:bCs/>
            <w:spacing w:val="-7"/>
            <w:kern w:val="2"/>
            <w:sz w:val="24"/>
            <w:szCs w:val="24"/>
            <w:lang w:val="en-US" w:eastAsia="zh-CN" w:bidi="ar-SA"/>
          </w:rPr>
          <w:t>、</w:t>
        </w:r>
      </w:ins>
      <w:ins w:id="333" w:author="不要说话" w:date="2026-02-24T10:31:23Z">
        <w:r>
          <w:rPr>
            <w:rFonts w:hint="eastAsia" w:ascii="仿宋" w:hAnsi="仿宋" w:eastAsia="仿宋" w:cs="仿宋"/>
            <w:b/>
            <w:bCs/>
            <w:spacing w:val="-7"/>
            <w:kern w:val="2"/>
            <w:sz w:val="24"/>
            <w:szCs w:val="24"/>
            <w:lang w:val="en-US" w:eastAsia="zh-CN" w:bidi="ar-SA"/>
          </w:rPr>
          <w:t>技术架构要求</w:t>
        </w:r>
      </w:ins>
    </w:p>
    <w:p w14:paraId="4A9C65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34" w:author="不要说话" w:date="2026-02-24T10:31:23Z"/>
          <w:rFonts w:hint="eastAsia" w:ascii="仿宋" w:hAnsi="仿宋" w:eastAsia="仿宋" w:cs="仿宋"/>
          <w:sz w:val="24"/>
          <w:szCs w:val="18"/>
          <w:lang w:val="en-US" w:eastAsia="zh-CN"/>
        </w:rPr>
      </w:pPr>
      <w:ins w:id="335" w:author="不要说话" w:date="2026-03-25T11:20:41Z">
        <w:r>
          <w:rPr>
            <w:rFonts w:hint="eastAsia" w:ascii="仿宋" w:hAnsi="仿宋" w:eastAsia="仿宋" w:cs="仿宋"/>
            <w:sz w:val="24"/>
            <w:szCs w:val="18"/>
            <w:lang w:val="en-US" w:eastAsia="zh-CN"/>
          </w:rPr>
          <w:t>（</w:t>
        </w:r>
      </w:ins>
      <w:ins w:id="336" w:author="不要说话" w:date="2026-03-25T11:20:42Z">
        <w:r>
          <w:rPr>
            <w:rFonts w:hint="eastAsia" w:ascii="仿宋" w:hAnsi="仿宋" w:eastAsia="仿宋" w:cs="仿宋"/>
            <w:sz w:val="24"/>
            <w:szCs w:val="18"/>
            <w:lang w:val="en-US" w:eastAsia="zh-CN"/>
          </w:rPr>
          <w:t>1</w:t>
        </w:r>
      </w:ins>
      <w:ins w:id="337" w:author="不要说话" w:date="2026-03-25T11:20:41Z">
        <w:r>
          <w:rPr>
            <w:rFonts w:hint="eastAsia" w:ascii="仿宋" w:hAnsi="仿宋" w:eastAsia="仿宋" w:cs="仿宋"/>
            <w:sz w:val="24"/>
            <w:szCs w:val="18"/>
            <w:lang w:val="en-US" w:eastAsia="zh-CN"/>
          </w:rPr>
          <w:t>）</w:t>
        </w:r>
      </w:ins>
      <w:ins w:id="338" w:author="不要说话" w:date="2026-02-24T10:31:23Z">
        <w:r>
          <w:rPr>
            <w:rFonts w:hint="eastAsia" w:ascii="仿宋" w:hAnsi="仿宋" w:eastAsia="仿宋" w:cs="仿宋"/>
            <w:sz w:val="24"/>
            <w:szCs w:val="18"/>
            <w:lang w:val="en-US" w:eastAsia="zh-CN"/>
          </w:rPr>
          <w:t xml:space="preserve">基于 Spring </w:t>
        </w:r>
      </w:ins>
      <w:ins w:id="339" w:author="不要说话" w:date="2026-02-24T10:35:56Z">
        <w:r>
          <w:rPr>
            <w:rFonts w:hint="eastAsia" w:ascii="仿宋" w:hAnsi="仿宋" w:eastAsia="仿宋" w:cs="仿宋"/>
            <w:sz w:val="24"/>
            <w:szCs w:val="18"/>
            <w:lang w:val="en-US" w:eastAsia="zh-CN"/>
          </w:rPr>
          <w:t>B</w:t>
        </w:r>
      </w:ins>
      <w:ins w:id="340" w:author="不要说话" w:date="2026-02-24T10:35:57Z">
        <w:r>
          <w:rPr>
            <w:rFonts w:hint="eastAsia" w:ascii="仿宋" w:hAnsi="仿宋" w:eastAsia="仿宋" w:cs="仿宋"/>
            <w:sz w:val="24"/>
            <w:szCs w:val="18"/>
            <w:lang w:val="en-US" w:eastAsia="zh-CN"/>
          </w:rPr>
          <w:t>oot</w:t>
        </w:r>
      </w:ins>
      <w:ins w:id="341" w:author="不要说话" w:date="2026-02-24T10:31:23Z">
        <w:r>
          <w:rPr>
            <w:rFonts w:hint="eastAsia" w:ascii="仿宋" w:hAnsi="仿宋" w:eastAsia="仿宋" w:cs="仿宋"/>
            <w:sz w:val="24"/>
            <w:szCs w:val="18"/>
            <w:lang w:val="en-US" w:eastAsia="zh-CN"/>
          </w:rPr>
          <w:t xml:space="preserve"> 框架构建，</w:t>
        </w:r>
      </w:ins>
      <w:ins w:id="342" w:author="不要说话" w:date="2026-02-24T10:36:12Z">
        <w:r>
          <w:rPr>
            <w:rFonts w:hint="eastAsia" w:ascii="仿宋" w:hAnsi="仿宋" w:eastAsia="仿宋" w:cs="仿宋"/>
            <w:sz w:val="24"/>
            <w:szCs w:val="18"/>
            <w:lang w:val="en-US" w:eastAsia="zh-CN"/>
          </w:rPr>
          <w:t>模块</w:t>
        </w:r>
      </w:ins>
      <w:ins w:id="343" w:author="不要说话" w:date="2026-02-24T10:31:23Z">
        <w:r>
          <w:rPr>
            <w:rFonts w:hint="eastAsia" w:ascii="仿宋" w:hAnsi="仿宋" w:eastAsia="仿宋" w:cs="仿宋"/>
            <w:sz w:val="24"/>
            <w:szCs w:val="18"/>
            <w:lang w:val="en-US" w:eastAsia="zh-CN"/>
          </w:rPr>
          <w:t>拆分合理、架构分层清晰，具备高可用、可扩展、易维护、负载均衡等特性。</w:t>
        </w:r>
      </w:ins>
    </w:p>
    <w:p w14:paraId="03EA689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44" w:author="不要说话" w:date="2026-02-24T10:31:23Z"/>
          <w:rFonts w:hint="eastAsia" w:ascii="仿宋" w:hAnsi="仿宋" w:eastAsia="仿宋" w:cs="仿宋"/>
          <w:sz w:val="24"/>
          <w:szCs w:val="18"/>
          <w:lang w:val="en-US" w:eastAsia="zh-CN"/>
        </w:rPr>
      </w:pPr>
      <w:ins w:id="345" w:author="不要说话" w:date="2026-03-25T11:20:47Z">
        <w:r>
          <w:rPr>
            <w:rFonts w:hint="eastAsia" w:ascii="仿宋" w:hAnsi="仿宋" w:eastAsia="仿宋" w:cs="仿宋"/>
            <w:sz w:val="24"/>
            <w:szCs w:val="18"/>
            <w:lang w:val="en-US" w:eastAsia="zh-CN"/>
          </w:rPr>
          <w:t>（</w:t>
        </w:r>
      </w:ins>
      <w:ins w:id="346" w:author="不要说话" w:date="2026-03-25T11:20:48Z">
        <w:r>
          <w:rPr>
            <w:rFonts w:hint="eastAsia" w:ascii="仿宋" w:hAnsi="仿宋" w:eastAsia="仿宋" w:cs="仿宋"/>
            <w:sz w:val="24"/>
            <w:szCs w:val="18"/>
            <w:lang w:val="en-US" w:eastAsia="zh-CN"/>
          </w:rPr>
          <w:t>2</w:t>
        </w:r>
      </w:ins>
      <w:ins w:id="347" w:author="不要说话" w:date="2026-03-25T11:20:47Z">
        <w:r>
          <w:rPr>
            <w:rFonts w:hint="eastAsia" w:ascii="仿宋" w:hAnsi="仿宋" w:eastAsia="仿宋" w:cs="仿宋"/>
            <w:sz w:val="24"/>
            <w:szCs w:val="18"/>
            <w:lang w:val="en-US" w:eastAsia="zh-CN"/>
          </w:rPr>
          <w:t>）</w:t>
        </w:r>
      </w:ins>
      <w:ins w:id="348" w:author="不要说话" w:date="2026-03-25T11:16:00Z">
        <w:r>
          <w:rPr>
            <w:rFonts w:hint="eastAsia" w:ascii="仿宋" w:hAnsi="仿宋" w:eastAsia="仿宋" w:cs="仿宋"/>
            <w:sz w:val="24"/>
            <w:szCs w:val="18"/>
            <w:lang w:val="en-US" w:eastAsia="zh-CN"/>
          </w:rPr>
          <w:t>后端采用 Java 语言开发，代码规范统一、结构清晰；数据库采用 MySQL 8.0，支持事务处理、索引优化及数据安全存储。</w:t>
        </w:r>
      </w:ins>
    </w:p>
    <w:p w14:paraId="5F1151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49" w:author="不要说话" w:date="2026-02-24T10:31:23Z"/>
          <w:rFonts w:hint="eastAsia" w:ascii="仿宋" w:hAnsi="仿宋" w:eastAsia="仿宋" w:cs="仿宋"/>
          <w:sz w:val="24"/>
          <w:szCs w:val="18"/>
          <w:lang w:val="en-US" w:eastAsia="zh-CN"/>
        </w:rPr>
      </w:pPr>
      <w:ins w:id="350" w:author="不要说话" w:date="2026-03-25T11:20:53Z">
        <w:r>
          <w:rPr>
            <w:rFonts w:hint="eastAsia" w:ascii="仿宋" w:hAnsi="仿宋" w:eastAsia="仿宋" w:cs="仿宋"/>
            <w:sz w:val="24"/>
            <w:szCs w:val="18"/>
            <w:lang w:val="en-US" w:eastAsia="zh-CN"/>
          </w:rPr>
          <w:t>（3）</w:t>
        </w:r>
      </w:ins>
      <w:ins w:id="351" w:author="不要说话" w:date="2026-03-25T11:16:14Z">
        <w:r>
          <w:rPr>
            <w:rFonts w:hint="eastAsia" w:ascii="仿宋" w:hAnsi="仿宋" w:eastAsia="仿宋" w:cs="仿宋"/>
            <w:sz w:val="24"/>
            <w:szCs w:val="18"/>
            <w:lang w:val="en-US" w:eastAsia="zh-CN"/>
          </w:rPr>
          <w:t>前端采用 HTML、CSS、JavaScript 等技术开发，界面交互流畅、用户体验良好；前后端通过标准 RESTful API 实现数据交互，接口规范统一，接口文档完整。</w:t>
        </w:r>
      </w:ins>
    </w:p>
    <w:p w14:paraId="63AE0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52" w:author="不要说话" w:date="2026-02-24T10:31:23Z"/>
          <w:rFonts w:hint="eastAsia" w:ascii="仿宋" w:hAnsi="仿宋" w:eastAsia="仿宋" w:cs="仿宋"/>
          <w:sz w:val="24"/>
          <w:szCs w:val="18"/>
          <w:lang w:val="en-US" w:eastAsia="zh-CN"/>
        </w:rPr>
      </w:pPr>
      <w:ins w:id="353" w:author="不要说话" w:date="2026-03-25T11:20:58Z">
        <w:r>
          <w:rPr>
            <w:rFonts w:hint="eastAsia" w:ascii="仿宋" w:hAnsi="仿宋" w:eastAsia="仿宋" w:cs="仿宋"/>
            <w:sz w:val="24"/>
            <w:szCs w:val="18"/>
            <w:lang w:val="en-US" w:eastAsia="zh-CN"/>
          </w:rPr>
          <w:t>（</w:t>
        </w:r>
      </w:ins>
      <w:ins w:id="354" w:author="不要说话" w:date="2026-03-25T11:20:59Z">
        <w:r>
          <w:rPr>
            <w:rFonts w:hint="eastAsia" w:ascii="仿宋" w:hAnsi="仿宋" w:eastAsia="仿宋" w:cs="仿宋"/>
            <w:sz w:val="24"/>
            <w:szCs w:val="18"/>
            <w:lang w:val="en-US" w:eastAsia="zh-CN"/>
          </w:rPr>
          <w:t>4</w:t>
        </w:r>
      </w:ins>
      <w:ins w:id="355" w:author="不要说话" w:date="2026-03-25T11:20:58Z">
        <w:r>
          <w:rPr>
            <w:rFonts w:hint="eastAsia" w:ascii="仿宋" w:hAnsi="仿宋" w:eastAsia="仿宋" w:cs="仿宋"/>
            <w:sz w:val="24"/>
            <w:szCs w:val="18"/>
            <w:lang w:val="en-US" w:eastAsia="zh-CN"/>
          </w:rPr>
          <w:t>）</w:t>
        </w:r>
      </w:ins>
      <w:ins w:id="356" w:author="不要说话" w:date="2026-02-24T10:31:23Z">
        <w:r>
          <w:rPr>
            <w:rFonts w:hint="eastAsia" w:ascii="仿宋" w:hAnsi="仿宋" w:eastAsia="仿宋" w:cs="仿宋"/>
            <w:sz w:val="24"/>
            <w:szCs w:val="18"/>
            <w:lang w:val="en-US" w:eastAsia="zh-CN"/>
          </w:rPr>
          <w:t>App 端采用UniApp开发，实现跨平台兼容，功能、交互与 PC 端保持一致，满足移动端使用需求。</w:t>
        </w:r>
      </w:ins>
    </w:p>
    <w:p w14:paraId="005C770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357" w:author="不要说话" w:date="2026-02-24T10:31:23Z"/>
          <w:rFonts w:hint="eastAsia" w:ascii="仿宋" w:hAnsi="仿宋" w:eastAsia="仿宋" w:cs="仿宋"/>
          <w:b/>
          <w:bCs/>
          <w:spacing w:val="-7"/>
          <w:kern w:val="2"/>
          <w:sz w:val="24"/>
          <w:szCs w:val="24"/>
          <w:lang w:val="en-US" w:eastAsia="zh-CN" w:bidi="ar-SA"/>
        </w:rPr>
      </w:pPr>
      <w:ins w:id="358" w:author="不要说话" w:date="2026-02-24T10:31:38Z">
        <w:r>
          <w:rPr>
            <w:rFonts w:hint="eastAsia" w:ascii="仿宋" w:hAnsi="仿宋" w:eastAsia="仿宋" w:cs="仿宋"/>
            <w:b/>
            <w:bCs/>
            <w:spacing w:val="-7"/>
            <w:kern w:val="2"/>
            <w:sz w:val="24"/>
            <w:szCs w:val="24"/>
            <w:lang w:val="en-US" w:eastAsia="zh-CN" w:bidi="ar-SA"/>
          </w:rPr>
          <w:t>4、</w:t>
        </w:r>
      </w:ins>
      <w:ins w:id="359" w:author="不要说话" w:date="2026-02-24T10:31:23Z">
        <w:r>
          <w:rPr>
            <w:rFonts w:hint="eastAsia" w:ascii="仿宋" w:hAnsi="仿宋" w:eastAsia="仿宋" w:cs="仿宋"/>
            <w:b/>
            <w:bCs/>
            <w:spacing w:val="-7"/>
            <w:kern w:val="2"/>
            <w:sz w:val="24"/>
            <w:szCs w:val="24"/>
            <w:lang w:val="en-US" w:eastAsia="zh-CN" w:bidi="ar-SA"/>
          </w:rPr>
          <w:t>质量与验收要求</w:t>
        </w:r>
      </w:ins>
    </w:p>
    <w:p w14:paraId="05C2CFF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60" w:author="不要说话" w:date="2026-03-25T11:12:50Z"/>
          <w:rFonts w:hint="eastAsia" w:ascii="仿宋" w:hAnsi="仿宋" w:eastAsia="仿宋" w:cs="仿宋"/>
          <w:sz w:val="24"/>
          <w:szCs w:val="18"/>
          <w:lang w:val="en-US" w:eastAsia="zh-CN"/>
        </w:rPr>
      </w:pPr>
      <w:ins w:id="361" w:author="不要说话" w:date="2026-03-25T11:12:50Z">
        <w:r>
          <w:rPr>
            <w:rFonts w:hint="eastAsia" w:ascii="仿宋" w:hAnsi="仿宋" w:eastAsia="仿宋" w:cs="仿宋"/>
            <w:sz w:val="24"/>
            <w:szCs w:val="18"/>
            <w:lang w:val="en-US" w:eastAsia="zh-CN"/>
          </w:rPr>
          <w:t>（1）交付文档标准</w:t>
        </w:r>
      </w:ins>
    </w:p>
    <w:p w14:paraId="6C2C77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62" w:author="不要说话" w:date="2026-03-25T11:13:52Z"/>
          <w:rFonts w:hint="eastAsia" w:ascii="仿宋" w:hAnsi="仿宋" w:eastAsia="仿宋" w:cs="仿宋"/>
          <w:sz w:val="24"/>
          <w:szCs w:val="18"/>
          <w:lang w:val="en-US" w:eastAsia="zh-CN"/>
        </w:rPr>
      </w:pPr>
      <w:ins w:id="363" w:author="不要说话" w:date="2026-03-25T11:12:50Z">
        <w:r>
          <w:rPr>
            <w:rFonts w:hint="eastAsia" w:ascii="仿宋" w:hAnsi="仿宋" w:eastAsia="仿宋" w:cs="仿宋"/>
            <w:sz w:val="24"/>
            <w:szCs w:val="18"/>
            <w:lang w:val="en-US" w:eastAsia="zh-CN"/>
          </w:rPr>
          <w:t>①用户使用手册：应完整覆盖系统全部功能模块、业务场景、操作步骤、权限说</w:t>
        </w:r>
      </w:ins>
    </w:p>
    <w:p w14:paraId="3E70EE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64" w:author="不要说话" w:date="2026-03-25T11:12:50Z"/>
          <w:rFonts w:hint="eastAsia" w:ascii="仿宋" w:hAnsi="仿宋" w:eastAsia="仿宋" w:cs="仿宋"/>
          <w:sz w:val="24"/>
          <w:szCs w:val="18"/>
          <w:lang w:val="en-US" w:eastAsia="zh-CN"/>
        </w:rPr>
      </w:pPr>
      <w:ins w:id="365" w:author="不要说话" w:date="2026-03-25T11:12:50Z">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ins>
    </w:p>
    <w:p w14:paraId="44BE19F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66" w:author="不要说话" w:date="2026-03-25T11:13:55Z"/>
          <w:rFonts w:hint="eastAsia" w:ascii="仿宋" w:hAnsi="仿宋" w:eastAsia="仿宋" w:cs="仿宋"/>
          <w:sz w:val="24"/>
          <w:szCs w:val="18"/>
          <w:lang w:val="en-US" w:eastAsia="zh-CN"/>
        </w:rPr>
      </w:pPr>
      <w:ins w:id="367" w:author="不要说话" w:date="2026-03-25T11:12:50Z">
        <w:r>
          <w:rPr>
            <w:rFonts w:hint="eastAsia" w:ascii="仿宋" w:hAnsi="仿宋" w:eastAsia="仿宋" w:cs="仿宋"/>
            <w:sz w:val="24"/>
            <w:szCs w:val="18"/>
            <w:lang w:val="en-US" w:eastAsia="zh-CN"/>
          </w:rPr>
          <w:t>②测试验收报告：应覆盖黑盒测试、白盒测试、集成测试、功能测试、性能测试、</w:t>
        </w:r>
      </w:ins>
    </w:p>
    <w:p w14:paraId="2925A0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68" w:author="不要说话" w:date="2026-03-25T11:12:50Z"/>
          <w:rFonts w:hint="eastAsia" w:ascii="仿宋" w:hAnsi="仿宋" w:eastAsia="仿宋" w:cs="仿宋"/>
          <w:sz w:val="24"/>
          <w:szCs w:val="18"/>
          <w:lang w:val="en-US" w:eastAsia="zh-CN"/>
        </w:rPr>
      </w:pPr>
      <w:ins w:id="369" w:author="不要说话" w:date="2026-03-25T11:12:50Z">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ins>
    </w:p>
    <w:p w14:paraId="5B62614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70" w:author="不要说话" w:date="2026-03-25T11:13:57Z"/>
          <w:rFonts w:hint="eastAsia" w:ascii="仿宋" w:hAnsi="仿宋" w:eastAsia="仿宋" w:cs="仿宋"/>
          <w:sz w:val="24"/>
          <w:szCs w:val="18"/>
          <w:lang w:val="en-US" w:eastAsia="zh-CN"/>
        </w:rPr>
      </w:pPr>
      <w:ins w:id="371" w:author="不要说话" w:date="2026-03-25T11:12:50Z">
        <w:r>
          <w:rPr>
            <w:rFonts w:hint="eastAsia" w:ascii="仿宋" w:hAnsi="仿宋" w:eastAsia="仿宋" w:cs="仿宋"/>
            <w:sz w:val="24"/>
            <w:szCs w:val="18"/>
            <w:lang w:val="en-US" w:eastAsia="zh-CN"/>
          </w:rPr>
          <w:t>③源代码：乙方应交付项目完整、可编译、可部署、可运行的全量源代码，包括</w:t>
        </w:r>
      </w:ins>
    </w:p>
    <w:p w14:paraId="4966FF4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72" w:author="不要说话" w:date="2026-03-25T11:12:50Z"/>
          <w:rFonts w:hint="eastAsia" w:ascii="仿宋" w:hAnsi="仿宋" w:eastAsia="仿宋" w:cs="仿宋"/>
          <w:sz w:val="24"/>
          <w:szCs w:val="18"/>
          <w:lang w:val="en-US" w:eastAsia="zh-CN"/>
        </w:rPr>
      </w:pPr>
      <w:ins w:id="373" w:author="不要说话" w:date="2026-03-25T11:12:50Z">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2444162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74" w:author="不要说话" w:date="2026-03-25T11:13:59Z"/>
          <w:rFonts w:hint="eastAsia" w:ascii="仿宋" w:hAnsi="仿宋" w:eastAsia="仿宋" w:cs="仿宋"/>
          <w:sz w:val="24"/>
          <w:szCs w:val="18"/>
          <w:lang w:val="en-US" w:eastAsia="zh-CN"/>
        </w:rPr>
      </w:pPr>
      <w:ins w:id="375" w:author="不要说话" w:date="2026-03-25T11:12:50Z">
        <w:r>
          <w:rPr>
            <w:rFonts w:hint="eastAsia" w:ascii="仿宋" w:hAnsi="仿宋" w:eastAsia="仿宋" w:cs="仿宋"/>
            <w:sz w:val="24"/>
            <w:szCs w:val="18"/>
            <w:lang w:val="en-US" w:eastAsia="zh-CN"/>
          </w:rPr>
          <w:t>④运维手册:应详细说明系统部署环境、软硬件配置要求、安装部署步骤、参数配</w:t>
        </w:r>
      </w:ins>
    </w:p>
    <w:p w14:paraId="62F31EF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76" w:author="不要说话" w:date="2026-03-25T11:12:50Z"/>
          <w:rFonts w:hint="eastAsia" w:ascii="仿宋" w:hAnsi="仿宋" w:eastAsia="仿宋" w:cs="仿宋"/>
          <w:sz w:val="24"/>
          <w:szCs w:val="18"/>
          <w:lang w:val="en-US" w:eastAsia="zh-CN"/>
        </w:rPr>
      </w:pPr>
      <w:ins w:id="377" w:author="不要说话" w:date="2026-03-25T11:12:50Z">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ins>
    </w:p>
    <w:p w14:paraId="644DC1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78" w:author="不要说话" w:date="2026-03-25T11:14:01Z"/>
          <w:rFonts w:hint="eastAsia" w:ascii="仿宋" w:hAnsi="仿宋" w:eastAsia="仿宋" w:cs="仿宋"/>
          <w:sz w:val="24"/>
          <w:szCs w:val="18"/>
          <w:lang w:val="en-US" w:eastAsia="zh-CN"/>
        </w:rPr>
      </w:pPr>
      <w:ins w:id="379" w:author="不要说话" w:date="2026-03-25T11:12:50Z">
        <w:r>
          <w:rPr>
            <w:rFonts w:hint="eastAsia" w:ascii="仿宋" w:hAnsi="仿宋" w:eastAsia="仿宋" w:cs="仿宋"/>
            <w:sz w:val="24"/>
            <w:szCs w:val="18"/>
            <w:lang w:val="en-US" w:eastAsia="zh-CN"/>
          </w:rPr>
          <w:t>⑤开源组件及第三方依赖清单：应列明组件名称、版本号、用途、授权协议类型、</w:t>
        </w:r>
      </w:ins>
    </w:p>
    <w:p w14:paraId="3A7C22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80" w:author="不要说话" w:date="2026-03-25T11:12:50Z"/>
          <w:rFonts w:hint="eastAsia" w:ascii="仿宋" w:hAnsi="仿宋" w:eastAsia="仿宋" w:cs="仿宋"/>
          <w:sz w:val="24"/>
          <w:szCs w:val="18"/>
          <w:lang w:val="en-US" w:eastAsia="zh-CN"/>
        </w:rPr>
      </w:pPr>
      <w:ins w:id="381" w:author="不要说话" w:date="2026-03-25T11:12:50Z">
        <w:r>
          <w:rPr>
            <w:rFonts w:hint="eastAsia" w:ascii="仿宋" w:hAnsi="仿宋" w:eastAsia="仿宋" w:cs="仿宋"/>
            <w:sz w:val="24"/>
            <w:szCs w:val="18"/>
            <w:lang w:val="en-US" w:eastAsia="zh-CN"/>
          </w:rPr>
          <w:t>商用合规说明及相关授权文件。</w:t>
        </w:r>
      </w:ins>
    </w:p>
    <w:p w14:paraId="77A8FD7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382" w:author="不要说话" w:date="2026-03-25T11:12:50Z"/>
          <w:rFonts w:hint="eastAsia" w:ascii="仿宋" w:hAnsi="仿宋" w:eastAsia="仿宋" w:cs="仿宋"/>
          <w:sz w:val="24"/>
          <w:szCs w:val="18"/>
          <w:lang w:val="en-US" w:eastAsia="zh-CN"/>
        </w:rPr>
      </w:pPr>
      <w:ins w:id="383" w:author="不要说话" w:date="2026-03-25T11:12:50Z">
        <w:r>
          <w:rPr>
            <w:rFonts w:hint="eastAsia" w:ascii="仿宋" w:hAnsi="仿宋" w:eastAsia="仿宋" w:cs="仿宋"/>
            <w:sz w:val="24"/>
            <w:szCs w:val="18"/>
            <w:lang w:val="en-US" w:eastAsia="zh-CN"/>
          </w:rPr>
          <w:t>（2）验收前置条件</w:t>
        </w:r>
      </w:ins>
    </w:p>
    <w:p w14:paraId="5F9DE45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84" w:author="不要说话" w:date="2026-03-25T11:14:03Z"/>
          <w:rFonts w:hint="eastAsia" w:ascii="仿宋" w:hAnsi="仿宋" w:eastAsia="仿宋" w:cs="仿宋"/>
          <w:sz w:val="24"/>
          <w:szCs w:val="18"/>
          <w:lang w:val="en-US" w:eastAsia="zh-CN"/>
        </w:rPr>
      </w:pPr>
      <w:ins w:id="385" w:author="不要说话" w:date="2026-03-25T11:12:50Z">
        <w:r>
          <w:rPr>
            <w:rFonts w:hint="eastAsia" w:ascii="仿宋" w:hAnsi="仿宋" w:eastAsia="仿宋" w:cs="仿宋"/>
            <w:sz w:val="24"/>
            <w:szCs w:val="18"/>
            <w:lang w:val="en-US" w:eastAsia="zh-CN"/>
          </w:rPr>
          <w:t>①乙方应按约定完整提交全部系统成果及交付文档。交付物不完整、文档与系统</w:t>
        </w:r>
      </w:ins>
    </w:p>
    <w:p w14:paraId="72EC6D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86" w:author="不要说话" w:date="2026-03-25T11:12:50Z"/>
          <w:rFonts w:hint="eastAsia" w:ascii="仿宋" w:hAnsi="仿宋" w:eastAsia="仿宋" w:cs="仿宋"/>
          <w:sz w:val="24"/>
          <w:szCs w:val="18"/>
          <w:lang w:val="en-US" w:eastAsia="zh-CN"/>
        </w:rPr>
      </w:pPr>
      <w:ins w:id="387" w:author="不要说话" w:date="2026-03-25T11:12:50Z">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ins>
    </w:p>
    <w:p w14:paraId="19A573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388" w:author="不要说话" w:date="2026-03-25T11:12:50Z"/>
          <w:rFonts w:hint="eastAsia" w:ascii="仿宋" w:hAnsi="仿宋" w:eastAsia="仿宋" w:cs="仿宋"/>
          <w:sz w:val="24"/>
          <w:szCs w:val="18"/>
          <w:lang w:val="en-US" w:eastAsia="zh-CN"/>
        </w:rPr>
      </w:pPr>
      <w:ins w:id="389" w:author="不要说话" w:date="2026-03-25T11:12:50Z">
        <w:r>
          <w:rPr>
            <w:rFonts w:hint="eastAsia" w:ascii="仿宋" w:hAnsi="仿宋" w:eastAsia="仿宋" w:cs="仿宋"/>
            <w:sz w:val="24"/>
            <w:szCs w:val="18"/>
            <w:lang w:val="en-US" w:eastAsia="zh-CN"/>
          </w:rPr>
          <w:t>（3）验收测试标准</w:t>
        </w:r>
      </w:ins>
    </w:p>
    <w:p w14:paraId="447262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90" w:author="不要说话" w:date="2026-03-25T11:14:08Z"/>
          <w:rFonts w:hint="eastAsia" w:ascii="仿宋" w:hAnsi="仿宋" w:eastAsia="仿宋" w:cs="仿宋"/>
          <w:sz w:val="24"/>
          <w:szCs w:val="18"/>
          <w:lang w:val="en-US" w:eastAsia="zh-CN"/>
        </w:rPr>
      </w:pPr>
      <w:ins w:id="391" w:author="不要说话" w:date="2026-03-25T11:12:50Z">
        <w:r>
          <w:rPr>
            <w:rFonts w:hint="eastAsia" w:ascii="仿宋" w:hAnsi="仿宋" w:eastAsia="仿宋" w:cs="仿宋"/>
            <w:sz w:val="24"/>
            <w:szCs w:val="18"/>
            <w:lang w:val="en-US" w:eastAsia="zh-CN"/>
          </w:rPr>
          <w:t>①功能测试：测试用例执行率应达到100%，通过率不低于95%；致命缺陷、严重</w:t>
        </w:r>
      </w:ins>
    </w:p>
    <w:p w14:paraId="45A5B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92" w:author="不要说话" w:date="2026-03-25T11:12:50Z"/>
          <w:rFonts w:hint="eastAsia" w:ascii="仿宋" w:hAnsi="仿宋" w:eastAsia="仿宋" w:cs="仿宋"/>
          <w:sz w:val="24"/>
          <w:szCs w:val="18"/>
          <w:lang w:val="en-US" w:eastAsia="zh-CN"/>
        </w:rPr>
      </w:pPr>
      <w:ins w:id="393" w:author="不要说话" w:date="2026-03-25T11:12:50Z">
        <w:r>
          <w:rPr>
            <w:rFonts w:hint="eastAsia" w:ascii="仿宋" w:hAnsi="仿宋" w:eastAsia="仿宋" w:cs="仿宋"/>
            <w:sz w:val="24"/>
            <w:szCs w:val="18"/>
            <w:lang w:val="en-US" w:eastAsia="zh-CN"/>
          </w:rPr>
          <w:t>缺陷必须100%修复，关键业务流程不得存在逻辑错误、功能异常或数据错误。</w:t>
        </w:r>
      </w:ins>
    </w:p>
    <w:p w14:paraId="05C5F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94" w:author="不要说话" w:date="2026-03-25T11:14:09Z"/>
          <w:rFonts w:hint="eastAsia" w:ascii="仿宋" w:hAnsi="仿宋" w:eastAsia="仿宋" w:cs="仿宋"/>
          <w:sz w:val="24"/>
          <w:szCs w:val="18"/>
          <w:lang w:val="en-US" w:eastAsia="zh-CN"/>
        </w:rPr>
      </w:pPr>
      <w:ins w:id="395" w:author="不要说话" w:date="2026-03-25T11:12:50Z">
        <w:r>
          <w:rPr>
            <w:rFonts w:hint="eastAsia" w:ascii="仿宋" w:hAnsi="仿宋" w:eastAsia="仿宋" w:cs="仿宋"/>
            <w:sz w:val="24"/>
            <w:szCs w:val="18"/>
            <w:lang w:val="en-US" w:eastAsia="zh-CN"/>
          </w:rPr>
          <w:t>②性能测试：系统响应时间、并发用户数、吞吐能力、稳定性等指标须满足本文</w:t>
        </w:r>
      </w:ins>
    </w:p>
    <w:p w14:paraId="2BAA1CB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96" w:author="不要说话" w:date="2026-03-25T11:12:50Z"/>
          <w:rFonts w:hint="eastAsia" w:ascii="仿宋" w:hAnsi="仿宋" w:eastAsia="仿宋" w:cs="仿宋"/>
          <w:sz w:val="24"/>
          <w:szCs w:val="18"/>
          <w:lang w:val="en-US" w:eastAsia="zh-CN"/>
        </w:rPr>
      </w:pPr>
      <w:ins w:id="397" w:author="不要说话" w:date="2026-03-25T11:12:50Z">
        <w:r>
          <w:rPr>
            <w:rFonts w:hint="eastAsia" w:ascii="仿宋" w:hAnsi="仿宋" w:eastAsia="仿宋" w:cs="仿宋"/>
            <w:sz w:val="24"/>
            <w:szCs w:val="18"/>
            <w:lang w:val="en-US" w:eastAsia="zh-CN"/>
          </w:rPr>
          <w:t>件、招标文件及合同约定标准，未达标的视为验收不通过。</w:t>
        </w:r>
      </w:ins>
    </w:p>
    <w:p w14:paraId="5F1AD93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98" w:author="不要说话" w:date="2026-03-25T11:14:10Z"/>
          <w:rFonts w:hint="eastAsia" w:ascii="仿宋" w:hAnsi="仿宋" w:eastAsia="仿宋" w:cs="仿宋"/>
          <w:sz w:val="24"/>
          <w:szCs w:val="18"/>
          <w:lang w:val="en-US" w:eastAsia="zh-CN"/>
        </w:rPr>
      </w:pPr>
      <w:ins w:id="399" w:author="不要说话" w:date="2026-03-25T11:12:50Z">
        <w:r>
          <w:rPr>
            <w:rFonts w:hint="eastAsia" w:ascii="仿宋" w:hAnsi="仿宋" w:eastAsia="仿宋" w:cs="仿宋"/>
            <w:sz w:val="24"/>
            <w:szCs w:val="18"/>
            <w:lang w:val="en-US" w:eastAsia="zh-CN"/>
          </w:rPr>
          <w:t>③安全测试：系统应通过专业安全扫描、漏洞扫描及必要的渗透测试，不得存在</w:t>
        </w:r>
      </w:ins>
    </w:p>
    <w:p w14:paraId="4D1D02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400" w:author="不要说话" w:date="2026-03-25T11:12:50Z"/>
          <w:rFonts w:hint="eastAsia" w:ascii="仿宋" w:hAnsi="仿宋" w:eastAsia="仿宋" w:cs="仿宋"/>
          <w:sz w:val="24"/>
          <w:szCs w:val="18"/>
          <w:lang w:val="en-US" w:eastAsia="zh-CN"/>
        </w:rPr>
      </w:pPr>
      <w:ins w:id="401" w:author="不要说话" w:date="2026-03-25T11:12:50Z">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ins>
    </w:p>
    <w:p w14:paraId="772444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402" w:author="不要说话" w:date="2026-03-25T11:14:12Z"/>
          <w:rFonts w:hint="eastAsia" w:ascii="仿宋" w:hAnsi="仿宋" w:eastAsia="仿宋" w:cs="仿宋"/>
          <w:sz w:val="24"/>
          <w:szCs w:val="18"/>
          <w:lang w:val="en-US" w:eastAsia="zh-CN"/>
        </w:rPr>
      </w:pPr>
      <w:ins w:id="403" w:author="不要说话" w:date="2026-03-25T11:12:50Z">
        <w:r>
          <w:rPr>
            <w:rFonts w:hint="eastAsia" w:ascii="仿宋" w:hAnsi="仿宋" w:eastAsia="仿宋" w:cs="仿宋"/>
            <w:sz w:val="24"/>
            <w:szCs w:val="18"/>
            <w:lang w:val="en-US" w:eastAsia="zh-CN"/>
          </w:rPr>
          <w:t>④兼容性测试：PC 端应兼容 Chrome、Edge、Firefox 及基于 Chromium 内核的</w:t>
        </w:r>
      </w:ins>
    </w:p>
    <w:p w14:paraId="184709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404" w:author="不要说话" w:date="2026-03-25T11:12:50Z"/>
          <w:rFonts w:hint="eastAsia" w:ascii="仿宋" w:hAnsi="仿宋" w:eastAsia="仿宋" w:cs="仿宋"/>
          <w:sz w:val="24"/>
          <w:szCs w:val="18"/>
          <w:lang w:val="en-US" w:eastAsia="zh-CN"/>
        </w:rPr>
      </w:pPr>
      <w:ins w:id="405" w:author="不要说话" w:date="2026-03-25T11:12:50Z">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ins>
    </w:p>
    <w:p w14:paraId="0F8050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406" w:author="不要说话" w:date="2026-03-25T11:14:14Z"/>
          <w:rFonts w:hint="eastAsia" w:ascii="仿宋" w:hAnsi="仿宋" w:eastAsia="仿宋" w:cs="仿宋"/>
          <w:sz w:val="24"/>
          <w:szCs w:val="18"/>
          <w:lang w:val="en-US" w:eastAsia="zh-CN"/>
        </w:rPr>
      </w:pPr>
      <w:ins w:id="407" w:author="不要说话" w:date="2026-03-25T11:12:50Z">
        <w:r>
          <w:rPr>
            <w:rFonts w:hint="eastAsia" w:ascii="仿宋" w:hAnsi="仿宋" w:eastAsia="仿宋" w:cs="仿宋"/>
            <w:sz w:val="24"/>
            <w:szCs w:val="18"/>
            <w:lang w:val="en-US" w:eastAsia="zh-CN"/>
          </w:rPr>
          <w:t>⑤文档一致性核验：交付文档、接口文档、系统实际功能、部署环境配置应保持</w:t>
        </w:r>
      </w:ins>
    </w:p>
    <w:p w14:paraId="5BDA5AB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408" w:author="不要说话" w:date="2026-03-25T11:12:50Z"/>
          <w:rFonts w:hint="eastAsia" w:ascii="仿宋" w:hAnsi="仿宋" w:eastAsia="仿宋" w:cs="仿宋"/>
          <w:sz w:val="24"/>
          <w:szCs w:val="18"/>
          <w:lang w:val="en-US" w:eastAsia="zh-CN"/>
        </w:rPr>
      </w:pPr>
      <w:ins w:id="409" w:author="不要说话" w:date="2026-03-25T11:12:50Z">
        <w:r>
          <w:rPr>
            <w:rFonts w:hint="eastAsia" w:ascii="仿宋" w:hAnsi="仿宋" w:eastAsia="仿宋" w:cs="仿宋"/>
            <w:sz w:val="24"/>
            <w:szCs w:val="18"/>
            <w:lang w:val="en-US" w:eastAsia="zh-CN"/>
          </w:rPr>
          <w:t>一致，不一致的，甲方有权要求乙方整改后重新提交。</w:t>
        </w:r>
      </w:ins>
    </w:p>
    <w:p w14:paraId="502804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410" w:author="不要说话" w:date="2026-03-25T11:12:50Z"/>
          <w:rFonts w:hint="eastAsia" w:ascii="仿宋" w:hAnsi="仿宋" w:eastAsia="仿宋" w:cs="仿宋"/>
          <w:sz w:val="24"/>
          <w:szCs w:val="18"/>
          <w:lang w:val="en-US" w:eastAsia="zh-CN"/>
        </w:rPr>
      </w:pPr>
      <w:ins w:id="411" w:author="不要说话" w:date="2026-03-25T11:12:50Z">
        <w:r>
          <w:rPr>
            <w:rFonts w:hint="eastAsia" w:ascii="仿宋" w:hAnsi="仿宋" w:eastAsia="仿宋" w:cs="仿宋"/>
            <w:sz w:val="24"/>
            <w:szCs w:val="18"/>
            <w:lang w:val="en-US" w:eastAsia="zh-CN"/>
          </w:rPr>
          <w:t>（4）整改要求</w:t>
        </w:r>
      </w:ins>
    </w:p>
    <w:p w14:paraId="6767541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412" w:author="不要说话" w:date="2026-03-25T11:14:15Z"/>
          <w:rFonts w:hint="eastAsia" w:ascii="仿宋" w:hAnsi="仿宋" w:eastAsia="仿宋" w:cs="仿宋"/>
          <w:sz w:val="24"/>
          <w:szCs w:val="18"/>
          <w:lang w:val="en-US" w:eastAsia="zh-CN"/>
        </w:rPr>
      </w:pPr>
      <w:ins w:id="413" w:author="不要说话" w:date="2026-03-25T11:12:50Z">
        <w:r>
          <w:rPr>
            <w:rFonts w:hint="eastAsia" w:ascii="仿宋" w:hAnsi="仿宋" w:eastAsia="仿宋" w:cs="仿宋"/>
            <w:sz w:val="24"/>
            <w:szCs w:val="18"/>
            <w:lang w:val="en-US" w:eastAsia="zh-CN"/>
          </w:rPr>
          <w:t>①验收过程中发现问题的，乙方应根据甲方要求在规定时限内完成整改并重新提</w:t>
        </w:r>
      </w:ins>
    </w:p>
    <w:p w14:paraId="43388C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414" w:author="不要说话" w:date="2026-02-24T10:31:23Z"/>
          <w:rFonts w:hint="eastAsia" w:ascii="仿宋" w:hAnsi="仿宋" w:eastAsia="仿宋" w:cs="仿宋"/>
          <w:sz w:val="24"/>
          <w:szCs w:val="18"/>
          <w:lang w:val="en-US" w:eastAsia="zh-CN"/>
        </w:rPr>
      </w:pPr>
      <w:ins w:id="415" w:author="不要说话" w:date="2026-03-25T11:12:50Z">
        <w:r>
          <w:rPr>
            <w:rFonts w:hint="eastAsia" w:ascii="仿宋" w:hAnsi="仿宋" w:eastAsia="仿宋" w:cs="仿宋"/>
            <w:sz w:val="24"/>
            <w:szCs w:val="18"/>
            <w:lang w:val="en-US" w:eastAsia="zh-CN"/>
          </w:rPr>
          <w:t>交验证；整改期间不视为乙方已完成交付或已通过验收。</w:t>
        </w:r>
      </w:ins>
    </w:p>
    <w:p w14:paraId="54C174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416" w:author="不要说话" w:date="2026-02-24T10:31:23Z"/>
          <w:rFonts w:hint="eastAsia" w:ascii="仿宋" w:hAnsi="仿宋" w:eastAsia="仿宋" w:cs="仿宋"/>
          <w:b/>
          <w:bCs/>
          <w:spacing w:val="-7"/>
          <w:kern w:val="2"/>
          <w:sz w:val="24"/>
          <w:szCs w:val="24"/>
          <w:lang w:val="en-US" w:eastAsia="zh-CN" w:bidi="ar-SA"/>
        </w:rPr>
      </w:pPr>
      <w:ins w:id="417" w:author="不要说话" w:date="2026-02-24T10:31:42Z">
        <w:r>
          <w:rPr>
            <w:rFonts w:hint="eastAsia" w:ascii="仿宋" w:hAnsi="仿宋" w:eastAsia="仿宋" w:cs="仿宋"/>
            <w:b/>
            <w:bCs/>
            <w:spacing w:val="-7"/>
            <w:kern w:val="2"/>
            <w:sz w:val="24"/>
            <w:szCs w:val="24"/>
            <w:lang w:val="en-US" w:eastAsia="zh-CN" w:bidi="ar-SA"/>
          </w:rPr>
          <w:t>5、</w:t>
        </w:r>
      </w:ins>
      <w:ins w:id="418" w:author="不要说话" w:date="2026-02-24T10:31:23Z">
        <w:r>
          <w:rPr>
            <w:rFonts w:hint="eastAsia" w:ascii="仿宋" w:hAnsi="仿宋" w:eastAsia="仿宋" w:cs="仿宋"/>
            <w:b/>
            <w:bCs/>
            <w:spacing w:val="-7"/>
            <w:kern w:val="2"/>
            <w:sz w:val="24"/>
            <w:szCs w:val="24"/>
            <w:lang w:val="en-US" w:eastAsia="zh-CN" w:bidi="ar-SA"/>
          </w:rPr>
          <w:t>安全与合规要求</w:t>
        </w:r>
      </w:ins>
    </w:p>
    <w:p w14:paraId="3BB5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419" w:author="不要说话" w:date="2026-03-25T11:17:00Z"/>
          <w:rFonts w:hint="eastAsia" w:ascii="仿宋" w:hAnsi="仿宋" w:eastAsia="仿宋" w:cs="仿宋"/>
          <w:sz w:val="24"/>
          <w:szCs w:val="18"/>
          <w:lang w:val="en-US" w:eastAsia="zh-CN"/>
        </w:rPr>
      </w:pPr>
      <w:ins w:id="420" w:author="不要说话" w:date="2026-03-25T11:17:00Z">
        <w:r>
          <w:rPr>
            <w:rFonts w:hint="eastAsia" w:ascii="仿宋" w:hAnsi="仿宋" w:eastAsia="仿宋" w:cs="仿宋"/>
            <w:sz w:val="24"/>
            <w:szCs w:val="18"/>
            <w:lang w:val="en-US" w:eastAsia="zh-CN"/>
          </w:rPr>
          <w:t>（1）数据安全与保护</w:t>
        </w:r>
      </w:ins>
    </w:p>
    <w:p w14:paraId="48432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21" w:author="不要说话" w:date="2026-03-25T11:17:00Z"/>
          <w:rFonts w:hint="eastAsia" w:ascii="仿宋" w:hAnsi="仿宋" w:eastAsia="仿宋" w:cs="仿宋"/>
          <w:sz w:val="24"/>
          <w:szCs w:val="18"/>
          <w:lang w:val="en-US" w:eastAsia="zh-CN"/>
        </w:rPr>
      </w:pPr>
      <w:ins w:id="422" w:author="不要说话" w:date="2026-03-25T11:17:00Z">
        <w:r>
          <w:rPr>
            <w:rFonts w:hint="eastAsia" w:ascii="仿宋" w:hAnsi="仿宋" w:eastAsia="仿宋" w:cs="仿宋"/>
            <w:sz w:val="24"/>
            <w:szCs w:val="18"/>
            <w:lang w:val="en-US" w:eastAsia="zh-CN"/>
          </w:rPr>
          <w:t xml:space="preserve">① </w:t>
        </w:r>
      </w:ins>
      <w:ins w:id="423" w:author="不要说话" w:date="2026-03-25T11:17:00Z">
        <w:r>
          <w:rPr>
            <w:rFonts w:hint="eastAsia" w:ascii="仿宋" w:hAnsi="仿宋" w:eastAsia="仿宋" w:cs="仿宋"/>
            <w:sz w:val="24"/>
            <w:szCs w:val="18"/>
            <w:lang w:val="en-US" w:eastAsia="zh-CN"/>
          </w:rPr>
          <w:tab/>
        </w:r>
      </w:ins>
      <w:ins w:id="424" w:author="不要说话" w:date="2026-03-25T11:17:00Z">
        <w:r>
          <w:rPr>
            <w:rFonts w:hint="eastAsia" w:ascii="仿宋" w:hAnsi="仿宋" w:eastAsia="仿宋" w:cs="仿宋"/>
            <w:sz w:val="24"/>
            <w:szCs w:val="18"/>
            <w:lang w:val="en-US" w:eastAsia="zh-CN"/>
          </w:rPr>
          <w:t>对用户密码、身份证号、手机号等敏感信息，应根据数据属性采用符合国家标准</w:t>
        </w:r>
      </w:ins>
    </w:p>
    <w:p w14:paraId="6A65A0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25" w:author="不要说话" w:date="2026-03-25T11:17:00Z"/>
          <w:rFonts w:hint="eastAsia" w:ascii="仿宋" w:hAnsi="仿宋" w:eastAsia="仿宋" w:cs="仿宋"/>
          <w:sz w:val="24"/>
          <w:szCs w:val="18"/>
          <w:lang w:val="en-US" w:eastAsia="zh-CN"/>
        </w:rPr>
      </w:pPr>
      <w:ins w:id="426" w:author="不要说话" w:date="2026-03-25T11:17:00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3A78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27" w:author="不要说话" w:date="2026-03-25T11:17:00Z"/>
          <w:rFonts w:hint="eastAsia" w:ascii="仿宋" w:hAnsi="仿宋" w:eastAsia="仿宋" w:cs="仿宋"/>
          <w:sz w:val="24"/>
          <w:szCs w:val="18"/>
          <w:lang w:val="en-US" w:eastAsia="zh-CN"/>
        </w:rPr>
      </w:pPr>
      <w:ins w:id="428" w:author="不要说话" w:date="2026-03-25T11:17:00Z">
        <w:r>
          <w:rPr>
            <w:rFonts w:hint="eastAsia" w:ascii="仿宋" w:hAnsi="仿宋" w:eastAsia="仿宋" w:cs="仿宋"/>
            <w:sz w:val="24"/>
            <w:szCs w:val="18"/>
            <w:lang w:val="en-US" w:eastAsia="zh-CN"/>
          </w:rPr>
          <w:t>② 系统应具备完善的权限控制机制，遵循最小权限原则，实现按角色、岗位、组织、</w:t>
        </w:r>
      </w:ins>
    </w:p>
    <w:p w14:paraId="08FF4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29" w:author="不要说话" w:date="2026-03-25T11:17:00Z"/>
          <w:rFonts w:hint="eastAsia" w:ascii="仿宋" w:hAnsi="仿宋" w:eastAsia="仿宋" w:cs="仿宋"/>
          <w:sz w:val="24"/>
          <w:szCs w:val="18"/>
          <w:lang w:val="en-US" w:eastAsia="zh-CN"/>
        </w:rPr>
      </w:pPr>
      <w:ins w:id="430" w:author="不要说话" w:date="2026-03-25T11:17:00Z">
        <w:r>
          <w:rPr>
            <w:rFonts w:hint="eastAsia" w:ascii="仿宋" w:hAnsi="仿宋" w:eastAsia="仿宋" w:cs="仿宋"/>
            <w:sz w:val="24"/>
            <w:szCs w:val="18"/>
            <w:lang w:val="en-US" w:eastAsia="zh-CN"/>
          </w:rPr>
          <w:t>数据范围等维度的访问控制。</w:t>
        </w:r>
      </w:ins>
    </w:p>
    <w:p w14:paraId="1B1EB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31" w:author="不要说话" w:date="2026-03-25T11:17:00Z"/>
          <w:rFonts w:hint="eastAsia" w:ascii="仿宋" w:hAnsi="仿宋" w:eastAsia="仿宋" w:cs="仿宋"/>
          <w:sz w:val="24"/>
          <w:szCs w:val="18"/>
          <w:lang w:val="en-US" w:eastAsia="zh-CN"/>
        </w:rPr>
      </w:pPr>
      <w:ins w:id="432" w:author="不要说话" w:date="2026-03-25T11:17:00Z">
        <w:r>
          <w:rPr>
            <w:rFonts w:hint="eastAsia" w:ascii="仿宋" w:hAnsi="仿宋" w:eastAsia="仿宋" w:cs="仿宋"/>
            <w:sz w:val="24"/>
            <w:szCs w:val="18"/>
            <w:lang w:val="en-US" w:eastAsia="zh-CN"/>
          </w:rPr>
          <w:t>③ 系统操作日志、用户访问日志、系统运行日志应完整留存，留存周期不少于180</w:t>
        </w:r>
      </w:ins>
    </w:p>
    <w:p w14:paraId="5FCEA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33" w:author="不要说话" w:date="2026-03-25T11:17:00Z"/>
          <w:rFonts w:hint="eastAsia" w:ascii="仿宋" w:hAnsi="仿宋" w:eastAsia="仿宋" w:cs="仿宋"/>
          <w:sz w:val="24"/>
          <w:szCs w:val="18"/>
          <w:lang w:val="en-US" w:eastAsia="zh-CN"/>
        </w:rPr>
      </w:pPr>
      <w:ins w:id="434" w:author="不要说话" w:date="2026-03-25T11:17:00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3AE16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35" w:author="不要说话" w:date="2026-03-25T11:17:00Z"/>
          <w:rFonts w:hint="eastAsia" w:ascii="仿宋" w:hAnsi="仿宋" w:eastAsia="仿宋" w:cs="仿宋"/>
          <w:sz w:val="24"/>
          <w:szCs w:val="18"/>
          <w:lang w:val="en-US" w:eastAsia="zh-CN"/>
        </w:rPr>
      </w:pPr>
      <w:ins w:id="436" w:author="不要说话" w:date="2026-03-25T11:17:00Z">
        <w:r>
          <w:rPr>
            <w:rFonts w:hint="eastAsia" w:ascii="仿宋" w:hAnsi="仿宋" w:eastAsia="仿宋" w:cs="仿宋"/>
            <w:sz w:val="24"/>
            <w:szCs w:val="18"/>
            <w:lang w:val="en-US" w:eastAsia="zh-CN"/>
          </w:rPr>
          <w:t>④ 系统应具备数据备份与恢复机制，支持按计划自动备份和手动备份，确保在发生</w:t>
        </w:r>
      </w:ins>
    </w:p>
    <w:p w14:paraId="4DDDF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37" w:author="不要说话" w:date="2026-03-25T11:17:00Z"/>
          <w:rFonts w:hint="eastAsia" w:ascii="仿宋" w:hAnsi="仿宋" w:eastAsia="仿宋" w:cs="仿宋"/>
          <w:sz w:val="24"/>
          <w:szCs w:val="18"/>
          <w:lang w:val="en-US" w:eastAsia="zh-CN"/>
        </w:rPr>
      </w:pPr>
      <w:ins w:id="438" w:author="不要说话" w:date="2026-03-25T11:17:00Z">
        <w:r>
          <w:rPr>
            <w:rFonts w:hint="eastAsia" w:ascii="仿宋" w:hAnsi="仿宋" w:eastAsia="仿宋" w:cs="仿宋"/>
            <w:sz w:val="24"/>
            <w:szCs w:val="18"/>
            <w:lang w:val="en-US" w:eastAsia="zh-CN"/>
          </w:rPr>
          <w:t>故障或异常情况下可进行数据恢复。</w:t>
        </w:r>
      </w:ins>
    </w:p>
    <w:p w14:paraId="6E6FA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39" w:author="不要说话" w:date="2026-03-25T11:17:00Z"/>
          <w:rFonts w:hint="eastAsia" w:ascii="仿宋" w:hAnsi="仿宋" w:eastAsia="仿宋" w:cs="仿宋"/>
          <w:sz w:val="24"/>
          <w:szCs w:val="18"/>
          <w:lang w:val="en-US" w:eastAsia="zh-CN"/>
        </w:rPr>
      </w:pPr>
      <w:ins w:id="440" w:author="不要说话" w:date="2026-03-25T11:17:00Z">
        <w:r>
          <w:rPr>
            <w:rFonts w:hint="eastAsia" w:ascii="仿宋" w:hAnsi="仿宋" w:eastAsia="仿宋" w:cs="仿宋"/>
            <w:sz w:val="24"/>
            <w:szCs w:val="18"/>
            <w:lang w:val="en-US" w:eastAsia="zh-CN"/>
          </w:rPr>
          <w:t>⑤ 涉及重要数据处理、批量导出、敏感操作、权限变更等行为时，系统应具备审计</w:t>
        </w:r>
      </w:ins>
    </w:p>
    <w:p w14:paraId="36253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41" w:author="不要说话" w:date="2026-03-25T11:17:00Z"/>
          <w:rFonts w:hint="eastAsia" w:ascii="仿宋" w:hAnsi="仿宋" w:eastAsia="仿宋" w:cs="仿宋"/>
          <w:sz w:val="24"/>
          <w:szCs w:val="18"/>
          <w:lang w:val="en-US" w:eastAsia="zh-CN"/>
        </w:rPr>
      </w:pPr>
      <w:ins w:id="442" w:author="不要说话" w:date="2026-03-25T11:17:00Z">
        <w:r>
          <w:rPr>
            <w:rFonts w:hint="eastAsia" w:ascii="仿宋" w:hAnsi="仿宋" w:eastAsia="仿宋" w:cs="仿宋"/>
            <w:sz w:val="24"/>
            <w:szCs w:val="18"/>
            <w:lang w:val="en-US" w:eastAsia="zh-CN"/>
          </w:rPr>
          <w:t>记录和必要的审批或留痕能力。</w:t>
        </w:r>
      </w:ins>
    </w:p>
    <w:p w14:paraId="728E7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443" w:author="不要说话" w:date="2026-03-25T11:17:00Z"/>
          <w:rFonts w:hint="eastAsia" w:ascii="仿宋" w:hAnsi="仿宋" w:eastAsia="仿宋" w:cs="仿宋"/>
          <w:sz w:val="24"/>
          <w:szCs w:val="18"/>
          <w:lang w:val="en-US" w:eastAsia="zh-CN"/>
        </w:rPr>
      </w:pPr>
      <w:ins w:id="444" w:author="不要说话" w:date="2026-03-25T11:17:00Z">
        <w:r>
          <w:rPr>
            <w:rFonts w:hint="eastAsia" w:ascii="仿宋" w:hAnsi="仿宋" w:eastAsia="仿宋" w:cs="仿宋"/>
            <w:sz w:val="24"/>
            <w:szCs w:val="18"/>
            <w:lang w:val="en-US" w:eastAsia="zh-CN"/>
          </w:rPr>
          <w:t>（2）合规性要求</w:t>
        </w:r>
      </w:ins>
    </w:p>
    <w:p w14:paraId="66826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45" w:author="不要说话" w:date="2026-03-25T11:17:00Z"/>
          <w:rFonts w:hint="eastAsia" w:ascii="仿宋" w:hAnsi="仿宋" w:eastAsia="仿宋" w:cs="仿宋"/>
          <w:sz w:val="24"/>
          <w:szCs w:val="18"/>
          <w:lang w:val="en-US" w:eastAsia="zh-CN"/>
        </w:rPr>
      </w:pPr>
      <w:ins w:id="446" w:author="不要说话" w:date="2026-03-25T11:17:00Z">
        <w:r>
          <w:rPr>
            <w:rFonts w:hint="eastAsia" w:ascii="仿宋" w:hAnsi="仿宋" w:eastAsia="仿宋" w:cs="仿宋"/>
            <w:sz w:val="24"/>
            <w:szCs w:val="18"/>
            <w:lang w:val="en-US" w:eastAsia="zh-CN"/>
          </w:rPr>
          <w:t>① 系统开发、部署、运行及数据处理活动应严格遵循《中华人民共和国网络安全法》</w:t>
        </w:r>
      </w:ins>
    </w:p>
    <w:p w14:paraId="74ECF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47" w:author="不要说话" w:date="2026-03-25T11:17:00Z"/>
          <w:rFonts w:hint="eastAsia" w:ascii="仿宋" w:hAnsi="仿宋" w:eastAsia="仿宋" w:cs="仿宋"/>
          <w:sz w:val="24"/>
          <w:szCs w:val="18"/>
          <w:lang w:val="en-US" w:eastAsia="zh-CN"/>
        </w:rPr>
      </w:pPr>
      <w:ins w:id="448" w:author="不要说话" w:date="2026-03-25T11:17:00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5AE6AD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49" w:author="不要说话" w:date="2026-03-25T11:17:00Z"/>
          <w:rFonts w:hint="eastAsia" w:ascii="仿宋" w:hAnsi="仿宋" w:eastAsia="仿宋" w:cs="仿宋"/>
          <w:sz w:val="24"/>
          <w:szCs w:val="18"/>
          <w:lang w:val="en-US" w:eastAsia="zh-CN"/>
        </w:rPr>
      </w:pPr>
      <w:ins w:id="450" w:author="不要说话" w:date="2026-03-25T11:17:00Z">
        <w:r>
          <w:rPr>
            <w:rFonts w:hint="eastAsia" w:ascii="仿宋" w:hAnsi="仿宋" w:eastAsia="仿宋" w:cs="仿宋"/>
            <w:sz w:val="24"/>
            <w:szCs w:val="18"/>
            <w:lang w:val="en-US" w:eastAsia="zh-CN"/>
          </w:rPr>
          <w:t>② 项目所使用的开源组件、第三方框架、中间件、工具软件等，应满足合法、合规、</w:t>
        </w:r>
      </w:ins>
    </w:p>
    <w:p w14:paraId="36FEB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51" w:author="不要说话" w:date="2026-03-25T11:17:00Z"/>
          <w:rFonts w:hint="eastAsia" w:ascii="仿宋" w:hAnsi="仿宋" w:eastAsia="仿宋" w:cs="仿宋"/>
          <w:sz w:val="24"/>
          <w:szCs w:val="18"/>
          <w:lang w:val="en-US" w:eastAsia="zh-CN"/>
        </w:rPr>
      </w:pPr>
      <w:ins w:id="452" w:author="不要说话" w:date="2026-03-25T11:17:00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7A60B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53" w:author="不要说话" w:date="2026-03-25T11:17:00Z"/>
          <w:rFonts w:hint="eastAsia" w:ascii="仿宋" w:hAnsi="仿宋" w:eastAsia="仿宋" w:cs="仿宋"/>
          <w:sz w:val="24"/>
          <w:szCs w:val="18"/>
          <w:lang w:val="en-US" w:eastAsia="zh-CN"/>
        </w:rPr>
      </w:pPr>
      <w:ins w:id="454" w:author="不要说话" w:date="2026-03-25T11:17:00Z">
        <w:r>
          <w:rPr>
            <w:rFonts w:hint="eastAsia" w:ascii="仿宋" w:hAnsi="仿宋" w:eastAsia="仿宋" w:cs="仿宋"/>
            <w:sz w:val="24"/>
            <w:szCs w:val="18"/>
            <w:lang w:val="en-US" w:eastAsia="zh-CN"/>
          </w:rPr>
          <w:t>③ 涉及用户隐私数据的收集、存储、使用、共享、导出等处理行为，均应严格遵循</w:t>
        </w:r>
      </w:ins>
    </w:p>
    <w:p w14:paraId="722B0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55" w:author="不要说话" w:date="2026-03-25T11:17:00Z"/>
          <w:rFonts w:hint="eastAsia" w:ascii="仿宋" w:hAnsi="仿宋" w:eastAsia="仿宋" w:cs="仿宋"/>
          <w:sz w:val="24"/>
          <w:szCs w:val="18"/>
          <w:lang w:val="en-US" w:eastAsia="zh-CN"/>
        </w:rPr>
      </w:pPr>
      <w:ins w:id="456" w:author="不要说话" w:date="2026-03-25T11:17:00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547F0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57" w:author="不要说话" w:date="2026-03-25T11:17:00Z"/>
          <w:rFonts w:hint="eastAsia" w:ascii="仿宋" w:hAnsi="仿宋" w:eastAsia="仿宋" w:cs="仿宋"/>
          <w:sz w:val="24"/>
          <w:szCs w:val="18"/>
          <w:lang w:val="en-US" w:eastAsia="zh-CN"/>
        </w:rPr>
      </w:pPr>
      <w:ins w:id="458" w:author="不要说话" w:date="2026-03-25T11:17:00Z">
        <w:r>
          <w:rPr>
            <w:rFonts w:hint="eastAsia" w:ascii="仿宋" w:hAnsi="仿宋" w:eastAsia="仿宋" w:cs="仿宋"/>
            <w:sz w:val="24"/>
            <w:szCs w:val="18"/>
            <w:lang w:val="en-US" w:eastAsia="zh-CN"/>
          </w:rPr>
          <w:t>④ 未经甲方书面同意，乙方不得擅自复制、留存、转移、使用或向第三方披露甲方</w:t>
        </w:r>
      </w:ins>
    </w:p>
    <w:p w14:paraId="499A0F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ins w:id="459" w:author="不要说话" w:date="2026-02-24T10:40:16Z"/>
          <w:rFonts w:hint="eastAsia" w:ascii="仿宋" w:hAnsi="仿宋" w:eastAsia="仿宋" w:cs="仿宋"/>
          <w:sz w:val="24"/>
          <w:szCs w:val="18"/>
          <w:lang w:val="en-US" w:eastAsia="zh-CN"/>
        </w:rPr>
      </w:pPr>
      <w:ins w:id="460" w:author="不要说话" w:date="2026-03-25T11:17:00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0045B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ins w:id="461" w:author="不要说话" w:date="2026-02-24T10:40:16Z"/>
          <w:rFonts w:hint="eastAsia" w:ascii="仿宋" w:hAnsi="仿宋" w:eastAsia="仿宋" w:cs="仿宋"/>
          <w:b/>
          <w:bCs/>
          <w:spacing w:val="-7"/>
          <w:kern w:val="2"/>
          <w:sz w:val="24"/>
          <w:szCs w:val="24"/>
          <w:lang w:val="en-US" w:eastAsia="zh-CN" w:bidi="ar-SA"/>
        </w:rPr>
      </w:pPr>
      <w:ins w:id="462" w:author="不要说话" w:date="2026-02-24T10:40:21Z">
        <w:r>
          <w:rPr>
            <w:rFonts w:hint="eastAsia" w:ascii="仿宋" w:hAnsi="仿宋" w:eastAsia="仿宋" w:cs="仿宋"/>
            <w:b/>
            <w:bCs/>
            <w:spacing w:val="-7"/>
            <w:kern w:val="2"/>
            <w:sz w:val="24"/>
            <w:szCs w:val="24"/>
            <w:lang w:val="en-US" w:eastAsia="zh-CN" w:bidi="ar-SA"/>
          </w:rPr>
          <w:t>三</w:t>
        </w:r>
      </w:ins>
      <w:ins w:id="463" w:author="不要说话" w:date="2026-02-24T10:40:16Z">
        <w:r>
          <w:rPr>
            <w:rFonts w:hint="eastAsia" w:ascii="仿宋" w:hAnsi="仿宋" w:eastAsia="仿宋" w:cs="仿宋"/>
            <w:b/>
            <w:bCs/>
            <w:spacing w:val="-7"/>
            <w:kern w:val="2"/>
            <w:sz w:val="24"/>
            <w:szCs w:val="24"/>
            <w:lang w:val="en-US" w:eastAsia="zh-CN" w:bidi="ar-SA"/>
          </w:rPr>
          <w:t>、安全管理模块升级改造要求</w:t>
        </w:r>
      </w:ins>
    </w:p>
    <w:p w14:paraId="3412C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ins w:id="464" w:author="不要说话" w:date="2026-02-24T10:40:16Z"/>
          <w:rFonts w:hint="eastAsia" w:ascii="仿宋" w:hAnsi="仿宋" w:eastAsia="仿宋" w:cs="仿宋"/>
          <w:b/>
          <w:bCs/>
          <w:spacing w:val="-7"/>
          <w:kern w:val="2"/>
          <w:sz w:val="24"/>
          <w:szCs w:val="24"/>
          <w:lang w:val="en-US" w:eastAsia="zh-CN" w:bidi="ar-SA"/>
        </w:rPr>
      </w:pPr>
      <w:ins w:id="465" w:author="不要说话" w:date="2026-02-24T10:40:16Z">
        <w:r>
          <w:rPr>
            <w:rFonts w:hint="eastAsia" w:ascii="仿宋" w:hAnsi="仿宋" w:eastAsia="仿宋" w:cs="仿宋"/>
            <w:b/>
            <w:bCs/>
            <w:spacing w:val="-7"/>
            <w:kern w:val="2"/>
            <w:sz w:val="24"/>
            <w:szCs w:val="24"/>
            <w:lang w:val="en-US" w:eastAsia="zh-CN" w:bidi="ar-SA"/>
          </w:rPr>
          <w:t>1、功能规格要求</w:t>
        </w:r>
      </w:ins>
    </w:p>
    <w:p w14:paraId="1FFD4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66" w:author="不要说话" w:date="2026-03-25T11:22:48Z"/>
          <w:rFonts w:hint="eastAsia" w:ascii="仿宋" w:hAnsi="仿宋" w:eastAsia="仿宋" w:cs="仿宋"/>
          <w:sz w:val="24"/>
          <w:szCs w:val="18"/>
          <w:lang w:val="en-US" w:eastAsia="zh-CN"/>
        </w:rPr>
      </w:pPr>
      <w:ins w:id="467" w:author="不要说话" w:date="2026-03-25T11:22:48Z">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ins>
    </w:p>
    <w:p w14:paraId="3A610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68" w:author="不要说话" w:date="2026-03-25T11:22:48Z"/>
          <w:rFonts w:hint="eastAsia" w:ascii="仿宋" w:hAnsi="仿宋" w:eastAsia="仿宋" w:cs="仿宋"/>
          <w:sz w:val="24"/>
          <w:szCs w:val="18"/>
          <w:lang w:val="en-US" w:eastAsia="zh-CN"/>
        </w:rPr>
      </w:pPr>
      <w:ins w:id="469" w:author="不要说话" w:date="2026-03-25T11:22:48Z">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1C3A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70" w:author="不要说话" w:date="2026-03-25T11:22:48Z"/>
          <w:rFonts w:hint="eastAsia" w:ascii="仿宋" w:hAnsi="仿宋" w:eastAsia="仿宋" w:cs="仿宋"/>
          <w:sz w:val="24"/>
          <w:szCs w:val="18"/>
          <w:lang w:val="en-US" w:eastAsia="zh-CN"/>
        </w:rPr>
      </w:pPr>
      <w:ins w:id="471" w:author="不要说话" w:date="2026-03-25T11:22:48Z">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18C3F3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72" w:author="不要说话" w:date="2026-03-25T11:22:48Z"/>
          <w:rFonts w:hint="eastAsia" w:ascii="仿宋" w:hAnsi="仿宋" w:eastAsia="仿宋" w:cs="仿宋"/>
          <w:sz w:val="24"/>
          <w:szCs w:val="18"/>
          <w:lang w:val="en-US" w:eastAsia="zh-CN"/>
        </w:rPr>
      </w:pPr>
      <w:ins w:id="473" w:author="不要说话" w:date="2026-03-25T11:22:48Z">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3CB06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74" w:author="不要说话" w:date="2026-03-25T11:22:48Z"/>
          <w:rFonts w:hint="eastAsia" w:ascii="仿宋" w:hAnsi="仿宋" w:eastAsia="仿宋" w:cs="仿宋"/>
          <w:sz w:val="24"/>
          <w:szCs w:val="18"/>
          <w:lang w:val="en-US" w:eastAsia="zh-CN"/>
        </w:rPr>
      </w:pPr>
      <w:ins w:id="475" w:author="不要说话" w:date="2026-03-25T11:22:48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69519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76" w:author="不要说话" w:date="2026-02-24T10:40:16Z"/>
          <w:rFonts w:hint="eastAsia" w:ascii="仿宋" w:hAnsi="仿宋" w:eastAsia="仿宋" w:cs="仿宋"/>
          <w:color w:val="000000" w:themeColor="text1"/>
          <w:sz w:val="24"/>
          <w:szCs w:val="18"/>
          <w:lang w:val="en-US" w:eastAsia="zh-CN"/>
          <w14:textFill>
            <w14:solidFill>
              <w14:schemeClr w14:val="tx1"/>
            </w14:solidFill>
          </w14:textFill>
        </w:rPr>
      </w:pPr>
      <w:ins w:id="477" w:author="不要说话" w:date="2026-03-25T11:22:48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6ACE38F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Chars="0" w:firstLine="454" w:firstLineChars="200"/>
        <w:textAlignment w:val="auto"/>
        <w:outlineLvl w:val="2"/>
        <w:rPr>
          <w:ins w:id="478" w:author="不要说话" w:date="2026-02-24T10:40:16Z"/>
          <w:rFonts w:hint="eastAsia" w:ascii="仿宋" w:hAnsi="仿宋" w:eastAsia="仿宋" w:cs="仿宋"/>
          <w:b/>
          <w:bCs/>
          <w:spacing w:val="-7"/>
          <w:kern w:val="2"/>
          <w:sz w:val="24"/>
          <w:szCs w:val="24"/>
          <w:lang w:val="en-US" w:eastAsia="zh-CN" w:bidi="ar-SA"/>
        </w:rPr>
      </w:pPr>
      <w:ins w:id="479" w:author="不要说话" w:date="2026-02-24T10:40:16Z">
        <w:r>
          <w:rPr>
            <w:rFonts w:hint="eastAsia" w:ascii="仿宋" w:hAnsi="仿宋" w:eastAsia="仿宋" w:cs="仿宋"/>
            <w:b/>
            <w:bCs/>
            <w:spacing w:val="-7"/>
            <w:kern w:val="2"/>
            <w:sz w:val="24"/>
            <w:szCs w:val="24"/>
            <w:lang w:val="en-US" w:eastAsia="zh-CN" w:bidi="ar-SA"/>
          </w:rPr>
          <w:t>性能规格要求</w:t>
        </w:r>
      </w:ins>
    </w:p>
    <w:p w14:paraId="5ACF9A8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0" w:author="不要说话" w:date="2026-03-25T11:23:13Z"/>
          <w:rFonts w:hint="eastAsia" w:ascii="仿宋" w:hAnsi="仿宋" w:eastAsia="仿宋" w:cs="仿宋"/>
          <w:sz w:val="24"/>
          <w:szCs w:val="18"/>
          <w:lang w:val="en-US" w:eastAsia="zh-CN"/>
        </w:rPr>
      </w:pPr>
      <w:ins w:id="481" w:author="不要说话" w:date="2026-03-25T11:23:13Z">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ins>
    </w:p>
    <w:p w14:paraId="6576157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2" w:author="不要说话" w:date="2026-03-25T11:23:13Z"/>
          <w:rFonts w:hint="eastAsia" w:ascii="仿宋" w:hAnsi="仿宋" w:eastAsia="仿宋" w:cs="仿宋"/>
          <w:sz w:val="24"/>
          <w:szCs w:val="18"/>
          <w:lang w:val="en-US" w:eastAsia="zh-CN"/>
        </w:rPr>
      </w:pPr>
      <w:ins w:id="483" w:author="不要说话" w:date="2026-03-25T11:23:13Z">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ins>
    </w:p>
    <w:p w14:paraId="397AA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84" w:author="不要说话" w:date="2026-03-25T11:23:13Z"/>
          <w:rFonts w:hint="eastAsia" w:ascii="仿宋" w:hAnsi="仿宋" w:eastAsia="仿宋" w:cs="仿宋"/>
          <w:sz w:val="24"/>
          <w:szCs w:val="18"/>
          <w:lang w:val="en-US" w:eastAsia="zh-CN"/>
        </w:rPr>
      </w:pPr>
      <w:ins w:id="485" w:author="不要说话" w:date="2026-03-25T11:23:13Z">
        <w:r>
          <w:rPr>
            <w:rFonts w:hint="eastAsia" w:ascii="仿宋" w:hAnsi="仿宋" w:eastAsia="仿宋" w:cs="仿宋"/>
            <w:sz w:val="24"/>
            <w:szCs w:val="18"/>
            <w:lang w:val="en-US" w:eastAsia="zh-CN"/>
          </w:rPr>
          <w:t>① 核心接口响应时间 P95≤1.5秒；</w:t>
        </w:r>
      </w:ins>
    </w:p>
    <w:p w14:paraId="7B313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86" w:author="不要说话" w:date="2026-03-25T11:23:13Z"/>
          <w:rFonts w:hint="eastAsia" w:ascii="仿宋" w:hAnsi="仿宋" w:eastAsia="仿宋" w:cs="仿宋"/>
          <w:sz w:val="24"/>
          <w:szCs w:val="18"/>
          <w:lang w:val="en-US" w:eastAsia="zh-CN"/>
        </w:rPr>
      </w:pPr>
      <w:ins w:id="487" w:author="不要说话" w:date="2026-03-25T11:23:13Z">
        <w:r>
          <w:rPr>
            <w:rFonts w:hint="eastAsia" w:ascii="仿宋" w:hAnsi="仿宋" w:eastAsia="仿宋" w:cs="仿宋"/>
            <w:sz w:val="24"/>
            <w:szCs w:val="18"/>
            <w:lang w:val="en-US" w:eastAsia="zh-CN"/>
          </w:rPr>
          <w:t>② 复杂查询、导入导出等大数据量操作响应时间或处理时长应符合双方确认的</w:t>
        </w:r>
      </w:ins>
    </w:p>
    <w:p w14:paraId="401E6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488" w:author="不要说话" w:date="2026-03-25T11:23:13Z"/>
          <w:rFonts w:hint="eastAsia" w:ascii="仿宋" w:hAnsi="仿宋" w:eastAsia="仿宋" w:cs="仿宋"/>
          <w:sz w:val="24"/>
          <w:szCs w:val="18"/>
          <w:lang w:val="en-US" w:eastAsia="zh-CN"/>
        </w:rPr>
      </w:pPr>
      <w:ins w:id="489" w:author="不要说话" w:date="2026-03-25T11:23:13Z">
        <w:r>
          <w:rPr>
            <w:rFonts w:hint="eastAsia" w:ascii="仿宋" w:hAnsi="仿宋" w:eastAsia="仿宋" w:cs="仿宋"/>
            <w:sz w:val="24"/>
            <w:szCs w:val="18"/>
            <w:lang w:val="en-US" w:eastAsia="zh-CN"/>
          </w:rPr>
          <w:t>专项性能标准；</w:t>
        </w:r>
      </w:ins>
    </w:p>
    <w:p w14:paraId="0479F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90" w:author="不要说话" w:date="2026-03-25T11:23:13Z"/>
          <w:rFonts w:hint="eastAsia" w:ascii="仿宋" w:hAnsi="仿宋" w:eastAsia="仿宋" w:cs="仿宋"/>
          <w:sz w:val="24"/>
          <w:szCs w:val="18"/>
          <w:lang w:val="en-US" w:eastAsia="zh-CN"/>
        </w:rPr>
      </w:pPr>
      <w:ins w:id="491" w:author="不要说话" w:date="2026-03-25T11:23:13Z">
        <w:r>
          <w:rPr>
            <w:rFonts w:hint="eastAsia" w:ascii="仿宋" w:hAnsi="仿宋" w:eastAsia="仿宋" w:cs="仿宋"/>
            <w:sz w:val="24"/>
            <w:szCs w:val="18"/>
            <w:lang w:val="en-US" w:eastAsia="zh-CN"/>
          </w:rPr>
          <w:t>③ 不得出现因系统设计、程序缺陷或资源调度不合理导致的大面积卡顿、请求</w:t>
        </w:r>
      </w:ins>
    </w:p>
    <w:p w14:paraId="185C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492" w:author="不要说话" w:date="2026-03-25T11:23:13Z"/>
          <w:rFonts w:hint="eastAsia" w:ascii="仿宋" w:hAnsi="仿宋" w:eastAsia="仿宋" w:cs="仿宋"/>
          <w:sz w:val="24"/>
          <w:szCs w:val="18"/>
          <w:lang w:val="en-US" w:eastAsia="zh-CN"/>
        </w:rPr>
      </w:pPr>
      <w:ins w:id="493" w:author="不要说话" w:date="2026-03-25T11:23:13Z">
        <w:r>
          <w:rPr>
            <w:rFonts w:hint="eastAsia" w:ascii="仿宋" w:hAnsi="仿宋" w:eastAsia="仿宋" w:cs="仿宋"/>
            <w:sz w:val="24"/>
            <w:szCs w:val="18"/>
            <w:lang w:val="en-US" w:eastAsia="zh-CN"/>
          </w:rPr>
          <w:t>阻塞、异常超时或服务不可用。</w:t>
        </w:r>
      </w:ins>
    </w:p>
    <w:p w14:paraId="41175E8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94" w:author="不要说话" w:date="2026-03-25T11:23:13Z"/>
          <w:rFonts w:hint="eastAsia" w:ascii="仿宋" w:hAnsi="仿宋" w:eastAsia="仿宋" w:cs="仿宋"/>
          <w:sz w:val="24"/>
          <w:szCs w:val="18"/>
          <w:lang w:val="en-US" w:eastAsia="zh-CN"/>
        </w:rPr>
      </w:pPr>
      <w:ins w:id="495" w:author="不要说话" w:date="2026-03-25T11:23:13Z">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ins>
    </w:p>
    <w:p w14:paraId="241BB1C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96" w:author="不要说话" w:date="2026-03-25T11:23:13Z"/>
          <w:rFonts w:hint="eastAsia" w:ascii="仿宋" w:hAnsi="仿宋" w:eastAsia="仿宋" w:cs="仿宋"/>
          <w:sz w:val="24"/>
          <w:szCs w:val="18"/>
          <w:lang w:val="en-US" w:eastAsia="zh-CN"/>
        </w:rPr>
      </w:pPr>
      <w:ins w:id="497" w:author="不要说话" w:date="2026-03-25T11:23:13Z">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ins>
    </w:p>
    <w:p w14:paraId="723881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98" w:author="不要说话" w:date="2026-03-25T11:23:13Z"/>
          <w:rFonts w:hint="eastAsia" w:ascii="仿宋" w:hAnsi="仿宋" w:eastAsia="仿宋" w:cs="仿宋"/>
          <w:sz w:val="24"/>
          <w:szCs w:val="18"/>
          <w:lang w:val="en-US" w:eastAsia="zh-CN"/>
        </w:rPr>
      </w:pPr>
      <w:ins w:id="499" w:author="不要说话" w:date="2026-03-25T11:23:13Z">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ins>
    </w:p>
    <w:p w14:paraId="0026B60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500" w:author="不要说话" w:date="2026-03-25T11:23:13Z"/>
          <w:rFonts w:hint="eastAsia" w:ascii="仿宋" w:hAnsi="仿宋" w:eastAsia="仿宋" w:cs="仿宋"/>
          <w:sz w:val="24"/>
          <w:szCs w:val="18"/>
          <w:lang w:val="en-US" w:eastAsia="zh-CN"/>
        </w:rPr>
      </w:pPr>
      <w:ins w:id="501" w:author="不要说话" w:date="2026-03-25T11:23:13Z">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56B20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ins w:id="502" w:author="不要说话" w:date="2026-02-24T10:40:16Z"/>
          <w:rFonts w:hint="eastAsia" w:ascii="仿宋" w:hAnsi="仿宋" w:eastAsia="仿宋" w:cs="仿宋"/>
          <w:sz w:val="24"/>
          <w:szCs w:val="18"/>
          <w:lang w:val="en-US" w:eastAsia="zh-CN"/>
        </w:rPr>
      </w:pPr>
    </w:p>
    <w:p w14:paraId="5A38D7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503" w:author="不要说话" w:date="2026-02-24T10:40:16Z"/>
          <w:rFonts w:hint="eastAsia" w:ascii="仿宋" w:hAnsi="仿宋" w:eastAsia="仿宋" w:cs="仿宋"/>
          <w:b/>
          <w:bCs/>
          <w:spacing w:val="-7"/>
          <w:kern w:val="2"/>
          <w:sz w:val="24"/>
          <w:szCs w:val="24"/>
          <w:lang w:val="en-US" w:eastAsia="zh-CN" w:bidi="ar-SA"/>
        </w:rPr>
      </w:pPr>
      <w:ins w:id="504" w:author="不要说话" w:date="2026-02-24T10:40:16Z">
        <w:r>
          <w:rPr>
            <w:rFonts w:hint="eastAsia" w:ascii="仿宋" w:hAnsi="仿宋" w:eastAsia="仿宋" w:cs="仿宋"/>
            <w:b/>
            <w:bCs/>
            <w:spacing w:val="-7"/>
            <w:kern w:val="2"/>
            <w:sz w:val="24"/>
            <w:szCs w:val="24"/>
            <w:lang w:val="en-US" w:eastAsia="zh-CN" w:bidi="ar-SA"/>
          </w:rPr>
          <w:t>技术架构要求</w:t>
        </w:r>
      </w:ins>
    </w:p>
    <w:p w14:paraId="570128AD">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505" w:author="不要说话" w:date="2026-02-24T10:40:16Z"/>
          <w:rFonts w:hint="eastAsia" w:ascii="仿宋" w:hAnsi="仿宋" w:eastAsia="仿宋" w:cs="仿宋"/>
          <w:sz w:val="24"/>
          <w:szCs w:val="18"/>
          <w:lang w:val="en-US" w:eastAsia="zh-CN"/>
        </w:rPr>
      </w:pPr>
      <w:ins w:id="506" w:author="不要说话" w:date="2026-02-24T10:40:16Z">
        <w:r>
          <w:rPr>
            <w:rFonts w:hint="eastAsia" w:ascii="仿宋" w:hAnsi="仿宋" w:eastAsia="仿宋" w:cs="仿宋"/>
            <w:sz w:val="24"/>
            <w:szCs w:val="18"/>
            <w:lang w:val="en-US" w:eastAsia="zh-CN"/>
          </w:rPr>
          <w:t>基于JeecgBoot框架构建，架构设计合理、服务分层清晰，具备良好的扩展性、可维护性与稳定性。</w:t>
        </w:r>
      </w:ins>
    </w:p>
    <w:p w14:paraId="409C5310">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507" w:author="不要说话" w:date="2026-02-24T10:40:16Z"/>
          <w:rFonts w:hint="eastAsia" w:ascii="仿宋" w:hAnsi="仿宋" w:eastAsia="仿宋" w:cs="仿宋"/>
          <w:sz w:val="24"/>
          <w:szCs w:val="18"/>
          <w:lang w:val="en-US" w:eastAsia="zh-CN"/>
        </w:rPr>
      </w:pPr>
      <w:ins w:id="508" w:author="不要说话" w:date="2026-02-24T10:40:16Z">
        <w:r>
          <w:rPr>
            <w:rFonts w:hint="eastAsia" w:ascii="仿宋" w:hAnsi="仿宋" w:eastAsia="仿宋" w:cs="仿宋"/>
            <w:sz w:val="24"/>
            <w:szCs w:val="18"/>
            <w:lang w:val="en-US" w:eastAsia="zh-CN"/>
          </w:rPr>
          <w:t>后端采用Java语言开发，代码遵循行业通用开发规范；数据库采用MySQL 8.0，支持事务、索引优化及数据安全存储。</w:t>
        </w:r>
      </w:ins>
    </w:p>
    <w:p w14:paraId="018902B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509" w:author="不要说话" w:date="2026-02-24T10:40:16Z"/>
          <w:rFonts w:hint="eastAsia" w:ascii="仿宋" w:hAnsi="仿宋" w:eastAsia="仿宋" w:cs="仿宋"/>
          <w:sz w:val="24"/>
          <w:szCs w:val="18"/>
          <w:lang w:val="en-US" w:eastAsia="zh-CN"/>
        </w:rPr>
      </w:pPr>
      <w:ins w:id="510" w:author="不要说话" w:date="2026-02-24T10:40:16Z">
        <w:r>
          <w:rPr>
            <w:rFonts w:hint="eastAsia" w:ascii="仿宋" w:hAnsi="仿宋" w:eastAsia="仿宋" w:cs="仿宋"/>
            <w:sz w:val="24"/>
            <w:szCs w:val="18"/>
            <w:lang w:val="en-US" w:eastAsia="zh-CN"/>
          </w:rPr>
          <w:t>前端采用Vue.js框架开发，界面交互流畅、体验友好；前后端通过标准 Restful API进行数据交互，接口规范统一、文档完整。</w:t>
        </w:r>
      </w:ins>
    </w:p>
    <w:p w14:paraId="6CAE7FF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511" w:author="不要说话" w:date="2026-02-24T10:40:16Z"/>
          <w:rFonts w:hint="eastAsia" w:ascii="仿宋" w:hAnsi="仿宋" w:eastAsia="仿宋" w:cs="仿宋"/>
          <w:sz w:val="24"/>
          <w:szCs w:val="18"/>
          <w:lang w:val="en-US" w:eastAsia="zh-CN"/>
        </w:rPr>
      </w:pPr>
      <w:ins w:id="512" w:author="不要说话" w:date="2026-02-24T10:40:16Z">
        <w:r>
          <w:rPr>
            <w:rFonts w:hint="eastAsia" w:ascii="仿宋" w:hAnsi="仿宋" w:eastAsia="仿宋" w:cs="仿宋"/>
            <w:sz w:val="24"/>
            <w:szCs w:val="18"/>
            <w:lang w:val="en-US" w:eastAsia="zh-CN"/>
          </w:rPr>
          <w:t>App 端采用UniApp开发，实现跨平台兼容，功能、交互与 PC 端保持一致，满足移动端使用需求。</w:t>
        </w:r>
      </w:ins>
    </w:p>
    <w:p w14:paraId="75CDF4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513" w:author="不要说话" w:date="2026-02-24T10:40:16Z"/>
          <w:rFonts w:hint="eastAsia" w:ascii="仿宋" w:hAnsi="仿宋" w:eastAsia="仿宋" w:cs="仿宋"/>
          <w:b/>
          <w:bCs/>
          <w:spacing w:val="-7"/>
          <w:kern w:val="2"/>
          <w:sz w:val="24"/>
          <w:szCs w:val="24"/>
          <w:lang w:val="en-US" w:eastAsia="zh-CN" w:bidi="ar-SA"/>
        </w:rPr>
      </w:pPr>
      <w:ins w:id="514" w:author="不要说话" w:date="2026-02-24T10:40:16Z">
        <w:r>
          <w:rPr>
            <w:rFonts w:hint="eastAsia" w:ascii="仿宋" w:hAnsi="仿宋" w:eastAsia="仿宋" w:cs="仿宋"/>
            <w:b/>
            <w:bCs/>
            <w:spacing w:val="-7"/>
            <w:kern w:val="2"/>
            <w:sz w:val="24"/>
            <w:szCs w:val="24"/>
            <w:lang w:val="en-US" w:eastAsia="zh-CN" w:bidi="ar-SA"/>
          </w:rPr>
          <w:t>质量与验收要求</w:t>
        </w:r>
      </w:ins>
    </w:p>
    <w:p w14:paraId="1982A68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515" w:author="不要说话" w:date="2026-03-25T11:23:56Z"/>
          <w:rFonts w:hint="eastAsia" w:ascii="仿宋" w:hAnsi="仿宋" w:eastAsia="仿宋" w:cs="仿宋"/>
          <w:sz w:val="24"/>
          <w:szCs w:val="18"/>
          <w:lang w:val="en-US" w:eastAsia="zh-CN"/>
        </w:rPr>
      </w:pPr>
      <w:ins w:id="516" w:author="不要说话" w:date="2026-03-25T11:23:56Z">
        <w:r>
          <w:rPr>
            <w:rFonts w:hint="eastAsia" w:ascii="仿宋" w:hAnsi="仿宋" w:eastAsia="仿宋" w:cs="仿宋"/>
            <w:sz w:val="24"/>
            <w:szCs w:val="18"/>
            <w:lang w:val="en-US" w:eastAsia="zh-CN"/>
          </w:rPr>
          <w:t>（1）交付文档标准</w:t>
        </w:r>
      </w:ins>
    </w:p>
    <w:p w14:paraId="42A69F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17" w:author="不要说话" w:date="2026-03-25T11:23:56Z"/>
          <w:rFonts w:hint="eastAsia" w:ascii="仿宋" w:hAnsi="仿宋" w:eastAsia="仿宋" w:cs="仿宋"/>
          <w:sz w:val="24"/>
          <w:szCs w:val="18"/>
          <w:lang w:val="en-US" w:eastAsia="zh-CN"/>
        </w:rPr>
      </w:pPr>
      <w:ins w:id="518" w:author="不要说话" w:date="2026-03-25T11:23:56Z">
        <w:r>
          <w:rPr>
            <w:rFonts w:hint="eastAsia" w:ascii="仿宋" w:hAnsi="仿宋" w:eastAsia="仿宋" w:cs="仿宋"/>
            <w:sz w:val="24"/>
            <w:szCs w:val="18"/>
            <w:lang w:val="en-US" w:eastAsia="zh-CN"/>
          </w:rPr>
          <w:t>①用户使用手册：应完整覆盖系统全部功能模块、业务场景、操作步骤、权限说</w:t>
        </w:r>
      </w:ins>
    </w:p>
    <w:p w14:paraId="2987E5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19" w:author="不要说话" w:date="2026-03-25T11:23:56Z"/>
          <w:rFonts w:hint="eastAsia" w:ascii="仿宋" w:hAnsi="仿宋" w:eastAsia="仿宋" w:cs="仿宋"/>
          <w:sz w:val="24"/>
          <w:szCs w:val="18"/>
          <w:lang w:val="en-US" w:eastAsia="zh-CN"/>
        </w:rPr>
      </w:pPr>
      <w:ins w:id="520" w:author="不要说话" w:date="2026-03-25T11:23:56Z">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ins>
    </w:p>
    <w:p w14:paraId="7ECFA0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21" w:author="不要说话" w:date="2026-03-25T11:23:56Z"/>
          <w:rFonts w:hint="eastAsia" w:ascii="仿宋" w:hAnsi="仿宋" w:eastAsia="仿宋" w:cs="仿宋"/>
          <w:sz w:val="24"/>
          <w:szCs w:val="18"/>
          <w:lang w:val="en-US" w:eastAsia="zh-CN"/>
        </w:rPr>
      </w:pPr>
      <w:ins w:id="522" w:author="不要说话" w:date="2026-03-25T11:23:56Z">
        <w:r>
          <w:rPr>
            <w:rFonts w:hint="eastAsia" w:ascii="仿宋" w:hAnsi="仿宋" w:eastAsia="仿宋" w:cs="仿宋"/>
            <w:sz w:val="24"/>
            <w:szCs w:val="18"/>
            <w:lang w:val="en-US" w:eastAsia="zh-CN"/>
          </w:rPr>
          <w:t>②测试验收报告：应覆盖黑盒测试、白盒测试、集成测试、功能测试、性能测试、</w:t>
        </w:r>
      </w:ins>
    </w:p>
    <w:p w14:paraId="37B8268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23" w:author="不要说话" w:date="2026-03-25T11:23:56Z"/>
          <w:rFonts w:hint="eastAsia" w:ascii="仿宋" w:hAnsi="仿宋" w:eastAsia="仿宋" w:cs="仿宋"/>
          <w:sz w:val="24"/>
          <w:szCs w:val="18"/>
          <w:lang w:val="en-US" w:eastAsia="zh-CN"/>
        </w:rPr>
      </w:pPr>
      <w:ins w:id="524" w:author="不要说话" w:date="2026-03-25T11:23:56Z">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ins>
    </w:p>
    <w:p w14:paraId="7AEEDFC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25" w:author="不要说话" w:date="2026-03-25T11:23:56Z"/>
          <w:rFonts w:hint="eastAsia" w:ascii="仿宋" w:hAnsi="仿宋" w:eastAsia="仿宋" w:cs="仿宋"/>
          <w:sz w:val="24"/>
          <w:szCs w:val="18"/>
          <w:lang w:val="en-US" w:eastAsia="zh-CN"/>
        </w:rPr>
      </w:pPr>
      <w:ins w:id="526" w:author="不要说话" w:date="2026-03-25T11:23:56Z">
        <w:r>
          <w:rPr>
            <w:rFonts w:hint="eastAsia" w:ascii="仿宋" w:hAnsi="仿宋" w:eastAsia="仿宋" w:cs="仿宋"/>
            <w:sz w:val="24"/>
            <w:szCs w:val="18"/>
            <w:lang w:val="en-US" w:eastAsia="zh-CN"/>
          </w:rPr>
          <w:t>③源代码：乙方应交付项目完整、可编译、可部署、可运行的全量源代码，包括</w:t>
        </w:r>
      </w:ins>
    </w:p>
    <w:p w14:paraId="5BD9989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27" w:author="不要说话" w:date="2026-03-25T11:23:56Z"/>
          <w:rFonts w:hint="eastAsia" w:ascii="仿宋" w:hAnsi="仿宋" w:eastAsia="仿宋" w:cs="仿宋"/>
          <w:sz w:val="24"/>
          <w:szCs w:val="18"/>
          <w:lang w:val="en-US" w:eastAsia="zh-CN"/>
        </w:rPr>
      </w:pPr>
      <w:ins w:id="528" w:author="不要说话" w:date="2026-03-25T11:23:56Z">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608D67D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29" w:author="不要说话" w:date="2026-03-25T11:23:56Z"/>
          <w:rFonts w:hint="eastAsia" w:ascii="仿宋" w:hAnsi="仿宋" w:eastAsia="仿宋" w:cs="仿宋"/>
          <w:sz w:val="24"/>
          <w:szCs w:val="18"/>
          <w:lang w:val="en-US" w:eastAsia="zh-CN"/>
        </w:rPr>
      </w:pPr>
      <w:ins w:id="530" w:author="不要说话" w:date="2026-03-25T11:23:56Z">
        <w:r>
          <w:rPr>
            <w:rFonts w:hint="eastAsia" w:ascii="仿宋" w:hAnsi="仿宋" w:eastAsia="仿宋" w:cs="仿宋"/>
            <w:sz w:val="24"/>
            <w:szCs w:val="18"/>
            <w:lang w:val="en-US" w:eastAsia="zh-CN"/>
          </w:rPr>
          <w:t>④运维手册:应详细说明系统部署环境、软硬件配置要求、安装部署步骤、参数配</w:t>
        </w:r>
      </w:ins>
    </w:p>
    <w:p w14:paraId="2BCF64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31" w:author="不要说话" w:date="2026-03-25T11:23:56Z"/>
          <w:rFonts w:hint="eastAsia" w:ascii="仿宋" w:hAnsi="仿宋" w:eastAsia="仿宋" w:cs="仿宋"/>
          <w:sz w:val="24"/>
          <w:szCs w:val="18"/>
          <w:lang w:val="en-US" w:eastAsia="zh-CN"/>
        </w:rPr>
      </w:pPr>
      <w:ins w:id="532" w:author="不要说话" w:date="2026-03-25T11:23:56Z">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ins>
    </w:p>
    <w:p w14:paraId="2C8435B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33" w:author="不要说话" w:date="2026-03-25T11:23:56Z"/>
          <w:rFonts w:hint="eastAsia" w:ascii="仿宋" w:hAnsi="仿宋" w:eastAsia="仿宋" w:cs="仿宋"/>
          <w:sz w:val="24"/>
          <w:szCs w:val="18"/>
          <w:lang w:val="en-US" w:eastAsia="zh-CN"/>
        </w:rPr>
      </w:pPr>
      <w:ins w:id="534" w:author="不要说话" w:date="2026-03-25T11:23:56Z">
        <w:r>
          <w:rPr>
            <w:rFonts w:hint="eastAsia" w:ascii="仿宋" w:hAnsi="仿宋" w:eastAsia="仿宋" w:cs="仿宋"/>
            <w:sz w:val="24"/>
            <w:szCs w:val="18"/>
            <w:lang w:val="en-US" w:eastAsia="zh-CN"/>
          </w:rPr>
          <w:t>⑤开源组件及第三方依赖清单：应列明组件名称、版本号、用途、授权协议类型、</w:t>
        </w:r>
      </w:ins>
    </w:p>
    <w:p w14:paraId="15B59EF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35" w:author="不要说话" w:date="2026-03-25T11:23:56Z"/>
          <w:rFonts w:hint="eastAsia" w:ascii="仿宋" w:hAnsi="仿宋" w:eastAsia="仿宋" w:cs="仿宋"/>
          <w:sz w:val="24"/>
          <w:szCs w:val="18"/>
          <w:lang w:val="en-US" w:eastAsia="zh-CN"/>
        </w:rPr>
      </w:pPr>
      <w:ins w:id="536" w:author="不要说话" w:date="2026-03-25T11:23:56Z">
        <w:r>
          <w:rPr>
            <w:rFonts w:hint="eastAsia" w:ascii="仿宋" w:hAnsi="仿宋" w:eastAsia="仿宋" w:cs="仿宋"/>
            <w:sz w:val="24"/>
            <w:szCs w:val="18"/>
            <w:lang w:val="en-US" w:eastAsia="zh-CN"/>
          </w:rPr>
          <w:t>商用合规说明及相关授权文件。</w:t>
        </w:r>
      </w:ins>
    </w:p>
    <w:p w14:paraId="559DA54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37" w:author="不要说话" w:date="2026-03-25T11:23:56Z"/>
          <w:rFonts w:hint="eastAsia" w:ascii="仿宋" w:hAnsi="仿宋" w:eastAsia="仿宋" w:cs="仿宋"/>
          <w:sz w:val="24"/>
          <w:szCs w:val="18"/>
          <w:lang w:val="en-US" w:eastAsia="zh-CN"/>
        </w:rPr>
      </w:pPr>
      <w:ins w:id="538" w:author="不要说话" w:date="2026-03-25T11:23:56Z">
        <w:r>
          <w:rPr>
            <w:rFonts w:hint="eastAsia" w:ascii="仿宋" w:hAnsi="仿宋" w:eastAsia="仿宋" w:cs="仿宋"/>
            <w:sz w:val="24"/>
            <w:szCs w:val="18"/>
            <w:lang w:val="en-US" w:eastAsia="zh-CN"/>
          </w:rPr>
          <w:t>（2）验收前置条件</w:t>
        </w:r>
      </w:ins>
    </w:p>
    <w:p w14:paraId="26FC84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39" w:author="不要说话" w:date="2026-03-25T11:23:56Z"/>
          <w:rFonts w:hint="eastAsia" w:ascii="仿宋" w:hAnsi="仿宋" w:eastAsia="仿宋" w:cs="仿宋"/>
          <w:sz w:val="24"/>
          <w:szCs w:val="18"/>
          <w:lang w:val="en-US" w:eastAsia="zh-CN"/>
        </w:rPr>
      </w:pPr>
      <w:ins w:id="540" w:author="不要说话" w:date="2026-03-25T11:23:56Z">
        <w:r>
          <w:rPr>
            <w:rFonts w:hint="eastAsia" w:ascii="仿宋" w:hAnsi="仿宋" w:eastAsia="仿宋" w:cs="仿宋"/>
            <w:sz w:val="24"/>
            <w:szCs w:val="18"/>
            <w:lang w:val="en-US" w:eastAsia="zh-CN"/>
          </w:rPr>
          <w:t>①乙方应按约定完整提交全部系统成果及交付文档。交付物不完整、文档与系统</w:t>
        </w:r>
      </w:ins>
    </w:p>
    <w:p w14:paraId="42E7CF1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41" w:author="不要说话" w:date="2026-03-25T11:23:56Z"/>
          <w:rFonts w:hint="eastAsia" w:ascii="仿宋" w:hAnsi="仿宋" w:eastAsia="仿宋" w:cs="仿宋"/>
          <w:sz w:val="24"/>
          <w:szCs w:val="18"/>
          <w:lang w:val="en-US" w:eastAsia="zh-CN"/>
        </w:rPr>
      </w:pPr>
      <w:ins w:id="542" w:author="不要说话" w:date="2026-03-25T11:23:56Z">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ins>
    </w:p>
    <w:p w14:paraId="6E6F7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43" w:author="不要说话" w:date="2026-03-25T11:23:56Z"/>
          <w:rFonts w:hint="eastAsia" w:ascii="仿宋" w:hAnsi="仿宋" w:eastAsia="仿宋" w:cs="仿宋"/>
          <w:sz w:val="24"/>
          <w:szCs w:val="18"/>
          <w:lang w:val="en-US" w:eastAsia="zh-CN"/>
        </w:rPr>
      </w:pPr>
      <w:ins w:id="544" w:author="不要说话" w:date="2026-03-25T11:23:56Z">
        <w:r>
          <w:rPr>
            <w:rFonts w:hint="eastAsia" w:ascii="仿宋" w:hAnsi="仿宋" w:eastAsia="仿宋" w:cs="仿宋"/>
            <w:sz w:val="24"/>
            <w:szCs w:val="18"/>
            <w:lang w:val="en-US" w:eastAsia="zh-CN"/>
          </w:rPr>
          <w:t>（3）验收测试标准</w:t>
        </w:r>
      </w:ins>
    </w:p>
    <w:p w14:paraId="313991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45" w:author="不要说话" w:date="2026-03-25T11:23:56Z"/>
          <w:rFonts w:hint="eastAsia" w:ascii="仿宋" w:hAnsi="仿宋" w:eastAsia="仿宋" w:cs="仿宋"/>
          <w:sz w:val="24"/>
          <w:szCs w:val="18"/>
          <w:lang w:val="en-US" w:eastAsia="zh-CN"/>
        </w:rPr>
      </w:pPr>
      <w:ins w:id="546" w:author="不要说话" w:date="2026-03-25T11:23:56Z">
        <w:r>
          <w:rPr>
            <w:rFonts w:hint="eastAsia" w:ascii="仿宋" w:hAnsi="仿宋" w:eastAsia="仿宋" w:cs="仿宋"/>
            <w:sz w:val="24"/>
            <w:szCs w:val="18"/>
            <w:lang w:val="en-US" w:eastAsia="zh-CN"/>
          </w:rPr>
          <w:t>①功能测试：测试用例执行率应达到100%，通过率不低于95%；致命缺陷、严重</w:t>
        </w:r>
      </w:ins>
    </w:p>
    <w:p w14:paraId="7A8DAE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47" w:author="不要说话" w:date="2026-03-25T11:23:56Z"/>
          <w:rFonts w:hint="eastAsia" w:ascii="仿宋" w:hAnsi="仿宋" w:eastAsia="仿宋" w:cs="仿宋"/>
          <w:sz w:val="24"/>
          <w:szCs w:val="18"/>
          <w:lang w:val="en-US" w:eastAsia="zh-CN"/>
        </w:rPr>
      </w:pPr>
      <w:ins w:id="548" w:author="不要说话" w:date="2026-03-25T11:23:56Z">
        <w:r>
          <w:rPr>
            <w:rFonts w:hint="eastAsia" w:ascii="仿宋" w:hAnsi="仿宋" w:eastAsia="仿宋" w:cs="仿宋"/>
            <w:sz w:val="24"/>
            <w:szCs w:val="18"/>
            <w:lang w:val="en-US" w:eastAsia="zh-CN"/>
          </w:rPr>
          <w:t>缺陷必须100%修复，关键业务流程不得存在逻辑错误、功能异常或数据错误。</w:t>
        </w:r>
      </w:ins>
    </w:p>
    <w:p w14:paraId="1C35802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49" w:author="不要说话" w:date="2026-03-25T11:23:56Z"/>
          <w:rFonts w:hint="eastAsia" w:ascii="仿宋" w:hAnsi="仿宋" w:eastAsia="仿宋" w:cs="仿宋"/>
          <w:sz w:val="24"/>
          <w:szCs w:val="18"/>
          <w:lang w:val="en-US" w:eastAsia="zh-CN"/>
        </w:rPr>
      </w:pPr>
      <w:ins w:id="550" w:author="不要说话" w:date="2026-03-25T11:23:56Z">
        <w:r>
          <w:rPr>
            <w:rFonts w:hint="eastAsia" w:ascii="仿宋" w:hAnsi="仿宋" w:eastAsia="仿宋" w:cs="仿宋"/>
            <w:sz w:val="24"/>
            <w:szCs w:val="18"/>
            <w:lang w:val="en-US" w:eastAsia="zh-CN"/>
          </w:rPr>
          <w:t>②性能测试：系统响应时间、并发用户数、吞吐能力、稳定性等指标须满足本文</w:t>
        </w:r>
      </w:ins>
    </w:p>
    <w:p w14:paraId="3A20FF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51" w:author="不要说话" w:date="2026-03-25T11:23:56Z"/>
          <w:rFonts w:hint="eastAsia" w:ascii="仿宋" w:hAnsi="仿宋" w:eastAsia="仿宋" w:cs="仿宋"/>
          <w:sz w:val="24"/>
          <w:szCs w:val="18"/>
          <w:lang w:val="en-US" w:eastAsia="zh-CN"/>
        </w:rPr>
      </w:pPr>
      <w:ins w:id="552" w:author="不要说话" w:date="2026-03-25T11:23:56Z">
        <w:r>
          <w:rPr>
            <w:rFonts w:hint="eastAsia" w:ascii="仿宋" w:hAnsi="仿宋" w:eastAsia="仿宋" w:cs="仿宋"/>
            <w:sz w:val="24"/>
            <w:szCs w:val="18"/>
            <w:lang w:val="en-US" w:eastAsia="zh-CN"/>
          </w:rPr>
          <w:t>件、招标文件及合同约定标准，未达标的视为验收不通过。</w:t>
        </w:r>
      </w:ins>
    </w:p>
    <w:p w14:paraId="0EA2BB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53" w:author="不要说话" w:date="2026-03-25T11:23:56Z"/>
          <w:rFonts w:hint="eastAsia" w:ascii="仿宋" w:hAnsi="仿宋" w:eastAsia="仿宋" w:cs="仿宋"/>
          <w:sz w:val="24"/>
          <w:szCs w:val="18"/>
          <w:lang w:val="en-US" w:eastAsia="zh-CN"/>
        </w:rPr>
      </w:pPr>
      <w:ins w:id="554" w:author="不要说话" w:date="2026-03-25T11:23:56Z">
        <w:r>
          <w:rPr>
            <w:rFonts w:hint="eastAsia" w:ascii="仿宋" w:hAnsi="仿宋" w:eastAsia="仿宋" w:cs="仿宋"/>
            <w:sz w:val="24"/>
            <w:szCs w:val="18"/>
            <w:lang w:val="en-US" w:eastAsia="zh-CN"/>
          </w:rPr>
          <w:t>③安全测试：系统应通过专业安全扫描、漏洞扫描及必要的渗透测试，不得存在</w:t>
        </w:r>
      </w:ins>
    </w:p>
    <w:p w14:paraId="6FC51AB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55" w:author="不要说话" w:date="2026-03-25T11:23:56Z"/>
          <w:rFonts w:hint="eastAsia" w:ascii="仿宋" w:hAnsi="仿宋" w:eastAsia="仿宋" w:cs="仿宋"/>
          <w:sz w:val="24"/>
          <w:szCs w:val="18"/>
          <w:lang w:val="en-US" w:eastAsia="zh-CN"/>
        </w:rPr>
      </w:pPr>
      <w:ins w:id="556" w:author="不要说话" w:date="2026-03-25T11:23:56Z">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ins>
    </w:p>
    <w:p w14:paraId="09967C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57" w:author="不要说话" w:date="2026-03-25T11:23:56Z"/>
          <w:rFonts w:hint="eastAsia" w:ascii="仿宋" w:hAnsi="仿宋" w:eastAsia="仿宋" w:cs="仿宋"/>
          <w:sz w:val="24"/>
          <w:szCs w:val="18"/>
          <w:lang w:val="en-US" w:eastAsia="zh-CN"/>
        </w:rPr>
      </w:pPr>
      <w:ins w:id="558" w:author="不要说话" w:date="2026-03-25T11:23:56Z">
        <w:r>
          <w:rPr>
            <w:rFonts w:hint="eastAsia" w:ascii="仿宋" w:hAnsi="仿宋" w:eastAsia="仿宋" w:cs="仿宋"/>
            <w:sz w:val="24"/>
            <w:szCs w:val="18"/>
            <w:lang w:val="en-US" w:eastAsia="zh-CN"/>
          </w:rPr>
          <w:t>④兼容性测试：PC 端应兼容 Chrome、Edge、Firefox 及基于 Chromium 内核的</w:t>
        </w:r>
      </w:ins>
    </w:p>
    <w:p w14:paraId="41DE89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59" w:author="不要说话" w:date="2026-03-25T11:23:56Z"/>
          <w:rFonts w:hint="eastAsia" w:ascii="仿宋" w:hAnsi="仿宋" w:eastAsia="仿宋" w:cs="仿宋"/>
          <w:sz w:val="24"/>
          <w:szCs w:val="18"/>
          <w:lang w:val="en-US" w:eastAsia="zh-CN"/>
        </w:rPr>
      </w:pPr>
      <w:ins w:id="560" w:author="不要说话" w:date="2026-03-25T11:23:56Z">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ins>
    </w:p>
    <w:p w14:paraId="78DBF7B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61" w:author="不要说话" w:date="2026-03-25T11:23:56Z"/>
          <w:rFonts w:hint="eastAsia" w:ascii="仿宋" w:hAnsi="仿宋" w:eastAsia="仿宋" w:cs="仿宋"/>
          <w:sz w:val="24"/>
          <w:szCs w:val="18"/>
          <w:lang w:val="en-US" w:eastAsia="zh-CN"/>
        </w:rPr>
      </w:pPr>
      <w:ins w:id="562" w:author="不要说话" w:date="2026-03-25T11:23:56Z">
        <w:r>
          <w:rPr>
            <w:rFonts w:hint="eastAsia" w:ascii="仿宋" w:hAnsi="仿宋" w:eastAsia="仿宋" w:cs="仿宋"/>
            <w:sz w:val="24"/>
            <w:szCs w:val="18"/>
            <w:lang w:val="en-US" w:eastAsia="zh-CN"/>
          </w:rPr>
          <w:t>⑤文档一致性核验：交付文档、接口文档、系统实际功能、部署环境配置应保持</w:t>
        </w:r>
      </w:ins>
    </w:p>
    <w:p w14:paraId="57117D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63" w:author="不要说话" w:date="2026-03-25T11:23:56Z"/>
          <w:rFonts w:hint="eastAsia" w:ascii="仿宋" w:hAnsi="仿宋" w:eastAsia="仿宋" w:cs="仿宋"/>
          <w:sz w:val="24"/>
          <w:szCs w:val="18"/>
          <w:lang w:val="en-US" w:eastAsia="zh-CN"/>
        </w:rPr>
      </w:pPr>
      <w:ins w:id="564" w:author="不要说话" w:date="2026-03-25T11:23:56Z">
        <w:r>
          <w:rPr>
            <w:rFonts w:hint="eastAsia" w:ascii="仿宋" w:hAnsi="仿宋" w:eastAsia="仿宋" w:cs="仿宋"/>
            <w:sz w:val="24"/>
            <w:szCs w:val="18"/>
            <w:lang w:val="en-US" w:eastAsia="zh-CN"/>
          </w:rPr>
          <w:t>一致，不一致的，甲方有权要求乙方整改后重新提交。</w:t>
        </w:r>
      </w:ins>
    </w:p>
    <w:p w14:paraId="175568A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65" w:author="不要说话" w:date="2026-03-25T11:23:56Z"/>
          <w:rFonts w:hint="eastAsia" w:ascii="仿宋" w:hAnsi="仿宋" w:eastAsia="仿宋" w:cs="仿宋"/>
          <w:sz w:val="24"/>
          <w:szCs w:val="18"/>
          <w:lang w:val="en-US" w:eastAsia="zh-CN"/>
        </w:rPr>
      </w:pPr>
      <w:ins w:id="566" w:author="不要说话" w:date="2026-03-25T11:23:56Z">
        <w:r>
          <w:rPr>
            <w:rFonts w:hint="eastAsia" w:ascii="仿宋" w:hAnsi="仿宋" w:eastAsia="仿宋" w:cs="仿宋"/>
            <w:sz w:val="24"/>
            <w:szCs w:val="18"/>
            <w:lang w:val="en-US" w:eastAsia="zh-CN"/>
          </w:rPr>
          <w:t>（4）整改要求</w:t>
        </w:r>
      </w:ins>
    </w:p>
    <w:p w14:paraId="73414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67" w:author="不要说话" w:date="2026-03-25T11:23:56Z"/>
          <w:rFonts w:hint="eastAsia" w:ascii="仿宋" w:hAnsi="仿宋" w:eastAsia="仿宋" w:cs="仿宋"/>
          <w:sz w:val="24"/>
          <w:szCs w:val="18"/>
          <w:lang w:val="en-US" w:eastAsia="zh-CN"/>
        </w:rPr>
      </w:pPr>
      <w:ins w:id="568" w:author="不要说话" w:date="2026-03-25T11:23:56Z">
        <w:r>
          <w:rPr>
            <w:rFonts w:hint="eastAsia" w:ascii="仿宋" w:hAnsi="仿宋" w:eastAsia="仿宋" w:cs="仿宋"/>
            <w:sz w:val="24"/>
            <w:szCs w:val="18"/>
            <w:lang w:val="en-US" w:eastAsia="zh-CN"/>
          </w:rPr>
          <w:t>①验收过程中发现问题的，乙方应根据甲方要求在规定时限内完成整改并重新提</w:t>
        </w:r>
      </w:ins>
    </w:p>
    <w:p w14:paraId="736C692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ins w:id="569" w:author="不要说话" w:date="2026-03-25T11:23:48Z"/>
          <w:rFonts w:hint="eastAsia" w:ascii="仿宋" w:hAnsi="仿宋" w:eastAsia="仿宋" w:cs="仿宋"/>
          <w:b/>
          <w:bCs/>
          <w:spacing w:val="-7"/>
          <w:kern w:val="2"/>
          <w:sz w:val="24"/>
          <w:szCs w:val="24"/>
          <w:lang w:val="en-US" w:eastAsia="zh-CN" w:bidi="ar-SA"/>
        </w:rPr>
      </w:pPr>
      <w:ins w:id="570" w:author="不要说话" w:date="2026-03-25T11:23:56Z">
        <w:r>
          <w:rPr>
            <w:rFonts w:hint="eastAsia" w:ascii="仿宋" w:hAnsi="仿宋" w:eastAsia="仿宋" w:cs="仿宋"/>
            <w:sz w:val="24"/>
            <w:szCs w:val="18"/>
            <w:lang w:val="en-US" w:eastAsia="zh-CN"/>
          </w:rPr>
          <w:t>交验证；整改期间不视为乙方已完成交付或已通过验收。</w:t>
        </w:r>
      </w:ins>
    </w:p>
    <w:p w14:paraId="5E7DF9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571" w:author="不要说话" w:date="2026-02-24T10:40:16Z"/>
          <w:rFonts w:hint="eastAsia" w:ascii="仿宋" w:hAnsi="仿宋" w:eastAsia="仿宋" w:cs="仿宋"/>
          <w:b/>
          <w:bCs/>
          <w:spacing w:val="-7"/>
          <w:kern w:val="2"/>
          <w:sz w:val="24"/>
          <w:szCs w:val="24"/>
          <w:lang w:val="en-US" w:eastAsia="zh-CN" w:bidi="ar-SA"/>
        </w:rPr>
      </w:pPr>
      <w:ins w:id="572" w:author="不要说话" w:date="2026-02-24T10:40:16Z">
        <w:r>
          <w:rPr>
            <w:rFonts w:hint="eastAsia" w:ascii="仿宋" w:hAnsi="仿宋" w:eastAsia="仿宋" w:cs="仿宋"/>
            <w:b/>
            <w:bCs/>
            <w:spacing w:val="-7"/>
            <w:kern w:val="2"/>
            <w:sz w:val="24"/>
            <w:szCs w:val="24"/>
            <w:lang w:val="en-US" w:eastAsia="zh-CN" w:bidi="ar-SA"/>
          </w:rPr>
          <w:t>安全与合规要求</w:t>
        </w:r>
      </w:ins>
    </w:p>
    <w:p w14:paraId="6FB8E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573" w:author="不要说话" w:date="2026-03-25T11:24:17Z"/>
          <w:rFonts w:hint="eastAsia" w:ascii="仿宋" w:hAnsi="仿宋" w:eastAsia="仿宋" w:cs="仿宋"/>
          <w:sz w:val="24"/>
          <w:szCs w:val="18"/>
          <w:lang w:val="en-US" w:eastAsia="zh-CN"/>
        </w:rPr>
      </w:pPr>
      <w:ins w:id="574" w:author="不要说话" w:date="2026-03-25T11:24:17Z">
        <w:r>
          <w:rPr>
            <w:rFonts w:hint="eastAsia" w:ascii="仿宋" w:hAnsi="仿宋" w:eastAsia="仿宋" w:cs="仿宋"/>
            <w:sz w:val="24"/>
            <w:szCs w:val="18"/>
            <w:lang w:val="en-US" w:eastAsia="zh-CN"/>
          </w:rPr>
          <w:t>（1）数据安全与保护</w:t>
        </w:r>
      </w:ins>
    </w:p>
    <w:p w14:paraId="7AECE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75" w:author="不要说话" w:date="2026-03-25T11:24:17Z"/>
          <w:rFonts w:hint="eastAsia" w:ascii="仿宋" w:hAnsi="仿宋" w:eastAsia="仿宋" w:cs="仿宋"/>
          <w:sz w:val="24"/>
          <w:szCs w:val="18"/>
          <w:lang w:val="en-US" w:eastAsia="zh-CN"/>
        </w:rPr>
      </w:pPr>
      <w:ins w:id="576" w:author="不要说话" w:date="2026-03-25T11:24:17Z">
        <w:r>
          <w:rPr>
            <w:rFonts w:hint="eastAsia" w:ascii="仿宋" w:hAnsi="仿宋" w:eastAsia="仿宋" w:cs="仿宋"/>
            <w:sz w:val="24"/>
            <w:szCs w:val="18"/>
            <w:lang w:val="en-US" w:eastAsia="zh-CN"/>
          </w:rPr>
          <w:t xml:space="preserve">① </w:t>
        </w:r>
      </w:ins>
      <w:ins w:id="577" w:author="不要说话" w:date="2026-03-25T11:24:17Z">
        <w:r>
          <w:rPr>
            <w:rFonts w:hint="eastAsia" w:ascii="仿宋" w:hAnsi="仿宋" w:eastAsia="仿宋" w:cs="仿宋"/>
            <w:sz w:val="24"/>
            <w:szCs w:val="18"/>
            <w:lang w:val="en-US" w:eastAsia="zh-CN"/>
          </w:rPr>
          <w:tab/>
        </w:r>
      </w:ins>
      <w:ins w:id="578" w:author="不要说话" w:date="2026-03-25T11:24:17Z">
        <w:r>
          <w:rPr>
            <w:rFonts w:hint="eastAsia" w:ascii="仿宋" w:hAnsi="仿宋" w:eastAsia="仿宋" w:cs="仿宋"/>
            <w:sz w:val="24"/>
            <w:szCs w:val="18"/>
            <w:lang w:val="en-US" w:eastAsia="zh-CN"/>
          </w:rPr>
          <w:t>对用户密码、身份证号、手机号等敏感信息，应根据数据属性采用符合国家标准</w:t>
        </w:r>
      </w:ins>
    </w:p>
    <w:p w14:paraId="0BF5A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79" w:author="不要说话" w:date="2026-03-25T11:24:17Z"/>
          <w:rFonts w:hint="eastAsia" w:ascii="仿宋" w:hAnsi="仿宋" w:eastAsia="仿宋" w:cs="仿宋"/>
          <w:sz w:val="24"/>
          <w:szCs w:val="18"/>
          <w:lang w:val="en-US" w:eastAsia="zh-CN"/>
        </w:rPr>
      </w:pPr>
      <w:ins w:id="580" w:author="不要说话" w:date="2026-03-25T11:24:17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01E56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81" w:author="不要说话" w:date="2026-03-25T11:24:17Z"/>
          <w:rFonts w:hint="eastAsia" w:ascii="仿宋" w:hAnsi="仿宋" w:eastAsia="仿宋" w:cs="仿宋"/>
          <w:sz w:val="24"/>
          <w:szCs w:val="18"/>
          <w:lang w:val="en-US" w:eastAsia="zh-CN"/>
        </w:rPr>
      </w:pPr>
      <w:ins w:id="582" w:author="不要说话" w:date="2026-03-25T11:24:17Z">
        <w:r>
          <w:rPr>
            <w:rFonts w:hint="eastAsia" w:ascii="仿宋" w:hAnsi="仿宋" w:eastAsia="仿宋" w:cs="仿宋"/>
            <w:sz w:val="24"/>
            <w:szCs w:val="18"/>
            <w:lang w:val="en-US" w:eastAsia="zh-CN"/>
          </w:rPr>
          <w:t>② 系统应具备完善的权限控制机制，遵循最小权限原则，实现按角色、岗位、组织、</w:t>
        </w:r>
      </w:ins>
    </w:p>
    <w:p w14:paraId="62B29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83" w:author="不要说话" w:date="2026-03-25T11:24:17Z"/>
          <w:rFonts w:hint="eastAsia" w:ascii="仿宋" w:hAnsi="仿宋" w:eastAsia="仿宋" w:cs="仿宋"/>
          <w:sz w:val="24"/>
          <w:szCs w:val="18"/>
          <w:lang w:val="en-US" w:eastAsia="zh-CN"/>
        </w:rPr>
      </w:pPr>
      <w:ins w:id="584" w:author="不要说话" w:date="2026-03-25T11:24:17Z">
        <w:r>
          <w:rPr>
            <w:rFonts w:hint="eastAsia" w:ascii="仿宋" w:hAnsi="仿宋" w:eastAsia="仿宋" w:cs="仿宋"/>
            <w:sz w:val="24"/>
            <w:szCs w:val="18"/>
            <w:lang w:val="en-US" w:eastAsia="zh-CN"/>
          </w:rPr>
          <w:t>数据范围等维度的访问控制。</w:t>
        </w:r>
      </w:ins>
    </w:p>
    <w:p w14:paraId="690C8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85" w:author="不要说话" w:date="2026-03-25T11:24:17Z"/>
          <w:rFonts w:hint="eastAsia" w:ascii="仿宋" w:hAnsi="仿宋" w:eastAsia="仿宋" w:cs="仿宋"/>
          <w:sz w:val="24"/>
          <w:szCs w:val="18"/>
          <w:lang w:val="en-US" w:eastAsia="zh-CN"/>
        </w:rPr>
      </w:pPr>
      <w:ins w:id="586" w:author="不要说话" w:date="2026-03-25T11:24:17Z">
        <w:r>
          <w:rPr>
            <w:rFonts w:hint="eastAsia" w:ascii="仿宋" w:hAnsi="仿宋" w:eastAsia="仿宋" w:cs="仿宋"/>
            <w:sz w:val="24"/>
            <w:szCs w:val="18"/>
            <w:lang w:val="en-US" w:eastAsia="zh-CN"/>
          </w:rPr>
          <w:t>③ 系统操作日志、用户访问日志、系统运行日志应完整留存，留存周期不少于180</w:t>
        </w:r>
      </w:ins>
    </w:p>
    <w:p w14:paraId="16DA0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87" w:author="不要说话" w:date="2026-03-25T11:24:17Z"/>
          <w:rFonts w:hint="eastAsia" w:ascii="仿宋" w:hAnsi="仿宋" w:eastAsia="仿宋" w:cs="仿宋"/>
          <w:sz w:val="24"/>
          <w:szCs w:val="18"/>
          <w:lang w:val="en-US" w:eastAsia="zh-CN"/>
        </w:rPr>
      </w:pPr>
      <w:ins w:id="588" w:author="不要说话" w:date="2026-03-25T11:24:17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66DF8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89" w:author="不要说话" w:date="2026-03-25T11:24:17Z"/>
          <w:rFonts w:hint="eastAsia" w:ascii="仿宋" w:hAnsi="仿宋" w:eastAsia="仿宋" w:cs="仿宋"/>
          <w:sz w:val="24"/>
          <w:szCs w:val="18"/>
          <w:lang w:val="en-US" w:eastAsia="zh-CN"/>
        </w:rPr>
      </w:pPr>
      <w:ins w:id="590" w:author="不要说话" w:date="2026-03-25T11:24:17Z">
        <w:r>
          <w:rPr>
            <w:rFonts w:hint="eastAsia" w:ascii="仿宋" w:hAnsi="仿宋" w:eastAsia="仿宋" w:cs="仿宋"/>
            <w:sz w:val="24"/>
            <w:szCs w:val="18"/>
            <w:lang w:val="en-US" w:eastAsia="zh-CN"/>
          </w:rPr>
          <w:t>④ 系统应具备数据备份与恢复机制，支持按计划自动备份和手动备份，确保在发生</w:t>
        </w:r>
      </w:ins>
    </w:p>
    <w:p w14:paraId="7646B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91" w:author="不要说话" w:date="2026-03-25T11:24:17Z"/>
          <w:rFonts w:hint="eastAsia" w:ascii="仿宋" w:hAnsi="仿宋" w:eastAsia="仿宋" w:cs="仿宋"/>
          <w:sz w:val="24"/>
          <w:szCs w:val="18"/>
          <w:lang w:val="en-US" w:eastAsia="zh-CN"/>
        </w:rPr>
      </w:pPr>
      <w:ins w:id="592" w:author="不要说话" w:date="2026-03-25T11:24:17Z">
        <w:r>
          <w:rPr>
            <w:rFonts w:hint="eastAsia" w:ascii="仿宋" w:hAnsi="仿宋" w:eastAsia="仿宋" w:cs="仿宋"/>
            <w:sz w:val="24"/>
            <w:szCs w:val="18"/>
            <w:lang w:val="en-US" w:eastAsia="zh-CN"/>
          </w:rPr>
          <w:t>故障或异常情况下可进行数据恢复。</w:t>
        </w:r>
      </w:ins>
    </w:p>
    <w:p w14:paraId="6A56E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93" w:author="不要说话" w:date="2026-03-25T11:24:17Z"/>
          <w:rFonts w:hint="eastAsia" w:ascii="仿宋" w:hAnsi="仿宋" w:eastAsia="仿宋" w:cs="仿宋"/>
          <w:sz w:val="24"/>
          <w:szCs w:val="18"/>
          <w:lang w:val="en-US" w:eastAsia="zh-CN"/>
        </w:rPr>
      </w:pPr>
      <w:ins w:id="594" w:author="不要说话" w:date="2026-03-25T11:24:17Z">
        <w:r>
          <w:rPr>
            <w:rFonts w:hint="eastAsia" w:ascii="仿宋" w:hAnsi="仿宋" w:eastAsia="仿宋" w:cs="仿宋"/>
            <w:sz w:val="24"/>
            <w:szCs w:val="18"/>
            <w:lang w:val="en-US" w:eastAsia="zh-CN"/>
          </w:rPr>
          <w:t>⑤ 涉及重要数据处理、批量导出、敏感操作、权限变更等行为时，系统应具备审计</w:t>
        </w:r>
      </w:ins>
    </w:p>
    <w:p w14:paraId="78834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95" w:author="不要说话" w:date="2026-03-25T11:24:17Z"/>
          <w:rFonts w:hint="eastAsia" w:ascii="仿宋" w:hAnsi="仿宋" w:eastAsia="仿宋" w:cs="仿宋"/>
          <w:sz w:val="24"/>
          <w:szCs w:val="18"/>
          <w:lang w:val="en-US" w:eastAsia="zh-CN"/>
        </w:rPr>
      </w:pPr>
      <w:ins w:id="596" w:author="不要说话" w:date="2026-03-25T11:24:17Z">
        <w:r>
          <w:rPr>
            <w:rFonts w:hint="eastAsia" w:ascii="仿宋" w:hAnsi="仿宋" w:eastAsia="仿宋" w:cs="仿宋"/>
            <w:sz w:val="24"/>
            <w:szCs w:val="18"/>
            <w:lang w:val="en-US" w:eastAsia="zh-CN"/>
          </w:rPr>
          <w:t>记录和必要的审批或留痕能力。</w:t>
        </w:r>
      </w:ins>
    </w:p>
    <w:p w14:paraId="6AA1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597" w:author="不要说话" w:date="2026-03-25T11:24:17Z"/>
          <w:rFonts w:hint="eastAsia" w:ascii="仿宋" w:hAnsi="仿宋" w:eastAsia="仿宋" w:cs="仿宋"/>
          <w:sz w:val="24"/>
          <w:szCs w:val="18"/>
          <w:lang w:val="en-US" w:eastAsia="zh-CN"/>
        </w:rPr>
      </w:pPr>
      <w:ins w:id="598" w:author="不要说话" w:date="2026-03-25T11:24:17Z">
        <w:r>
          <w:rPr>
            <w:rFonts w:hint="eastAsia" w:ascii="仿宋" w:hAnsi="仿宋" w:eastAsia="仿宋" w:cs="仿宋"/>
            <w:sz w:val="24"/>
            <w:szCs w:val="18"/>
            <w:lang w:val="en-US" w:eastAsia="zh-CN"/>
          </w:rPr>
          <w:t>（2）合规性要求</w:t>
        </w:r>
      </w:ins>
    </w:p>
    <w:p w14:paraId="41211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99" w:author="不要说话" w:date="2026-03-25T11:24:17Z"/>
          <w:rFonts w:hint="eastAsia" w:ascii="仿宋" w:hAnsi="仿宋" w:eastAsia="仿宋" w:cs="仿宋"/>
          <w:sz w:val="24"/>
          <w:szCs w:val="18"/>
          <w:lang w:val="en-US" w:eastAsia="zh-CN"/>
        </w:rPr>
      </w:pPr>
      <w:ins w:id="600" w:author="不要说话" w:date="2026-03-25T11:24:17Z">
        <w:r>
          <w:rPr>
            <w:rFonts w:hint="eastAsia" w:ascii="仿宋" w:hAnsi="仿宋" w:eastAsia="仿宋" w:cs="仿宋"/>
            <w:sz w:val="24"/>
            <w:szCs w:val="18"/>
            <w:lang w:val="en-US" w:eastAsia="zh-CN"/>
          </w:rPr>
          <w:t>① 系统开发、部署、运行及数据处理活动应严格遵循《中华人民共和国网络安全法》</w:t>
        </w:r>
      </w:ins>
    </w:p>
    <w:p w14:paraId="309A8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601" w:author="不要说话" w:date="2026-03-25T11:24:17Z"/>
          <w:rFonts w:hint="eastAsia" w:ascii="仿宋" w:hAnsi="仿宋" w:eastAsia="仿宋" w:cs="仿宋"/>
          <w:sz w:val="24"/>
          <w:szCs w:val="18"/>
          <w:lang w:val="en-US" w:eastAsia="zh-CN"/>
        </w:rPr>
      </w:pPr>
      <w:ins w:id="602" w:author="不要说话" w:date="2026-03-25T11:24:17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4D264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603" w:author="不要说话" w:date="2026-03-25T11:24:17Z"/>
          <w:rFonts w:hint="eastAsia" w:ascii="仿宋" w:hAnsi="仿宋" w:eastAsia="仿宋" w:cs="仿宋"/>
          <w:sz w:val="24"/>
          <w:szCs w:val="18"/>
          <w:lang w:val="en-US" w:eastAsia="zh-CN"/>
        </w:rPr>
      </w:pPr>
      <w:ins w:id="604" w:author="不要说话" w:date="2026-03-25T11:24:17Z">
        <w:r>
          <w:rPr>
            <w:rFonts w:hint="eastAsia" w:ascii="仿宋" w:hAnsi="仿宋" w:eastAsia="仿宋" w:cs="仿宋"/>
            <w:sz w:val="24"/>
            <w:szCs w:val="18"/>
            <w:lang w:val="en-US" w:eastAsia="zh-CN"/>
          </w:rPr>
          <w:t>② 项目所使用的开源组件、第三方框架、中间件、工具软件等，应满足合法、合规、</w:t>
        </w:r>
      </w:ins>
    </w:p>
    <w:p w14:paraId="6DF41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605" w:author="不要说话" w:date="2026-03-25T11:24:17Z"/>
          <w:rFonts w:hint="eastAsia" w:ascii="仿宋" w:hAnsi="仿宋" w:eastAsia="仿宋" w:cs="仿宋"/>
          <w:sz w:val="24"/>
          <w:szCs w:val="18"/>
          <w:lang w:val="en-US" w:eastAsia="zh-CN"/>
        </w:rPr>
      </w:pPr>
      <w:ins w:id="606" w:author="不要说话" w:date="2026-03-25T11:24:17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4BDF6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607" w:author="不要说话" w:date="2026-03-25T11:24:17Z"/>
          <w:rFonts w:hint="eastAsia" w:ascii="仿宋" w:hAnsi="仿宋" w:eastAsia="仿宋" w:cs="仿宋"/>
          <w:sz w:val="24"/>
          <w:szCs w:val="18"/>
          <w:lang w:val="en-US" w:eastAsia="zh-CN"/>
        </w:rPr>
      </w:pPr>
      <w:ins w:id="608" w:author="不要说话" w:date="2026-03-25T11:24:17Z">
        <w:r>
          <w:rPr>
            <w:rFonts w:hint="eastAsia" w:ascii="仿宋" w:hAnsi="仿宋" w:eastAsia="仿宋" w:cs="仿宋"/>
            <w:sz w:val="24"/>
            <w:szCs w:val="18"/>
            <w:lang w:val="en-US" w:eastAsia="zh-CN"/>
          </w:rPr>
          <w:t>③ 涉及用户隐私数据的收集、存储、使用、共享、导出等处理行为，均应严格遵循</w:t>
        </w:r>
      </w:ins>
    </w:p>
    <w:p w14:paraId="2A78D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609" w:author="不要说话" w:date="2026-03-25T11:24:17Z"/>
          <w:rFonts w:hint="eastAsia" w:ascii="仿宋" w:hAnsi="仿宋" w:eastAsia="仿宋" w:cs="仿宋"/>
          <w:sz w:val="24"/>
          <w:szCs w:val="18"/>
          <w:lang w:val="en-US" w:eastAsia="zh-CN"/>
        </w:rPr>
      </w:pPr>
      <w:ins w:id="610" w:author="不要说话" w:date="2026-03-25T11:24:17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19AB1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611" w:author="不要说话" w:date="2026-03-25T11:24:17Z"/>
          <w:rFonts w:hint="eastAsia" w:ascii="仿宋" w:hAnsi="仿宋" w:eastAsia="仿宋" w:cs="仿宋"/>
          <w:sz w:val="24"/>
          <w:szCs w:val="18"/>
          <w:lang w:val="en-US" w:eastAsia="zh-CN"/>
        </w:rPr>
      </w:pPr>
      <w:ins w:id="612" w:author="不要说话" w:date="2026-03-25T11:24:17Z">
        <w:r>
          <w:rPr>
            <w:rFonts w:hint="eastAsia" w:ascii="仿宋" w:hAnsi="仿宋" w:eastAsia="仿宋" w:cs="仿宋"/>
            <w:sz w:val="24"/>
            <w:szCs w:val="18"/>
            <w:lang w:val="en-US" w:eastAsia="zh-CN"/>
          </w:rPr>
          <w:t>④ 未经甲方书面同意，乙方不得擅自复制、留存、转移、使用或向第三方披露甲方</w:t>
        </w:r>
      </w:ins>
    </w:p>
    <w:p w14:paraId="3060C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0" w:firstLineChars="0"/>
        <w:textAlignment w:val="auto"/>
        <w:outlineLvl w:val="9"/>
        <w:rPr>
          <w:ins w:id="613" w:author="不要说话" w:date="2026-03-25T11:24:11Z"/>
          <w:rFonts w:hint="eastAsia" w:ascii="仿宋" w:hAnsi="仿宋" w:eastAsia="仿宋" w:cs="仿宋"/>
          <w:b/>
          <w:bCs/>
          <w:spacing w:val="-7"/>
          <w:kern w:val="2"/>
          <w:sz w:val="24"/>
          <w:szCs w:val="24"/>
          <w:lang w:val="en-US" w:eastAsia="zh-CN" w:bidi="ar-SA"/>
        </w:rPr>
      </w:pPr>
      <w:ins w:id="614" w:author="不要说话" w:date="2026-03-25T11:24:17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0C50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ins w:id="615" w:author="不要说话" w:date="2026-02-24T10:40:26Z">
        <w:r>
          <w:rPr>
            <w:rFonts w:hint="eastAsia" w:ascii="仿宋" w:hAnsi="仿宋" w:eastAsia="仿宋" w:cs="仿宋"/>
            <w:b/>
            <w:bCs/>
            <w:spacing w:val="-7"/>
            <w:kern w:val="2"/>
            <w:sz w:val="24"/>
            <w:szCs w:val="24"/>
            <w:lang w:val="en-US" w:eastAsia="zh-CN" w:bidi="ar-SA"/>
          </w:rPr>
          <w:t>四</w:t>
        </w:r>
      </w:ins>
      <w:ins w:id="616" w:author="不要说话" w:date="2026-02-24T10:40:27Z">
        <w:r>
          <w:rPr>
            <w:rFonts w:hint="eastAsia" w:ascii="仿宋" w:hAnsi="仿宋" w:eastAsia="仿宋" w:cs="仿宋"/>
            <w:b/>
            <w:bCs/>
            <w:spacing w:val="-7"/>
            <w:kern w:val="2"/>
            <w:sz w:val="24"/>
            <w:szCs w:val="24"/>
            <w:lang w:val="en-US" w:eastAsia="zh-CN" w:bidi="ar-SA"/>
          </w:rPr>
          <w:t>、</w:t>
        </w:r>
      </w:ins>
      <w:r>
        <w:rPr>
          <w:rFonts w:hint="eastAsia" w:ascii="仿宋" w:hAnsi="仿宋" w:eastAsia="仿宋" w:cs="仿宋"/>
          <w:b/>
          <w:bCs/>
          <w:spacing w:val="-7"/>
          <w:kern w:val="2"/>
          <w:sz w:val="24"/>
          <w:szCs w:val="24"/>
          <w:lang w:val="en-US" w:eastAsia="zh-CN" w:bidi="ar-SA"/>
        </w:rPr>
        <w:t>所有</w:t>
      </w:r>
      <w:ins w:id="617" w:author="不要说话" w:date="2026-02-24T10:41:23Z">
        <w:r>
          <w:rPr>
            <w:rFonts w:hint="eastAsia" w:ascii="仿宋" w:hAnsi="仿宋" w:eastAsia="仿宋" w:cs="仿宋"/>
            <w:b/>
            <w:bCs/>
            <w:spacing w:val="-7"/>
            <w:kern w:val="2"/>
            <w:sz w:val="24"/>
            <w:szCs w:val="24"/>
            <w:lang w:val="en-US" w:eastAsia="zh-CN" w:bidi="ar-SA"/>
          </w:rPr>
          <w:t>模块</w:t>
        </w:r>
      </w:ins>
      <w:r>
        <w:rPr>
          <w:rFonts w:hint="eastAsia" w:ascii="仿宋" w:hAnsi="仿宋" w:eastAsia="仿宋" w:cs="仿宋"/>
          <w:b/>
          <w:bCs/>
          <w:spacing w:val="-7"/>
          <w:kern w:val="2"/>
          <w:sz w:val="24"/>
          <w:szCs w:val="24"/>
          <w:lang w:val="en-US" w:eastAsia="zh-CN" w:bidi="ar-SA"/>
        </w:rPr>
        <w:t>的维护与服务要求</w:t>
      </w:r>
    </w:p>
    <w:p w14:paraId="435CF241">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ins w:id="618" w:author="不要说话" w:date="2026-03-25T16:02:32Z"/>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19" w:author="不要说话" w:date="2026-03-25T16:02:41Z"/>
          <w:rFonts w:hint="eastAsia" w:ascii="仿宋" w:hAnsi="仿宋" w:eastAsia="仿宋" w:cs="仿宋"/>
          <w:b w:val="0"/>
          <w:bCs w:val="0"/>
          <w:spacing w:val="-7"/>
          <w:kern w:val="2"/>
          <w:sz w:val="24"/>
          <w:szCs w:val="24"/>
          <w:lang w:val="en-US" w:eastAsia="zh-CN" w:bidi="ar-SA"/>
        </w:rPr>
      </w:pPr>
      <w:ins w:id="620" w:author="不要说话" w:date="2026-03-25T16:02:41Z">
        <w:r>
          <w:rPr>
            <w:rFonts w:hint="eastAsia" w:ascii="仿宋" w:hAnsi="仿宋" w:eastAsia="仿宋" w:cs="仿宋"/>
            <w:b w:val="0"/>
            <w:bCs w:val="0"/>
            <w:spacing w:val="-7"/>
            <w:kern w:val="2"/>
            <w:sz w:val="24"/>
            <w:szCs w:val="24"/>
            <w:lang w:val="en-US" w:eastAsia="zh-CN" w:bidi="ar-SA"/>
          </w:rPr>
          <w:t xml:space="preserve">（1）本项目质保期为项目经甲方书面最终验收合格之日起连续12个自然月。质保期内，乙方应提供7×24小时技术支持服务，并根据项目运行需要安排不少于2名具备相应能力的人员提供驻场维护服务，具体驻场安排由甲方统筹或双方另行确认。 </w:t>
        </w:r>
      </w:ins>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21" w:author="不要说话" w:date="2026-03-25T16:02:41Z"/>
          <w:rFonts w:hint="eastAsia" w:ascii="仿宋" w:hAnsi="仿宋" w:eastAsia="仿宋" w:cs="仿宋"/>
          <w:b w:val="0"/>
          <w:bCs w:val="0"/>
          <w:spacing w:val="-7"/>
          <w:kern w:val="2"/>
          <w:sz w:val="24"/>
          <w:szCs w:val="24"/>
          <w:lang w:val="en-US" w:eastAsia="zh-CN" w:bidi="ar-SA"/>
        </w:rPr>
      </w:pPr>
      <w:ins w:id="622" w:author="不要说话" w:date="2026-03-25T16:02:41Z">
        <w:r>
          <w:rPr>
            <w:rFonts w:hint="eastAsia" w:ascii="仿宋" w:hAnsi="仿宋" w:eastAsia="仿宋" w:cs="仿宋"/>
            <w:b w:val="0"/>
            <w:bCs w:val="0"/>
            <w:spacing w:val="-7"/>
            <w:kern w:val="2"/>
            <w:sz w:val="24"/>
            <w:szCs w:val="24"/>
            <w:lang w:val="en-US" w:eastAsia="zh-CN" w:bidi="ar-SA"/>
          </w:rPr>
          <w:t xml:space="preserve">（2）质保期内，乙方应免费提供与本项目相关的运行维护服务，包括但不限于现有功能维护、现网问题修复、缺陷整改、兼容性修复、性能优化、安全加固、配置调整、日志分析、数据修复以及保障系统正常稳定运行所必需的其他技术处理。 </w:t>
        </w:r>
      </w:ins>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23" w:author="不要说话" w:date="2026-03-25T16:02:41Z"/>
          <w:rFonts w:hint="eastAsia" w:ascii="仿宋" w:hAnsi="仿宋" w:eastAsia="仿宋" w:cs="仿宋"/>
          <w:b w:val="0"/>
          <w:bCs w:val="0"/>
          <w:spacing w:val="-7"/>
          <w:kern w:val="2"/>
          <w:sz w:val="24"/>
          <w:szCs w:val="24"/>
          <w:lang w:val="en-US" w:eastAsia="zh-CN" w:bidi="ar-SA"/>
        </w:rPr>
      </w:pPr>
      <w:ins w:id="624" w:author="不要说话" w:date="2026-03-25T16:02:41Z">
        <w:r>
          <w:rPr>
            <w:rFonts w:hint="eastAsia" w:ascii="仿宋" w:hAnsi="仿宋" w:eastAsia="仿宋" w:cs="仿宋"/>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乙方合同义务范围，不构成新增需求，乙方不得据此向甲方另行收取工时费、服务费、升级费或其他费用。 </w:t>
        </w:r>
      </w:ins>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25" w:author="不要说话" w:date="2026-03-25T16:02:41Z"/>
          <w:rFonts w:hint="eastAsia" w:ascii="仿宋" w:hAnsi="仿宋" w:eastAsia="仿宋" w:cs="仿宋"/>
          <w:b w:val="0"/>
          <w:bCs w:val="0"/>
          <w:spacing w:val="-7"/>
          <w:kern w:val="2"/>
          <w:sz w:val="24"/>
          <w:szCs w:val="24"/>
          <w:lang w:val="en-US" w:eastAsia="zh-CN" w:bidi="ar-SA"/>
        </w:rPr>
      </w:pPr>
      <w:ins w:id="626" w:author="不要说话" w:date="2026-03-25T16:02:41Z">
        <w:r>
          <w:rPr>
            <w:rFonts w:hint="eastAsia" w:ascii="仿宋" w:hAnsi="仿宋" w:eastAsia="仿宋" w:cs="仿宋"/>
            <w:b w:val="0"/>
            <w:bCs w:val="0"/>
            <w:spacing w:val="-7"/>
            <w:kern w:val="2"/>
            <w:sz w:val="24"/>
            <w:szCs w:val="24"/>
            <w:lang w:val="en-US" w:eastAsia="zh-CN" w:bidi="ar-SA"/>
          </w:rPr>
          <w:t xml:space="preserve">（4）质保期内，乙方应在双方约定的合理工作量范围内，提供免费的小需求优化、界面调整及交互细节完善服务。相关工作量边界、确认方式及执行规则，由双方在合同或附件中明确约定。 </w:t>
        </w:r>
      </w:ins>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ins w:id="627" w:author="不要说话" w:date="2026-03-25T16:02:41Z">
        <w:r>
          <w:rPr>
            <w:rFonts w:hint="eastAsia" w:ascii="仿宋" w:hAnsi="仿宋" w:eastAsia="仿宋" w:cs="仿宋"/>
            <w:b w:val="0"/>
            <w:bCs w:val="0"/>
            <w:spacing w:val="-7"/>
            <w:kern w:val="2"/>
            <w:sz w:val="24"/>
            <w:szCs w:val="24"/>
            <w:lang w:val="en-US" w:eastAsia="zh-CN" w:bidi="ar-SA"/>
          </w:rPr>
          <w:t xml:space="preserve">（5）质保期届满后，如甲方需要乙方继续提供年度运维服务，双方可另行签署年度运维协议。年度运维费用原则上不超过本项目合同总金额的20%，具体服务内容、服务标准及结算方式由双方另行约定。 </w:t>
        </w:r>
      </w:ins>
    </w:p>
    <w:p w14:paraId="31AD18C7">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ins w:id="629" w:author="不要说话" w:date="2026-03-25T16:03:01Z"/>
          <w:rFonts w:hint="eastAsia" w:ascii="仿宋" w:hAnsi="仿宋" w:eastAsia="仿宋" w:cs="仿宋"/>
          <w:b/>
          <w:bCs/>
          <w:spacing w:val="-7"/>
          <w:kern w:val="2"/>
          <w:sz w:val="24"/>
          <w:szCs w:val="24"/>
          <w:lang w:val="en-US" w:eastAsia="zh-CN" w:bidi="ar-SA"/>
        </w:rPr>
        <w:pPrChange w:id="628" w:author="不要说话" w:date="2026-03-25T16:04:00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30" w:author="不要说话" w:date="2026-03-25T16:03:58Z">
        <w:r>
          <w:rPr>
            <w:rFonts w:hint="eastAsia" w:ascii="仿宋" w:hAnsi="仿宋" w:eastAsia="仿宋" w:cs="仿宋"/>
            <w:b/>
            <w:bCs/>
            <w:spacing w:val="-7"/>
            <w:kern w:val="2"/>
            <w:sz w:val="24"/>
            <w:szCs w:val="24"/>
            <w:lang w:val="en-US" w:eastAsia="zh-CN" w:bidi="ar-SA"/>
          </w:rPr>
          <w:t>服务响应与SLA要求</w:t>
        </w:r>
      </w:ins>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31" w:author="不要说话" w:date="2026-03-25T16:03:07Z"/>
          <w:rFonts w:hint="eastAsia" w:ascii="仿宋" w:hAnsi="仿宋" w:eastAsia="仿宋" w:cs="仿宋"/>
          <w:b w:val="0"/>
          <w:bCs w:val="0"/>
          <w:spacing w:val="-7"/>
          <w:kern w:val="2"/>
          <w:sz w:val="24"/>
          <w:szCs w:val="24"/>
          <w:lang w:val="en-US" w:eastAsia="zh-CN" w:bidi="ar-SA"/>
        </w:rPr>
      </w:pPr>
      <w:ins w:id="632" w:author="不要说话" w:date="2026-03-25T16:03:07Z">
        <w:r>
          <w:rPr>
            <w:rFonts w:hint="eastAsia" w:ascii="仿宋" w:hAnsi="仿宋" w:eastAsia="仿宋" w:cs="仿宋"/>
            <w:b w:val="0"/>
            <w:bCs w:val="0"/>
            <w:spacing w:val="-7"/>
            <w:kern w:val="2"/>
            <w:sz w:val="24"/>
            <w:szCs w:val="24"/>
            <w:lang w:val="en-US" w:eastAsia="zh-CN" w:bidi="ar-SA"/>
          </w:rPr>
          <w:t xml:space="preserve">（1）乙方应建立覆盖工作日、周末、法定节假日及其他非工作时段的值班和应急响应机制，确保系统现网问题能够得到持续、及时处理，不得以非工作时间为由延迟响应。 </w:t>
        </w:r>
      </w:ins>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33" w:author="不要说话" w:date="2026-03-25T16:03:07Z"/>
          <w:rFonts w:hint="eastAsia" w:ascii="仿宋" w:hAnsi="仿宋" w:eastAsia="仿宋" w:cs="仿宋"/>
          <w:b w:val="0"/>
          <w:bCs w:val="0"/>
          <w:spacing w:val="-7"/>
          <w:kern w:val="2"/>
          <w:sz w:val="24"/>
          <w:szCs w:val="24"/>
          <w:lang w:val="en-US" w:eastAsia="zh-CN" w:bidi="ar-SA"/>
        </w:rPr>
      </w:pPr>
      <w:ins w:id="634" w:author="不要说话" w:date="2026-03-25T16:03:07Z">
        <w:r>
          <w:rPr>
            <w:rFonts w:hint="eastAsia" w:ascii="仿宋" w:hAnsi="仿宋" w:eastAsia="仿宋" w:cs="仿宋"/>
            <w:b w:val="0"/>
            <w:bCs w:val="0"/>
            <w:spacing w:val="-7"/>
            <w:kern w:val="2"/>
            <w:sz w:val="24"/>
            <w:szCs w:val="24"/>
            <w:lang w:val="en-US" w:eastAsia="zh-CN" w:bidi="ar-SA"/>
          </w:rPr>
          <w:t xml:space="preserve">（2）自甲方报障之时起，乙方应在30分钟内完成响应并启动处置；一般问题原则上应在8小时内解决；重大问题原则上应在48小时内解决。对因技术复杂度较高、外部依赖或其他客观原因无法在前述时限内完成处理的，乙方应及时向甲方提交书面说明、临时解决方案及后续处理计划，并经甲方确认。 </w:t>
        </w:r>
      </w:ins>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35" w:author="不要说话" w:date="2026-03-25T16:03:07Z"/>
          <w:rFonts w:hint="eastAsia" w:ascii="仿宋" w:hAnsi="仿宋" w:eastAsia="仿宋" w:cs="仿宋"/>
          <w:b w:val="0"/>
          <w:bCs w:val="0"/>
          <w:spacing w:val="-7"/>
          <w:kern w:val="2"/>
          <w:sz w:val="24"/>
          <w:szCs w:val="24"/>
          <w:lang w:val="en-US" w:eastAsia="zh-CN" w:bidi="ar-SA"/>
        </w:rPr>
      </w:pPr>
      <w:ins w:id="636" w:author="不要说话" w:date="2026-03-25T16:03:07Z">
        <w:r>
          <w:rPr>
            <w:rFonts w:hint="eastAsia" w:ascii="仿宋" w:hAnsi="仿宋" w:eastAsia="仿宋" w:cs="仿宋"/>
            <w:b w:val="0"/>
            <w:bCs w:val="0"/>
            <w:spacing w:val="-7"/>
            <w:kern w:val="2"/>
            <w:sz w:val="24"/>
            <w:szCs w:val="24"/>
            <w:lang w:val="en-US" w:eastAsia="zh-CN" w:bidi="ar-SA"/>
          </w:rPr>
          <w:t xml:space="preserve">（3）乙方应每月至少开展一次系统巡检，并向甲方提交书面巡检报告。对于巡检中发现的隐患、风险点和潜在问题，乙方应及时整改或提出处置方案并组织落实。 </w:t>
        </w:r>
      </w:ins>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ins w:id="637" w:author="不要说话" w:date="2026-03-25T16:03:07Z">
        <w:r>
          <w:rPr>
            <w:rFonts w:hint="eastAsia" w:ascii="仿宋" w:hAnsi="仿宋" w:eastAsia="仿宋" w:cs="仿宋"/>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（4）远程响应时间、驻场到场时间、问题分级标准、升级路径、考核指标及违约责任等SLA事项，应在合同或技术附件中进一步量化并明确约定，作为乙方履约考核和责任认定依据。 </w:t>
        </w:r>
      </w:ins>
    </w:p>
    <w:p w14:paraId="0055B1FC">
      <w:pPr>
        <w:keepNext w:val="0"/>
        <w:keepLines w:val="0"/>
        <w:pageBreakBefore w:val="0"/>
        <w:widowControl w:val="0"/>
        <w:numPr>
          <w:ilvl w:val="1"/>
          <w:numId w:val="15"/>
          <w:ins w:id="639" w:author="不要说话" w:date="2026-03-25T16:04:11Z"/>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638" w:author="不要说话" w:date="2026-03-25T16:04:11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40" w:author="不要说话" w:date="2026-03-25T16:04:09Z">
        <w:r>
          <w:rPr>
            <w:rFonts w:hint="eastAsia" w:ascii="仿宋" w:hAnsi="仿宋" w:eastAsia="仿宋" w:cs="仿宋"/>
            <w:b/>
            <w:bCs/>
            <w:spacing w:val="-7"/>
            <w:kern w:val="2"/>
            <w:sz w:val="24"/>
            <w:szCs w:val="24"/>
            <w:lang w:val="en-US" w:eastAsia="zh-CN" w:bidi="ar-SA"/>
          </w:rPr>
          <w:t>培训与人员管理要求</w:t>
        </w:r>
      </w:ins>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1" w:author="不要说话" w:date="2026-03-25T16:04:22Z"/>
          <w:rFonts w:hint="eastAsia" w:ascii="仿宋" w:hAnsi="仿宋" w:eastAsia="仿宋" w:cs="仿宋"/>
          <w:sz w:val="24"/>
          <w:szCs w:val="18"/>
          <w:lang w:val="en-US" w:eastAsia="zh-CN"/>
        </w:rPr>
      </w:pPr>
      <w:ins w:id="642" w:author="不要说话" w:date="2026-03-25T16:04:22Z">
        <w:r>
          <w:rPr>
            <w:rFonts w:hint="eastAsia" w:ascii="仿宋" w:hAnsi="仿宋" w:eastAsia="仿宋" w:cs="仿宋"/>
            <w:sz w:val="24"/>
            <w:szCs w:val="18"/>
            <w:lang w:val="en-US" w:eastAsia="zh-CN"/>
          </w:rPr>
          <w:t xml:space="preserve">（1）乙方应为甲方最终用户提供系统操作培训，内容包括系统功能使用、业务流程操作、常见问题处理等，确保甲方相关人员能够满足日常业务使用需要。 </w:t>
        </w:r>
      </w:ins>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3" w:author="不要说话" w:date="2026-03-25T16:04:22Z"/>
          <w:rFonts w:hint="eastAsia" w:ascii="仿宋" w:hAnsi="仿宋" w:eastAsia="仿宋" w:cs="仿宋"/>
          <w:sz w:val="24"/>
          <w:szCs w:val="18"/>
          <w:lang w:val="en-US" w:eastAsia="zh-CN"/>
        </w:rPr>
      </w:pPr>
      <w:ins w:id="644" w:author="不要说话" w:date="2026-03-25T16:04:22Z">
        <w:r>
          <w:rPr>
            <w:rFonts w:hint="eastAsia" w:ascii="仿宋" w:hAnsi="仿宋" w:eastAsia="仿宋" w:cs="仿宋"/>
            <w:sz w:val="24"/>
            <w:szCs w:val="18"/>
            <w:lang w:val="en-US" w:eastAsia="zh-CN"/>
          </w:rPr>
          <w:t xml:space="preserve">（2）乙方应为甲方系统管理员及运维人员提供专项技术培训，内容包括系统部署、配置管理、数据库管理、服务器维护、日志分析、备份恢复、故障排查及日常运维管理等，以支持甲方逐步具备独立运维能力。 </w:t>
        </w:r>
      </w:ins>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5" w:author="不要说话" w:date="2026-03-25T16:04:22Z"/>
          <w:rFonts w:hint="eastAsia" w:ascii="仿宋" w:hAnsi="仿宋" w:eastAsia="仿宋" w:cs="仿宋"/>
          <w:sz w:val="24"/>
          <w:szCs w:val="18"/>
          <w:lang w:val="en-US" w:eastAsia="zh-CN"/>
        </w:rPr>
      </w:pPr>
      <w:ins w:id="646" w:author="不要说话" w:date="2026-03-25T16:04:22Z">
        <w:r>
          <w:rPr>
            <w:rFonts w:hint="eastAsia" w:ascii="仿宋" w:hAnsi="仿宋" w:eastAsia="仿宋" w:cs="仿宋"/>
            <w:sz w:val="24"/>
            <w:szCs w:val="18"/>
            <w:lang w:val="en-US" w:eastAsia="zh-CN"/>
          </w:rPr>
          <w:t xml:space="preserve">（3）乙方应提交相应培训资料，包括但不限于培训课件、用户操作手册、系统运维手册及其他必要说明材料。 </w:t>
        </w:r>
      </w:ins>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7" w:author="不要说话" w:date="2026-03-25T16:04:22Z"/>
          <w:rFonts w:hint="eastAsia" w:ascii="仿宋" w:hAnsi="仿宋" w:eastAsia="仿宋" w:cs="仿宋"/>
          <w:sz w:val="24"/>
          <w:szCs w:val="18"/>
          <w:lang w:val="en-US" w:eastAsia="zh-CN"/>
        </w:rPr>
      </w:pPr>
      <w:ins w:id="648" w:author="不要说话" w:date="2026-03-25T16:04:22Z">
        <w:r>
          <w:rPr>
            <w:rFonts w:hint="eastAsia" w:ascii="仿宋" w:hAnsi="仿宋" w:eastAsia="仿宋" w:cs="仿宋"/>
            <w:sz w:val="24"/>
            <w:szCs w:val="18"/>
            <w:lang w:val="en-US" w:eastAsia="zh-CN"/>
          </w:rPr>
          <w:t xml:space="preserve">（4）项目经理、系统架构师及其他核心岗位人员在项目实施期间应保持相对稳定。确需更换的，乙方应提前书面通知甲方并取得甲方书面同意，且替换人员资质原则上不得低于原人员。 </w:t>
        </w:r>
      </w:ins>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649" w:author="不要说话" w:date="2026-03-25T16:04:44Z">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pPr>
        </w:pPrChange>
      </w:pPr>
      <w:ins w:id="650" w:author="不要说话" w:date="2026-03-25T16:04:22Z">
        <w:r>
          <w:rPr>
            <w:rFonts w:hint="eastAsia" w:ascii="仿宋" w:hAnsi="仿宋" w:eastAsia="仿宋" w:cs="仿宋"/>
            <w:sz w:val="24"/>
            <w:szCs w:val="18"/>
            <w:lang w:val="en-US" w:eastAsia="zh-CN"/>
          </w:rPr>
          <w:t xml:space="preserve">（5）参与本项目的开发、测试、实施及运维人员应为乙方正式员工。未经甲方事先书面同意，乙方不得将本项目整体或部分工作转包、分包或以其他形式交由第三方实施。 </w:t>
        </w:r>
      </w:ins>
    </w:p>
    <w:p w14:paraId="6E55566A">
      <w:pPr>
        <w:keepNext w:val="0"/>
        <w:keepLines w:val="0"/>
        <w:pageBreakBefore w:val="0"/>
        <w:widowControl w:val="0"/>
        <w:numPr>
          <w:ilvl w:val="1"/>
          <w:numId w:val="15"/>
          <w:ins w:id="652" w:author="不要说话" w:date="2026-03-25T16:04:51Z"/>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651" w:author="不要说话" w:date="2026-03-25T16:04:51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53" w:author="不要说话" w:date="2026-03-25T16:04:49Z">
        <w:r>
          <w:rPr>
            <w:rFonts w:hint="eastAsia" w:ascii="仿宋" w:hAnsi="仿宋" w:eastAsia="仿宋" w:cs="仿宋"/>
            <w:b/>
            <w:bCs/>
            <w:spacing w:val="-7"/>
            <w:kern w:val="2"/>
            <w:sz w:val="24"/>
            <w:szCs w:val="24"/>
            <w:lang w:val="en-US" w:eastAsia="zh-CN" w:bidi="ar-SA"/>
          </w:rPr>
          <w:t>质量控制、验收与付款要求</w:t>
        </w:r>
      </w:ins>
      <w:ins w:id="654" w:author="不要说话" w:date="2026-03-25T16:28:23Z">
        <w:r>
          <w:rPr>
            <w:rFonts w:hint="eastAsia" w:ascii="仿宋" w:hAnsi="仿宋" w:eastAsia="仿宋" w:cs="仿宋"/>
            <w:b/>
            <w:bCs/>
            <w:spacing w:val="-7"/>
            <w:kern w:val="2"/>
            <w:sz w:val="24"/>
            <w:szCs w:val="24"/>
            <w:lang w:val="en-US" w:eastAsia="zh-CN" w:bidi="ar-SA"/>
          </w:rPr>
          <w:t xml:space="preserve"> </w:t>
        </w:r>
      </w:ins>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5" w:author="不要说话" w:date="2026-03-25T16:05:03Z"/>
          <w:rFonts w:hint="eastAsia" w:ascii="仿宋" w:hAnsi="仿宋" w:eastAsia="仿宋" w:cs="仿宋"/>
          <w:sz w:val="24"/>
          <w:szCs w:val="18"/>
          <w:lang w:val="en-US" w:eastAsia="zh-CN"/>
        </w:rPr>
      </w:pPr>
      <w:ins w:id="656" w:author="不要说话" w:date="2026-03-25T16:05:03Z">
        <w:r>
          <w:rPr>
            <w:rFonts w:hint="eastAsia" w:ascii="仿宋" w:hAnsi="仿宋" w:eastAsia="仿宋" w:cs="仿宋"/>
            <w:sz w:val="24"/>
            <w:szCs w:val="18"/>
            <w:lang w:val="en-US" w:eastAsia="zh-CN"/>
          </w:rPr>
          <w:t xml:space="preserve">（1）乙方应严格执行统一的编码规范、分支管理制度、版本发布制度及代码评审机制，确保交付成果具备清晰性、可维护性、可回溯性和可回滚性。对甲方提出的代码质量问题，乙方应在合理期限内完成整改。 </w:t>
        </w:r>
      </w:ins>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7" w:author="不要说话" w:date="2026-03-25T16:05:03Z"/>
          <w:rFonts w:hint="eastAsia" w:ascii="仿宋" w:hAnsi="仿宋" w:eastAsia="仿宋" w:cs="仿宋"/>
          <w:sz w:val="24"/>
          <w:szCs w:val="18"/>
          <w:lang w:val="en-US" w:eastAsia="zh-CN"/>
        </w:rPr>
      </w:pPr>
      <w:ins w:id="658" w:author="不要说话" w:date="2026-03-25T16:05:03Z">
        <w:r>
          <w:rPr>
            <w:rFonts w:hint="eastAsia" w:ascii="仿宋" w:hAnsi="仿宋" w:eastAsia="仿宋" w:cs="仿宋"/>
            <w:sz w:val="24"/>
            <w:szCs w:val="18"/>
            <w:lang w:val="en-US" w:eastAsia="zh-CN"/>
          </w:rPr>
          <w:t xml:space="preserve">（2）乙方交付的代码应通过静态代码扫描，严重及以上级别缺陷数量应为零；其他级别问题应控制在双方认可的合理范围内。乙方应向甲方提交完整的代码扫描报告及必要整改记录，作为验收依据之一。 </w:t>
        </w:r>
      </w:ins>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9" w:author="不要说话" w:date="2026-03-25T16:05:03Z"/>
          <w:rFonts w:hint="eastAsia" w:ascii="仿宋" w:hAnsi="仿宋" w:eastAsia="仿宋" w:cs="仿宋"/>
          <w:sz w:val="24"/>
          <w:szCs w:val="18"/>
          <w:lang w:val="en-US" w:eastAsia="zh-CN"/>
        </w:rPr>
      </w:pPr>
      <w:ins w:id="660" w:author="不要说话" w:date="2026-03-25T16:05:03Z">
        <w:r>
          <w:rPr>
            <w:rFonts w:hint="eastAsia" w:ascii="仿宋" w:hAnsi="仿宋" w:eastAsia="仿宋" w:cs="仿宋"/>
            <w:sz w:val="24"/>
            <w:szCs w:val="18"/>
            <w:lang w:val="en-US" w:eastAsia="zh-CN"/>
          </w:rPr>
          <w:t xml:space="preserve">（3）系统应满足合同约定的并发用户数、页面响应时间、接口处理能力及其他性能指标。乙方应在交付前完成性能测试、压力测试及必要的兼容性测试，并向甲方提交测试报告；未经测试达到约定标准并经甲方确认的，不得进入验收流程。 </w:t>
        </w:r>
      </w:ins>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1" w:author="不要说话" w:date="2026-03-25T16:05:03Z"/>
          <w:rFonts w:hint="eastAsia" w:ascii="仿宋" w:hAnsi="仿宋" w:eastAsia="仿宋" w:cs="仿宋"/>
          <w:sz w:val="24"/>
          <w:szCs w:val="18"/>
          <w:lang w:val="en-US" w:eastAsia="zh-CN"/>
        </w:rPr>
      </w:pPr>
      <w:ins w:id="662" w:author="不要说话" w:date="2026-03-25T16:05:03Z">
        <w:r>
          <w:rPr>
            <w:rFonts w:hint="eastAsia" w:ascii="仿宋" w:hAnsi="仿宋" w:eastAsia="仿宋" w:cs="仿宋"/>
            <w:sz w:val="24"/>
            <w:szCs w:val="18"/>
            <w:lang w:val="en-US" w:eastAsia="zh-CN"/>
          </w:rPr>
          <w:t xml:space="preserve">（4）项目各阶段付款应与对应阶段交付成果质量挂钩。系统上线不当然视为验收完成或付款条件成就。乙方须在完成上线部署后，继续配合甲方完成测试、整改、稳定运行观察等工作，并在达到合同约定的验收标准、稳定运行周期及缺陷数量要求后，方可触发相应付款节点。 </w:t>
        </w:r>
      </w:ins>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663" w:author="不要说话" w:date="2026-03-25T16:05:16Z">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pPr>
        </w:pPrChange>
      </w:pPr>
      <w:ins w:id="664" w:author="不要说话" w:date="2026-03-25T16:05:03Z">
        <w:r>
          <w:rPr>
            <w:rFonts w:hint="eastAsia" w:ascii="仿宋" w:hAnsi="仿宋" w:eastAsia="仿宋" w:cs="仿宋"/>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乙方承担；确需由甲方承担的，应由双方事先书面确认。 </w:t>
        </w:r>
      </w:ins>
    </w:p>
    <w:p w14:paraId="3DE6900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665" w:author="不要说话" w:date="2026-03-25T16:05:34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66" w:author="不要说话" w:date="2026-03-25T16:05:32Z">
        <w:r>
          <w:rPr>
            <w:rFonts w:hint="eastAsia" w:ascii="仿宋" w:hAnsi="仿宋" w:eastAsia="仿宋" w:cs="仿宋"/>
            <w:b/>
            <w:bCs/>
            <w:spacing w:val="-7"/>
            <w:kern w:val="2"/>
            <w:sz w:val="24"/>
            <w:szCs w:val="24"/>
            <w:lang w:val="en-US" w:eastAsia="zh-CN" w:bidi="ar-SA"/>
          </w:rPr>
          <w:t>技术实现、性能与兼容性要求</w:t>
        </w:r>
      </w:ins>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7" w:author="不要说话" w:date="2026-03-25T16:05:59Z"/>
          <w:rFonts w:hint="eastAsia" w:ascii="仿宋" w:hAnsi="仿宋" w:eastAsia="仿宋" w:cs="仿宋"/>
          <w:sz w:val="24"/>
          <w:szCs w:val="18"/>
          <w:lang w:val="en-US" w:eastAsia="zh-CN"/>
        </w:rPr>
      </w:pPr>
      <w:ins w:id="668" w:author="不要说话" w:date="2026-03-25T16:05:59Z">
        <w:r>
          <w:rPr>
            <w:rFonts w:hint="eastAsia" w:ascii="仿宋" w:hAnsi="仿宋" w:eastAsia="仿宋" w:cs="仿宋"/>
            <w:sz w:val="24"/>
            <w:szCs w:val="18"/>
            <w:lang w:val="en-US" w:eastAsia="zh-CN"/>
          </w:rPr>
          <w:t>（1）针对本项目</w:t>
        </w:r>
      </w:ins>
      <w:ins w:id="669" w:author="不要说话" w:date="2026-03-25T16:06:14Z">
        <w:r>
          <w:rPr>
            <w:rFonts w:hint="eastAsia" w:ascii="仿宋" w:hAnsi="仿宋" w:eastAsia="仿宋" w:cs="仿宋"/>
            <w:sz w:val="24"/>
            <w:szCs w:val="18"/>
            <w:lang w:val="en-US" w:eastAsia="zh-CN"/>
          </w:rPr>
          <w:t>中</w:t>
        </w:r>
      </w:ins>
      <w:ins w:id="670" w:author="不要说话" w:date="2026-03-25T16:06:15Z">
        <w:r>
          <w:rPr>
            <w:rFonts w:hint="eastAsia" w:ascii="仿宋" w:hAnsi="仿宋" w:eastAsia="仿宋" w:cs="仿宋"/>
            <w:sz w:val="24"/>
            <w:szCs w:val="18"/>
            <w:lang w:val="en-US" w:eastAsia="zh-CN"/>
          </w:rPr>
          <w:t>所</w:t>
        </w:r>
      </w:ins>
      <w:ins w:id="671" w:author="不要说话" w:date="2026-03-25T16:05:59Z">
        <w:r>
          <w:rPr>
            <w:rFonts w:hint="eastAsia" w:ascii="仿宋" w:hAnsi="仿宋" w:eastAsia="仿宋" w:cs="仿宋"/>
            <w:sz w:val="24"/>
            <w:szCs w:val="18"/>
            <w:lang w:val="en-US" w:eastAsia="zh-CN"/>
          </w:rPr>
          <w:t xml:space="preserve">采用的Vue2、UniApp等技术栈，乙方应在开发阶段主动完成关键技术能力验证与实现，包括但不限于消息通知推送、桌面角标适配、离线推送、主流终端兼容及特殊机型适配等，并确保相关功能满足项目实际使用要求。 </w:t>
        </w:r>
      </w:ins>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2" w:author="不要说话" w:date="2026-03-25T16:05:59Z"/>
          <w:rFonts w:hint="eastAsia" w:ascii="仿宋" w:hAnsi="仿宋" w:eastAsia="仿宋" w:cs="仿宋"/>
          <w:sz w:val="24"/>
          <w:szCs w:val="18"/>
          <w:lang w:val="en-US" w:eastAsia="zh-CN"/>
        </w:rPr>
      </w:pPr>
      <w:ins w:id="673" w:author="不要说话" w:date="2026-03-25T16:05:59Z">
        <w:r>
          <w:rPr>
            <w:rFonts w:hint="eastAsia" w:ascii="仿宋" w:hAnsi="仿宋" w:eastAsia="仿宋" w:cs="仿宋"/>
            <w:sz w:val="24"/>
            <w:szCs w:val="18"/>
            <w:lang w:val="en-US" w:eastAsia="zh-CN"/>
          </w:rPr>
          <w:t xml:space="preserve">（2）App端应覆盖主流Android版本及主流品牌机型，包括折叠屏设备，确保界面无明显错位、主要功能无异常。乙方应提供兼容性测试报告作为验收支撑材料。 </w:t>
        </w:r>
      </w:ins>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4" w:author="不要说话" w:date="2026-03-25T16:05:59Z"/>
          <w:rFonts w:hint="eastAsia" w:ascii="仿宋" w:hAnsi="仿宋" w:eastAsia="仿宋" w:cs="仿宋"/>
          <w:sz w:val="24"/>
          <w:szCs w:val="18"/>
          <w:lang w:val="en-US" w:eastAsia="zh-CN"/>
        </w:rPr>
      </w:pPr>
      <w:ins w:id="675" w:author="不要说话" w:date="2026-03-25T16:05:59Z">
        <w:r>
          <w:rPr>
            <w:rFonts w:hint="eastAsia" w:ascii="仿宋" w:hAnsi="仿宋" w:eastAsia="仿宋" w:cs="仿宋"/>
            <w:sz w:val="24"/>
            <w:szCs w:val="18"/>
            <w:lang w:val="en-US" w:eastAsia="zh-CN"/>
          </w:rPr>
          <w:t xml:space="preserve">（3）乙方应对系统通知送达率、离线推送可用性及消息处理及时性承担交付责任，并提交明确的技术实现方案、测试依据及效果说明。相关关键指标建议在技术附件中量化约定。 </w:t>
        </w:r>
      </w:ins>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676" w:author="不要说话" w:date="2026-03-25T16:06:03Z">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pPr>
        </w:pPrChange>
      </w:pPr>
      <w:ins w:id="677" w:author="不要说话" w:date="2026-03-25T16:05:59Z">
        <w:r>
          <w:rPr>
            <w:rFonts w:hint="eastAsia" w:ascii="仿宋" w:hAnsi="仿宋" w:eastAsia="仿宋" w:cs="仿宋"/>
            <w:sz w:val="24"/>
            <w:szCs w:val="18"/>
            <w:lang w:val="en-US" w:eastAsia="zh-CN"/>
          </w:rPr>
          <w:t xml:space="preserve">（4）鉴于Vue2框架已停止官方维护，乙方应在合同履行期间承担相关安全漏洞修复、兼容性处理及风险整改责任；如因安全、合规或运行稳定性需要实施框架升级或迁移，乙方应提出方案并配合完成相关工作。属于保障系统正常、安全、稳定运行所必需的升级迁移事项，不应视为乙方额外收费事项。 </w:t>
        </w:r>
      </w:ins>
    </w:p>
    <w:p w14:paraId="5499256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678" w:author="不要说话" w:date="2026-03-25T16:06:34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79" w:author="不要说话" w:date="2026-03-25T16:06:33Z">
        <w:r>
          <w:rPr>
            <w:rFonts w:hint="eastAsia" w:ascii="仿宋" w:hAnsi="仿宋" w:eastAsia="仿宋" w:cs="仿宋"/>
            <w:b/>
            <w:bCs/>
            <w:spacing w:val="-7"/>
            <w:kern w:val="2"/>
            <w:sz w:val="24"/>
            <w:szCs w:val="24"/>
            <w:lang w:val="en-US" w:eastAsia="zh-CN" w:bidi="ar-SA"/>
          </w:rPr>
          <w:t>安全合规与数据保护要求</w:t>
        </w:r>
      </w:ins>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0" w:author="不要说话" w:date="2026-03-25T16:06:45Z"/>
          <w:rFonts w:hint="eastAsia" w:ascii="仿宋" w:hAnsi="仿宋" w:eastAsia="仿宋" w:cs="仿宋"/>
          <w:sz w:val="24"/>
          <w:szCs w:val="18"/>
          <w:lang w:val="en-US" w:eastAsia="zh-CN"/>
        </w:rPr>
      </w:pPr>
      <w:ins w:id="681" w:author="不要说话" w:date="2026-03-25T16:06:45Z">
        <w:r>
          <w:rPr>
            <w:rFonts w:hint="eastAsia" w:ascii="仿宋" w:hAnsi="仿宋" w:eastAsia="仿宋" w:cs="仿宋"/>
            <w:sz w:val="24"/>
            <w:szCs w:val="18"/>
            <w:lang w:val="en-US" w:eastAsia="zh-CN"/>
          </w:rPr>
          <w:t xml:space="preserve">（1）乙方应配合甲方完成信息安全等级保护自评、漏洞检测、整改、DCMM评估及其他与本项目相关的安全合规工作，并根据甲方或监管要求及时完成整改。 </w:t>
        </w:r>
      </w:ins>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2" w:author="不要说话" w:date="2026-03-25T16:06:45Z"/>
          <w:rFonts w:hint="eastAsia" w:ascii="仿宋" w:hAnsi="仿宋" w:eastAsia="仿宋" w:cs="仿宋"/>
          <w:sz w:val="24"/>
          <w:szCs w:val="18"/>
          <w:lang w:val="en-US" w:eastAsia="zh-CN"/>
        </w:rPr>
      </w:pPr>
      <w:ins w:id="683" w:author="不要说话" w:date="2026-03-25T16:06:45Z">
        <w:r>
          <w:rPr>
            <w:rFonts w:hint="eastAsia" w:ascii="仿宋" w:hAnsi="仿宋" w:eastAsia="仿宋" w:cs="仿宋"/>
            <w:sz w:val="24"/>
            <w:szCs w:val="18"/>
            <w:lang w:val="en-US" w:eastAsia="zh-CN"/>
          </w:rPr>
          <w:t xml:space="preserve">（2）乙方应建立并落实完整的数据备份与恢复机制，包括全量备份、增量备份、备份留存及恢复验证安排，并定期开展数据恢复演练，向甲方提交演练报告，确保数据具备可恢复性、完整性和可验证性。 </w:t>
        </w:r>
      </w:ins>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4" w:author="不要说话" w:date="2026-03-25T16:06:45Z"/>
          <w:rFonts w:hint="eastAsia" w:ascii="仿宋" w:hAnsi="仿宋" w:eastAsia="仿宋" w:cs="仿宋"/>
          <w:sz w:val="24"/>
          <w:szCs w:val="18"/>
          <w:lang w:val="en-US" w:eastAsia="zh-CN"/>
        </w:rPr>
      </w:pPr>
      <w:ins w:id="685" w:author="不要说话" w:date="2026-03-25T16:06:45Z">
        <w:r>
          <w:rPr>
            <w:rFonts w:hint="eastAsia" w:ascii="仿宋" w:hAnsi="仿宋" w:eastAsia="仿宋" w:cs="仿宋"/>
            <w:sz w:val="24"/>
            <w:szCs w:val="18"/>
            <w:lang w:val="en-US" w:eastAsia="zh-CN"/>
          </w:rPr>
          <w:t xml:space="preserve">（3）乙方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ins>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6" w:author="不要说话" w:date="2026-03-25T16:06:45Z"/>
          <w:rFonts w:hint="eastAsia" w:ascii="仿宋" w:hAnsi="仿宋" w:eastAsia="仿宋" w:cs="仿宋"/>
          <w:sz w:val="24"/>
          <w:szCs w:val="18"/>
          <w:lang w:val="en-US" w:eastAsia="zh-CN"/>
        </w:rPr>
      </w:pPr>
      <w:ins w:id="687" w:author="不要说话" w:date="2026-03-25T16:06:45Z">
        <w:r>
          <w:rPr>
            <w:rFonts w:hint="eastAsia" w:ascii="仿宋" w:hAnsi="仿宋" w:eastAsia="仿宋" w:cs="仿宋"/>
            <w:sz w:val="24"/>
            <w:szCs w:val="18"/>
            <w:lang w:val="en-US" w:eastAsia="zh-CN"/>
          </w:rPr>
          <w:t xml:space="preserve">（4）系统操作日志、访问日志及其他审计日志的留存期限不得少于180天，且应满足防篡改、可追溯和审计要求，并符合相关法律法规及等级保护要求。 </w:t>
        </w:r>
      </w:ins>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688" w:author="不要说话" w:date="2026-03-25T16:06:58Z">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pPr>
        </w:pPrChange>
      </w:pPr>
      <w:ins w:id="689" w:author="不要说话" w:date="2026-03-25T16:06:45Z">
        <w:r>
          <w:rPr>
            <w:rFonts w:hint="eastAsia" w:ascii="仿宋" w:hAnsi="仿宋" w:eastAsia="仿宋" w:cs="仿宋"/>
            <w:sz w:val="24"/>
            <w:szCs w:val="18"/>
            <w:lang w:val="en-US" w:eastAsia="zh-CN"/>
          </w:rPr>
          <w:t xml:space="preserve">（5）乙方应保证其交付成果不包含任何恶意代码、逻辑炸弹、后门程序、木马程序或其他危害系统安全、窃取数据隐私的功能。如因此给甲方造成损失，乙方应依法承担相应责任。 </w:t>
        </w:r>
      </w:ins>
    </w:p>
    <w:p w14:paraId="5616B7FB">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690" w:author="不要说话" w:date="2026-03-25T16:07:09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691" w:author="不要说话" w:date="2026-03-25T16:07:05Z">
        <w:r>
          <w:rPr>
            <w:rFonts w:hint="eastAsia" w:ascii="仿宋" w:hAnsi="仿宋" w:eastAsia="仿宋" w:cs="仿宋"/>
            <w:b/>
            <w:bCs/>
            <w:spacing w:val="-7"/>
            <w:kern w:val="2"/>
            <w:sz w:val="24"/>
            <w:szCs w:val="24"/>
            <w:lang w:val="en-US" w:eastAsia="zh-CN" w:bidi="ar-SA"/>
          </w:rPr>
          <w:t>知识产权、交付物与独立部署要求</w:t>
        </w:r>
      </w:ins>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2" w:author="不要说话" w:date="2026-03-25T16:07:19Z"/>
          <w:rFonts w:hint="eastAsia" w:ascii="仿宋" w:hAnsi="仿宋" w:eastAsia="仿宋" w:cs="仿宋"/>
          <w:sz w:val="24"/>
          <w:szCs w:val="18"/>
          <w:lang w:val="en-US" w:eastAsia="zh-CN"/>
        </w:rPr>
      </w:pPr>
      <w:ins w:id="693" w:author="不要说话" w:date="2026-03-25T16:07:19Z">
        <w:r>
          <w:rPr>
            <w:rFonts w:hint="eastAsia" w:ascii="仿宋" w:hAnsi="仿宋" w:eastAsia="仿宋" w:cs="仿宋"/>
            <w:sz w:val="24"/>
            <w:szCs w:val="18"/>
            <w:lang w:val="en-US" w:eastAsia="zh-CN"/>
          </w:rPr>
          <w:t xml:space="preserve">（1）本项目形成的源代码、文档、设计文件、接口资料、配置文件、数据库结构、业务数据及其他交付成果，其知识产权及相关权益归属由双方按照合同约定确定；原则上，乙方为本项目专门开发并交付甲方使用的成果，其相关权利应归甲方所有。乙方应配合甲方完成软件著作权登记及相关权属确认工作。 </w:t>
        </w:r>
      </w:ins>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4" w:author="不要说话" w:date="2026-03-25T16:07:19Z"/>
          <w:rFonts w:hint="eastAsia" w:ascii="仿宋" w:hAnsi="仿宋" w:eastAsia="仿宋" w:cs="仿宋"/>
          <w:sz w:val="24"/>
          <w:szCs w:val="18"/>
          <w:lang w:val="en-US" w:eastAsia="zh-CN"/>
        </w:rPr>
      </w:pPr>
      <w:ins w:id="695" w:author="不要说话" w:date="2026-03-25T16:07:19Z">
        <w:r>
          <w:rPr>
            <w:rFonts w:hint="eastAsia" w:ascii="仿宋" w:hAnsi="仿宋" w:eastAsia="仿宋" w:cs="仿宋"/>
            <w:sz w:val="24"/>
            <w:szCs w:val="18"/>
            <w:lang w:val="en-US" w:eastAsia="zh-CN"/>
          </w:rPr>
          <w:t xml:space="preserve">（2）乙方应向甲方完整披露项目中使用的第三方开源组件、商业组件及其授权协议情况，并提供相应清单和授权说明。未经甲方书面同意，乙方不得使用可能对甲方后续使用、部署、修改或再开发形成明显限制的协议或组件。 </w:t>
        </w:r>
      </w:ins>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6" w:author="不要说话" w:date="2026-03-25T16:07:19Z"/>
          <w:rFonts w:hint="eastAsia" w:ascii="仿宋" w:hAnsi="仿宋" w:eastAsia="仿宋" w:cs="仿宋"/>
          <w:sz w:val="24"/>
          <w:szCs w:val="18"/>
          <w:lang w:val="en-US" w:eastAsia="zh-CN"/>
        </w:rPr>
      </w:pPr>
      <w:ins w:id="697" w:author="不要说话" w:date="2026-03-25T16:07:19Z">
        <w:r>
          <w:rPr>
            <w:rFonts w:hint="eastAsia" w:ascii="仿宋" w:hAnsi="仿宋" w:eastAsia="仿宋" w:cs="仿宋"/>
            <w:sz w:val="24"/>
            <w:szCs w:val="18"/>
            <w:lang w:val="en-US" w:eastAsia="zh-CN"/>
          </w:rPr>
          <w:t xml:space="preserve">（3）乙方应完整交付项目文档资料，包括但不限于系统设计文档、原型设计文件、UI设计文件、接口文档、测试报告、用户操作手册、系统运维手册、部署说明以及等保、DCMM相关支撑材料等；相关资料应真实、完整、具备可操作性。 </w:t>
        </w:r>
      </w:ins>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8" w:author="不要说话" w:date="2026-03-25T16:07:19Z"/>
          <w:rFonts w:hint="eastAsia" w:ascii="仿宋" w:hAnsi="仿宋" w:eastAsia="仿宋" w:cs="仿宋"/>
          <w:sz w:val="24"/>
          <w:szCs w:val="18"/>
          <w:lang w:val="en-US" w:eastAsia="zh-CN"/>
        </w:rPr>
      </w:pPr>
      <w:ins w:id="699" w:author="不要说话" w:date="2026-03-25T16:07:19Z">
        <w:r>
          <w:rPr>
            <w:rFonts w:hint="eastAsia" w:ascii="仿宋" w:hAnsi="仿宋" w:eastAsia="仿宋" w:cs="仿宋"/>
            <w:sz w:val="24"/>
            <w:szCs w:val="18"/>
            <w:lang w:val="en-US" w:eastAsia="zh-CN"/>
          </w:rPr>
          <w:t xml:space="preserve">（4）乙方应完整交付项目对应的全部源代码、部署包、数据库建表脚本、初始化脚本、配置说明、发布说明、第三方授权文件及项目运行所需其他必要资产，确保甲方在合理条件下能够脱离乙方原有环境独立完成系统部署、运行、测试、验证及后续维护。 </w:t>
        </w:r>
      </w:ins>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Change w:id="700" w:author="不要说话" w:date="2026-03-25T16:07:49Z">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pPr>
        </w:pPrChange>
      </w:pPr>
      <w:ins w:id="701" w:author="不要说话" w:date="2026-03-25T16:07:19Z">
        <w:r>
          <w:rPr>
            <w:rFonts w:hint="eastAsia" w:ascii="仿宋" w:hAnsi="仿宋" w:eastAsia="仿宋" w:cs="仿宋"/>
            <w:sz w:val="24"/>
            <w:szCs w:val="18"/>
            <w:lang w:val="en-US" w:eastAsia="zh-CN"/>
          </w:rPr>
          <w:t xml:space="preserve">（5）如乙方交付成果涉及第三方知识产权侵权纠纷，由责任方依法承担责任；如该纠纷系乙方选型、使用或提供的代码、素材、字体、插件、接口或其他第三方资源引起，则由乙方负责解决并承担因此给甲方造成的损失。 </w:t>
        </w:r>
      </w:ins>
    </w:p>
    <w:p w14:paraId="2732F71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Change w:id="702" w:author="不要说话" w:date="2026-03-25T16:07:56Z">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pPr>
        </w:pPrChange>
      </w:pPr>
      <w:ins w:id="703" w:author="不要说话" w:date="2026-03-25T16:07:53Z">
        <w:r>
          <w:rPr>
            <w:rFonts w:hint="eastAsia" w:ascii="仿宋" w:hAnsi="仿宋" w:eastAsia="仿宋" w:cs="仿宋"/>
            <w:b/>
            <w:bCs/>
            <w:spacing w:val="-7"/>
            <w:kern w:val="2"/>
            <w:sz w:val="24"/>
            <w:szCs w:val="24"/>
            <w:lang w:val="en-US" w:eastAsia="zh-CN" w:bidi="ar-SA"/>
          </w:rPr>
          <w:t>退出机制与数据处理要求</w:t>
        </w:r>
      </w:ins>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4" w:author="不要说话" w:date="2026-03-25T16:08:10Z"/>
          <w:rFonts w:hint="eastAsia" w:ascii="仿宋" w:hAnsi="仿宋" w:eastAsia="仿宋" w:cs="仿宋"/>
          <w:sz w:val="24"/>
          <w:szCs w:val="18"/>
          <w:lang w:val="en-US" w:eastAsia="zh-CN"/>
        </w:rPr>
      </w:pPr>
      <w:ins w:id="705" w:author="不要说话" w:date="2026-03-25T16:08:10Z">
        <w:r>
          <w:rPr>
            <w:rFonts w:hint="eastAsia" w:ascii="仿宋" w:hAnsi="仿宋" w:eastAsia="仿宋" w:cs="仿宋"/>
            <w:sz w:val="24"/>
            <w:szCs w:val="18"/>
            <w:lang w:val="en-US" w:eastAsia="zh-CN"/>
          </w:rPr>
          <w:t xml:space="preserve">（1）合同期满不续约或合作提前终止时，乙方应配合甲方或甲方指定的新服务商完成系统交接，交接配合期原则上不少于5个工作日；如项目规模较大或交接事项较多，双方可根据实际情况协商确定具体交接周期。 </w:t>
        </w:r>
      </w:ins>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6" w:author="不要说话" w:date="2026-03-25T16:08:10Z"/>
          <w:rFonts w:hint="eastAsia" w:ascii="仿宋" w:hAnsi="仿宋" w:eastAsia="仿宋" w:cs="仿宋"/>
          <w:sz w:val="24"/>
          <w:szCs w:val="18"/>
          <w:lang w:val="en-US" w:eastAsia="zh-CN"/>
        </w:rPr>
      </w:pPr>
      <w:ins w:id="707" w:author="不要说话" w:date="2026-03-25T16:08:10Z">
        <w:r>
          <w:rPr>
            <w:rFonts w:hint="eastAsia" w:ascii="仿宋" w:hAnsi="仿宋" w:eastAsia="仿宋" w:cs="仿宋"/>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ins>
    </w:p>
    <w:p w14:paraId="1D06B5F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8" w:author="不要说话" w:date="2026-03-25T16:08:10Z"/>
          <w:rFonts w:hint="eastAsia" w:ascii="仿宋" w:hAnsi="仿宋" w:eastAsia="仿宋" w:cs="仿宋"/>
          <w:sz w:val="24"/>
          <w:szCs w:val="18"/>
          <w:lang w:val="en-US" w:eastAsia="zh-CN"/>
        </w:rPr>
      </w:pPr>
      <w:ins w:id="709" w:author="不要说话" w:date="2026-03-25T16:08:10Z">
        <w:r>
          <w:rPr>
            <w:rFonts w:hint="eastAsia" w:ascii="仿宋" w:hAnsi="仿宋" w:eastAsia="仿宋" w:cs="仿宋"/>
            <w:sz w:val="24"/>
            <w:szCs w:val="18"/>
            <w:lang w:val="en-US" w:eastAsia="zh-CN"/>
          </w:rPr>
          <w:t xml:space="preserve">（3）合作结束后，乙方应将其持有或控制的全部甲方数据、资料及相关备份完整移交甲方，并在甲方确认后删除或销毁其保留的相关副本，同时向甲方出具书面数据销毁说明或证明。 </w:t>
        </w:r>
      </w:ins>
    </w:p>
    <w:p w14:paraId="F830E9A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0" w:author="不要说话" w:date="2026-03-25T16:08:16Z"/>
          <w:rFonts w:hint="eastAsia" w:ascii="仿宋" w:hAnsi="仿宋" w:eastAsia="仿宋" w:cs="仿宋"/>
          <w:sz w:val="24"/>
          <w:szCs w:val="18"/>
          <w:lang w:val="en-US" w:eastAsia="zh-CN"/>
        </w:rPr>
      </w:pPr>
    </w:p>
    <w:p w14:paraId="0D3BA3F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1" w:author="不要说话" w:date="2026-03-25T16:08:17Z"/>
          <w:rFonts w:hint="eastAsia" w:ascii="仿宋" w:hAnsi="仿宋" w:eastAsia="仿宋" w:cs="仿宋"/>
          <w:sz w:val="24"/>
          <w:szCs w:val="18"/>
          <w:lang w:val="en-US" w:eastAsia="zh-CN"/>
        </w:rPr>
      </w:pPr>
    </w:p>
    <w:p w14:paraId="146BAA9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2" w:author="不要说话" w:date="2026-03-25T16:08:17Z"/>
          <w:rFonts w:hint="eastAsia" w:ascii="仿宋" w:hAnsi="仿宋" w:eastAsia="仿宋" w:cs="仿宋"/>
          <w:sz w:val="24"/>
          <w:szCs w:val="18"/>
          <w:lang w:val="en-US" w:eastAsia="zh-CN"/>
        </w:rPr>
      </w:pPr>
    </w:p>
    <w:p w14:paraId="7938B94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3" w:author="不要说话" w:date="2026-03-25T16:08:17Z"/>
          <w:rFonts w:hint="eastAsia" w:ascii="仿宋" w:hAnsi="仿宋" w:eastAsia="仿宋" w:cs="仿宋"/>
          <w:sz w:val="24"/>
          <w:szCs w:val="18"/>
          <w:lang w:val="en-US" w:eastAsia="zh-CN"/>
        </w:rPr>
      </w:pPr>
    </w:p>
    <w:p w14:paraId="7C5AFF5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4" w:author="不要说话" w:date="2026-03-25T16:08:17Z"/>
          <w:rFonts w:hint="eastAsia" w:ascii="仿宋" w:hAnsi="仿宋" w:eastAsia="仿宋" w:cs="仿宋"/>
          <w:sz w:val="24"/>
          <w:szCs w:val="18"/>
          <w:lang w:val="en-US" w:eastAsia="zh-CN"/>
        </w:rPr>
      </w:pPr>
    </w:p>
    <w:p w14:paraId="1B8087F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5" w:author="不要说话" w:date="2026-03-25T16:08:17Z"/>
          <w:rFonts w:hint="eastAsia" w:ascii="仿宋" w:hAnsi="仿宋" w:eastAsia="仿宋" w:cs="仿宋"/>
          <w:sz w:val="24"/>
          <w:szCs w:val="18"/>
          <w:lang w:val="en-US" w:eastAsia="zh-CN"/>
        </w:rPr>
      </w:pPr>
    </w:p>
    <w:p w14:paraId="75C29A0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6" w:author="不要说话" w:date="2026-03-25T16:08:19Z"/>
          <w:rFonts w:hint="eastAsia" w:ascii="仿宋" w:hAnsi="仿宋" w:eastAsia="仿宋" w:cs="仿宋"/>
          <w:sz w:val="24"/>
          <w:szCs w:val="18"/>
          <w:lang w:val="en-US" w:eastAsia="zh-CN"/>
        </w:rPr>
      </w:pPr>
    </w:p>
    <w:p w14:paraId="0B2F5C0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7" w:author="不要说话" w:date="2026-03-25T16:08:19Z"/>
          <w:rFonts w:hint="eastAsia" w:ascii="仿宋" w:hAnsi="仿宋" w:eastAsia="仿宋" w:cs="仿宋"/>
          <w:sz w:val="24"/>
          <w:szCs w:val="18"/>
          <w:lang w:val="en-US" w:eastAsia="zh-CN"/>
        </w:rPr>
      </w:pPr>
    </w:p>
    <w:p w14:paraId="7106B27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8" w:author="不要说话" w:date="2026-03-25T16:08:19Z"/>
          <w:rFonts w:hint="eastAsia" w:ascii="仿宋" w:hAnsi="仿宋" w:eastAsia="仿宋" w:cs="仿宋"/>
          <w:sz w:val="24"/>
          <w:szCs w:val="18"/>
          <w:lang w:val="en-US" w:eastAsia="zh-CN"/>
        </w:rPr>
      </w:pPr>
    </w:p>
    <w:p w14:paraId="1096AB9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19" w:author="不要说话" w:date="2026-03-25T16:08:19Z"/>
          <w:rFonts w:hint="eastAsia" w:ascii="仿宋" w:hAnsi="仿宋" w:eastAsia="仿宋" w:cs="仿宋"/>
          <w:sz w:val="24"/>
          <w:szCs w:val="18"/>
          <w:lang w:val="en-US" w:eastAsia="zh-CN"/>
        </w:rPr>
      </w:pPr>
    </w:p>
    <w:p w14:paraId="64E7957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0" w:author="不要说话" w:date="2026-03-25T16:08:19Z"/>
          <w:rFonts w:hint="eastAsia" w:ascii="仿宋" w:hAnsi="仿宋" w:eastAsia="仿宋" w:cs="仿宋"/>
          <w:sz w:val="24"/>
          <w:szCs w:val="18"/>
          <w:lang w:val="en-US" w:eastAsia="zh-CN"/>
        </w:rPr>
      </w:pPr>
    </w:p>
    <w:p w14:paraId="7B817D0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1" w:author="不要说话" w:date="2026-03-25T16:08:20Z"/>
          <w:rFonts w:hint="eastAsia" w:ascii="仿宋" w:hAnsi="仿宋" w:eastAsia="仿宋" w:cs="仿宋"/>
          <w:sz w:val="24"/>
          <w:szCs w:val="18"/>
          <w:lang w:val="en-US" w:eastAsia="zh-CN"/>
        </w:rPr>
      </w:pPr>
    </w:p>
    <w:p w14:paraId="48974B8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2" w:author="不要说话" w:date="2026-03-25T16:08:20Z"/>
          <w:rFonts w:hint="eastAsia" w:ascii="仿宋" w:hAnsi="仿宋" w:eastAsia="仿宋" w:cs="仿宋"/>
          <w:sz w:val="24"/>
          <w:szCs w:val="18"/>
          <w:lang w:val="en-US" w:eastAsia="zh-CN"/>
        </w:rPr>
      </w:pPr>
    </w:p>
    <w:p w14:paraId="4B8F25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3" w:author="不要说话" w:date="2026-03-25T16:08:20Z"/>
          <w:rFonts w:hint="eastAsia" w:ascii="仿宋" w:hAnsi="仿宋" w:eastAsia="仿宋" w:cs="仿宋"/>
          <w:sz w:val="24"/>
          <w:szCs w:val="18"/>
          <w:lang w:val="en-US" w:eastAsia="zh-CN"/>
        </w:rPr>
      </w:pPr>
    </w:p>
    <w:p w14:paraId="0941CB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4" w:author="不要说话" w:date="2026-03-25T16:08:20Z"/>
          <w:rFonts w:hint="eastAsia" w:ascii="仿宋" w:hAnsi="仿宋" w:eastAsia="仿宋" w:cs="仿宋"/>
          <w:sz w:val="24"/>
          <w:szCs w:val="18"/>
          <w:lang w:val="en-US" w:eastAsia="zh-CN"/>
        </w:rPr>
      </w:pPr>
    </w:p>
    <w:p w14:paraId="4C9269E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5" w:author="不要说话" w:date="2026-03-25T16:08:20Z"/>
          <w:rFonts w:hint="eastAsia" w:ascii="仿宋" w:hAnsi="仿宋" w:eastAsia="仿宋" w:cs="仿宋"/>
          <w:sz w:val="24"/>
          <w:szCs w:val="18"/>
          <w:lang w:val="en-US" w:eastAsia="zh-CN"/>
        </w:rPr>
      </w:pPr>
    </w:p>
    <w:p w14:paraId="5EF09B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6" w:author="不要说话" w:date="2026-03-25T16:08:20Z"/>
          <w:rFonts w:hint="eastAsia" w:ascii="仿宋" w:hAnsi="仿宋" w:eastAsia="仿宋" w:cs="仿宋"/>
          <w:sz w:val="24"/>
          <w:szCs w:val="18"/>
          <w:lang w:val="en-US" w:eastAsia="zh-CN"/>
        </w:rPr>
      </w:pPr>
    </w:p>
    <w:p w14:paraId="51A09AC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7" w:author="不要说话" w:date="2026-03-25T16:08:20Z"/>
          <w:rFonts w:hint="eastAsia" w:ascii="仿宋" w:hAnsi="仿宋" w:eastAsia="仿宋" w:cs="仿宋"/>
          <w:sz w:val="24"/>
          <w:szCs w:val="18"/>
          <w:lang w:val="en-US" w:eastAsia="zh-CN"/>
        </w:rPr>
      </w:pPr>
    </w:p>
    <w:p w14:paraId="3BB35A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8" w:author="不要说话" w:date="2026-03-25T16:08:21Z"/>
          <w:rFonts w:hint="eastAsia" w:ascii="仿宋" w:hAnsi="仿宋" w:eastAsia="仿宋" w:cs="仿宋"/>
          <w:sz w:val="24"/>
          <w:szCs w:val="18"/>
          <w:lang w:val="en-US" w:eastAsia="zh-CN"/>
        </w:rPr>
      </w:pPr>
    </w:p>
    <w:p w14:paraId="17D5146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29" w:author="不要说话" w:date="2026-03-25T16:08:21Z"/>
          <w:rFonts w:hint="eastAsia" w:ascii="仿宋" w:hAnsi="仿宋" w:eastAsia="仿宋" w:cs="仿宋"/>
          <w:sz w:val="24"/>
          <w:szCs w:val="18"/>
          <w:lang w:val="en-US" w:eastAsia="zh-CN"/>
        </w:rPr>
      </w:pPr>
    </w:p>
    <w:p w14:paraId="002470B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C9FEC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p>
    <w:p w14:paraId="1A5BE7EF">
      <w:pPr>
        <w:rPr>
          <w:ins w:id="730" w:author="不要说话" w:date="2026-03-25T16:08:39Z"/>
          <w:rFonts w:hint="eastAsia" w:ascii="仿宋" w:hAnsi="仿宋" w:eastAsia="仿宋" w:cs="仿宋"/>
        </w:rPr>
      </w:pPr>
      <w:ins w:id="731" w:author="不要说话" w:date="2026-03-25T16:08:39Z">
        <w:bookmarkStart w:id="16" w:name="_Toc144893932"/>
        <w:r>
          <w:rPr>
            <w:rFonts w:hint="eastAsia" w:ascii="仿宋" w:hAnsi="仿宋" w:eastAsia="仿宋" w:cs="仿宋"/>
          </w:rPr>
          <w:br w:type="page"/>
        </w:r>
      </w:ins>
    </w:p>
    <w:p w14:paraId="5CB8C59C">
      <w:pPr>
        <w:pStyle w:val="65"/>
        <w:snapToGrid w:val="0"/>
        <w:spacing w:line="348" w:lineRule="auto"/>
        <w:outlineLvl w:val="9"/>
        <w:rPr>
          <w:ins w:id="732" w:author="不要说话" w:date="2026-02-24T10:35:32Z"/>
          <w:rFonts w:hint="eastAsia" w:ascii="仿宋" w:hAnsi="仿宋" w:eastAsia="仿宋" w:cs="仿宋"/>
        </w:rPr>
      </w:pPr>
    </w:p>
    <w:p w14:paraId="1666E188">
      <w:pPr>
        <w:pStyle w:val="65"/>
        <w:snapToGrid w:val="0"/>
        <w:spacing w:line="348" w:lineRule="auto"/>
        <w:rPr>
          <w:rFonts w:hint="eastAsia" w:ascii="仿宋" w:hAnsi="仿宋" w:eastAsia="仿宋" w:cs="仿宋"/>
        </w:rPr>
      </w:pPr>
      <w:r>
        <w:rPr>
          <w:rFonts w:hint="eastAsia" w:ascii="仿宋" w:hAnsi="仿宋" w:eastAsia="仿宋" w:cs="仿宋"/>
        </w:rPr>
        <w:t>第五章</w:t>
      </w:r>
      <w:r>
        <w:rPr>
          <w:rFonts w:hint="eastAsia" w:ascii="仿宋" w:hAnsi="仿宋" w:eastAsia="仿宋" w:cs="仿宋"/>
          <w:lang w:val="en-US" w:eastAsia="zh-CN"/>
        </w:rPr>
        <w:t xml:space="preserve"> </w:t>
      </w:r>
      <w:r>
        <w:rPr>
          <w:rFonts w:hint="eastAsia" w:ascii="仿宋" w:hAnsi="仿宋" w:eastAsia="仿宋" w:cs="仿宋"/>
        </w:rPr>
        <w:t>报价要求</w:t>
      </w:r>
      <w:bookmarkEnd w:id="13"/>
      <w:bookmarkEnd w:id="14"/>
      <w:bookmarkEnd w:id="16"/>
    </w:p>
    <w:p w14:paraId="03E6EAB0">
      <w:pPr>
        <w:autoSpaceDE/>
        <w:autoSpaceDN/>
        <w:adjustRightInd/>
        <w:spacing w:line="360" w:lineRule="auto"/>
        <w:ind w:firstLine="532" w:firstLineChars="221"/>
        <w:jc w:val="both"/>
        <w:outlineLvl w:val="1"/>
        <w:rPr>
          <w:rFonts w:hint="eastAsia" w:ascii="仿宋" w:hAnsi="仿宋" w:eastAsia="仿宋" w:cs="仿宋"/>
          <w:b/>
          <w:sz w:val="24"/>
          <w:szCs w:val="18"/>
        </w:rPr>
      </w:pPr>
      <w:bookmarkStart w:id="17" w:name="_Toc386441354"/>
      <w:r>
        <w:rPr>
          <w:rFonts w:hint="eastAsia" w:ascii="仿宋" w:hAnsi="仿宋" w:eastAsia="仿宋" w:cs="仿宋"/>
          <w:b/>
          <w:sz w:val="24"/>
          <w:szCs w:val="18"/>
        </w:rPr>
        <w:t>一、报价要求</w:t>
      </w:r>
    </w:p>
    <w:bookmarkEnd w:id="15"/>
    <w:bookmarkEnd w:id="17"/>
    <w:p w14:paraId="4CC611F7">
      <w:pPr>
        <w:snapToGrid w:val="0"/>
        <w:spacing w:line="360" w:lineRule="auto"/>
        <w:ind w:firstLine="480"/>
        <w:rPr>
          <w:rFonts w:hint="eastAsia" w:ascii="仿宋" w:hAnsi="仿宋" w:eastAsia="仿宋" w:cs="仿宋"/>
          <w:sz w:val="24"/>
          <w:szCs w:val="18"/>
        </w:rPr>
      </w:pPr>
      <w:r>
        <w:rPr>
          <w:rFonts w:hint="eastAsia" w:ascii="仿宋" w:hAnsi="仿宋" w:eastAsia="仿宋" w:cs="仿宋"/>
          <w:sz w:val="24"/>
          <w:szCs w:val="18"/>
        </w:rPr>
        <w:t>本项目合同价为</w:t>
      </w:r>
      <w:r>
        <w:rPr>
          <w:rFonts w:hint="eastAsia" w:ascii="仿宋" w:hAnsi="仿宋" w:eastAsia="仿宋" w:cs="仿宋"/>
          <w:sz w:val="24"/>
          <w:szCs w:val="18"/>
          <w:u w:val="single"/>
        </w:rPr>
        <w:t xml:space="preserve"> 固定总价</w:t>
      </w:r>
      <w:r>
        <w:rPr>
          <w:rFonts w:hint="eastAsia" w:ascii="仿宋" w:hAnsi="仿宋" w:eastAsia="仿宋" w:cs="仿宋"/>
          <w:sz w:val="24"/>
          <w:szCs w:val="18"/>
        </w:rPr>
        <w:t xml:space="preserve"> ，供应商须按本次采购物资及其技术文件，对采购物资进行报价。供应商须根据谈判文件的供货内容，按照总数量报总价，该总价作为评审、谈判的依据。</w:t>
      </w:r>
    </w:p>
    <w:p w14:paraId="65AC1B20">
      <w:pPr>
        <w:snapToGrid w:val="0"/>
        <w:spacing w:line="360" w:lineRule="auto"/>
        <w:ind w:firstLine="480"/>
        <w:rPr>
          <w:rFonts w:hint="eastAsia" w:ascii="仿宋" w:hAnsi="仿宋" w:eastAsia="仿宋" w:cs="仿宋"/>
          <w:b/>
          <w:sz w:val="24"/>
          <w:szCs w:val="21"/>
          <w:lang w:eastAsia="zh-CN"/>
        </w:rPr>
      </w:pPr>
      <w:r>
        <w:rPr>
          <w:rFonts w:hint="eastAsia" w:ascii="仿宋" w:hAnsi="仿宋" w:eastAsia="仿宋" w:cs="仿宋"/>
          <w:sz w:val="24"/>
          <w:szCs w:val="21"/>
          <w:u w:val="single"/>
        </w:rPr>
        <w:t>最终报价</w:t>
      </w:r>
      <w:r>
        <w:rPr>
          <w:rFonts w:hint="eastAsia" w:ascii="仿宋" w:hAnsi="仿宋" w:eastAsia="仿宋" w:cs="仿宋"/>
          <w:sz w:val="24"/>
          <w:szCs w:val="21"/>
          <w:u w:val="single"/>
          <w:lang w:val="en-US" w:eastAsia="zh-CN"/>
        </w:rPr>
        <w:t>按</w:t>
      </w:r>
      <w:r>
        <w:rPr>
          <w:rFonts w:hint="eastAsia" w:ascii="仿宋" w:hAnsi="仿宋" w:eastAsia="仿宋" w:cs="仿宋"/>
          <w:sz w:val="24"/>
          <w:szCs w:val="21"/>
          <w:u w:val="single"/>
        </w:rPr>
        <w:t>技术规格及要求包含</w:t>
      </w:r>
      <w:r>
        <w:rPr>
          <w:rFonts w:hint="eastAsia" w:ascii="仿宋" w:hAnsi="仿宋" w:eastAsia="仿宋" w:cs="仿宋"/>
          <w:sz w:val="24"/>
          <w:szCs w:val="21"/>
          <w:u w:val="single"/>
          <w:lang w:val="en-US" w:eastAsia="zh-CN"/>
        </w:rPr>
        <w:t>南京三方一体化数字信息平台优化提升项目</w:t>
      </w:r>
      <w:r>
        <w:rPr>
          <w:rFonts w:hint="eastAsia" w:ascii="仿宋" w:hAnsi="仿宋" w:eastAsia="仿宋" w:cs="仿宋"/>
          <w:sz w:val="24"/>
          <w:szCs w:val="21"/>
          <w:u w:val="single"/>
        </w:rPr>
        <w:t>、税费（</w:t>
      </w:r>
      <w:r>
        <w:rPr>
          <w:rFonts w:hint="eastAsia" w:ascii="仿宋" w:hAnsi="仿宋" w:eastAsia="仿宋" w:cs="仿宋"/>
          <w:sz w:val="24"/>
          <w:szCs w:val="21"/>
          <w:u w:val="single"/>
          <w:lang w:val="en-US" w:eastAsia="zh-CN"/>
        </w:rPr>
        <w:t>6</w:t>
      </w:r>
      <w:r>
        <w:rPr>
          <w:rFonts w:hint="eastAsia" w:ascii="仿宋" w:hAnsi="仿宋" w:eastAsia="仿宋" w:cs="仿宋"/>
          <w:sz w:val="24"/>
          <w:szCs w:val="21"/>
          <w:u w:val="single"/>
        </w:rPr>
        <w:t>%）等相关费用</w:t>
      </w:r>
      <w:r>
        <w:rPr>
          <w:rFonts w:hint="eastAsia" w:ascii="仿宋" w:hAnsi="仿宋" w:eastAsia="仿宋" w:cs="仿宋"/>
          <w:sz w:val="24"/>
          <w:szCs w:val="21"/>
          <w:u w:val="single"/>
          <w:lang w:eastAsia="zh-CN"/>
        </w:rPr>
        <w:t>。</w:t>
      </w:r>
    </w:p>
    <w:p w14:paraId="16999822">
      <w:pPr>
        <w:autoSpaceDE/>
        <w:autoSpaceDN/>
        <w:adjustRightInd/>
        <w:spacing w:line="360" w:lineRule="auto"/>
        <w:ind w:firstLine="532" w:firstLineChars="221"/>
        <w:jc w:val="both"/>
        <w:outlineLvl w:val="1"/>
        <w:rPr>
          <w:rFonts w:hint="eastAsia" w:ascii="仿宋" w:hAnsi="仿宋" w:eastAsia="仿宋" w:cs="仿宋"/>
          <w:b/>
          <w:sz w:val="24"/>
          <w:szCs w:val="18"/>
        </w:rPr>
      </w:pPr>
      <w:r>
        <w:rPr>
          <w:rFonts w:hint="eastAsia" w:ascii="仿宋" w:hAnsi="仿宋" w:eastAsia="仿宋" w:cs="仿宋"/>
          <w:b/>
          <w:sz w:val="24"/>
          <w:szCs w:val="18"/>
        </w:rPr>
        <w:t>二、结算及付款方式</w:t>
      </w:r>
    </w:p>
    <w:p w14:paraId="4B32538F">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color w:val="000000" w:themeColor="text1"/>
          <w:spacing w:val="6"/>
          <w:kern w:val="0"/>
          <w:sz w:val="24"/>
          <w:lang w:val="en-US" w:eastAsia="zh-CN"/>
          <w14:textFill>
            <w14:solidFill>
              <w14:schemeClr w14:val="tx1"/>
            </w14:solidFill>
          </w14:textFill>
        </w:rPr>
        <w:t>支付方式：电子汇款；</w:t>
      </w:r>
      <w:r>
        <w:rPr>
          <w:rFonts w:hint="eastAsia" w:ascii="仿宋" w:hAnsi="仿宋" w:eastAsia="仿宋" w:cs="仿宋"/>
          <w:color w:val="000000" w:themeColor="text1"/>
          <w:spacing w:val="6"/>
          <w:kern w:val="0"/>
          <w:sz w:val="24"/>
          <w:lang w:val="en-US" w:eastAsia="en-US"/>
          <w14:textFill>
            <w14:solidFill>
              <w14:schemeClr w14:val="tx1"/>
            </w14:solidFill>
          </w14:textFill>
        </w:rPr>
        <w:t>合同签订后，乙方应</w:t>
      </w:r>
      <w:r>
        <w:rPr>
          <w:rFonts w:hint="eastAsia" w:ascii="仿宋" w:hAnsi="仿宋" w:eastAsia="仿宋" w:cs="仿宋"/>
          <w:color w:val="000000" w:themeColor="text1"/>
          <w:spacing w:val="6"/>
          <w:kern w:val="0"/>
          <w:sz w:val="24"/>
          <w:lang w:val="en-US" w:eastAsia="zh-CN"/>
          <w14:textFill>
            <w14:solidFill>
              <w14:schemeClr w14:val="tx1"/>
            </w14:solidFill>
          </w14:textFill>
        </w:rPr>
        <w:t>7</w:t>
      </w:r>
      <w:r>
        <w:rPr>
          <w:rFonts w:hint="eastAsia" w:ascii="仿宋" w:hAnsi="仿宋" w:eastAsia="仿宋" w:cs="仿宋"/>
          <w:color w:val="000000" w:themeColor="text1"/>
          <w:spacing w:val="6"/>
          <w:kern w:val="0"/>
          <w:sz w:val="24"/>
          <w:lang w:val="en-US" w:eastAsia="en-US"/>
          <w14:textFill>
            <w14:solidFill>
              <w14:schemeClr w14:val="tx1"/>
            </w14:solidFill>
          </w14:textFill>
        </w:rPr>
        <w:t>日内安排所需人员入驻甲方现场办公，</w:t>
      </w:r>
      <w:r>
        <w:rPr>
          <w:rFonts w:hint="eastAsia" w:ascii="仿宋" w:hAnsi="仿宋" w:eastAsia="仿宋" w:cs="仿宋"/>
          <w:spacing w:val="4"/>
          <w:kern w:val="0"/>
          <w:sz w:val="24"/>
          <w:lang w:val="en-US" w:eastAsia="en-US"/>
        </w:rPr>
        <w:t>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460E458A">
      <w:pPr>
        <w:widowControl/>
        <w:snapToGrid w:val="0"/>
        <w:spacing w:line="348" w:lineRule="auto"/>
        <w:ind w:firstLine="496"/>
        <w:jc w:val="both"/>
        <w:rPr>
          <w:ins w:id="733" w:author="不要说话" w:date="2026-03-25T13:41:15Z"/>
          <w:rFonts w:hint="eastAsia" w:ascii="仿宋" w:hAnsi="仿宋" w:eastAsia="仿宋" w:cs="仿宋"/>
          <w:spacing w:val="4"/>
          <w:kern w:val="0"/>
          <w:sz w:val="24"/>
          <w:lang w:val="en-US" w:eastAsia="zh-CN"/>
        </w:rPr>
      </w:pPr>
      <w:ins w:id="734" w:author="不要说话" w:date="2026-03-25T13:41:15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17E8A3F">
      <w:pPr>
        <w:widowControl/>
        <w:snapToGrid w:val="0"/>
        <w:spacing w:line="348" w:lineRule="auto"/>
        <w:ind w:firstLine="496"/>
        <w:jc w:val="both"/>
        <w:rPr>
          <w:ins w:id="735" w:author="不要说话" w:date="2026-03-25T13:41:15Z"/>
          <w:rFonts w:hint="eastAsia" w:ascii="仿宋" w:hAnsi="仿宋" w:eastAsia="仿宋" w:cs="仿宋"/>
          <w:spacing w:val="4"/>
          <w:kern w:val="0"/>
          <w:sz w:val="24"/>
          <w:lang w:val="en-US" w:eastAsia="zh-CN"/>
        </w:rPr>
      </w:pPr>
      <w:ins w:id="736" w:author="不要说话" w:date="2026-03-25T13:41:15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7884DCD2">
      <w:pPr>
        <w:widowControl/>
        <w:snapToGrid w:val="0"/>
        <w:spacing w:line="348" w:lineRule="auto"/>
        <w:ind w:firstLine="496"/>
        <w:jc w:val="both"/>
        <w:rPr>
          <w:ins w:id="737" w:author="不要说话" w:date="2026-03-25T13:41:15Z"/>
          <w:rFonts w:hint="eastAsia" w:ascii="仿宋" w:hAnsi="仿宋" w:eastAsia="仿宋" w:cs="仿宋"/>
          <w:spacing w:val="4"/>
          <w:kern w:val="0"/>
          <w:sz w:val="24"/>
          <w:lang w:val="en-US" w:eastAsia="zh-CN"/>
        </w:rPr>
      </w:pPr>
      <w:ins w:id="738" w:author="不要说话" w:date="2026-03-25T13:41:15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7688A209">
      <w:pPr>
        <w:widowControl/>
        <w:snapToGrid w:val="0"/>
        <w:spacing w:line="348" w:lineRule="auto"/>
        <w:ind w:firstLine="496"/>
        <w:jc w:val="both"/>
        <w:rPr>
          <w:ins w:id="739" w:author="不要说话" w:date="2026-03-25T13:41:15Z"/>
          <w:rFonts w:hint="eastAsia" w:ascii="仿宋" w:hAnsi="仿宋" w:eastAsia="仿宋" w:cs="仿宋"/>
          <w:spacing w:val="4"/>
          <w:kern w:val="0"/>
          <w:sz w:val="24"/>
          <w:lang w:val="en-US" w:eastAsia="zh-CN"/>
        </w:rPr>
      </w:pPr>
      <w:ins w:id="740" w:author="不要说话" w:date="2026-03-25T13:41:15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31898FBE">
      <w:pPr>
        <w:widowControl/>
        <w:snapToGrid w:val="0"/>
        <w:spacing w:line="348" w:lineRule="auto"/>
        <w:ind w:firstLine="496"/>
        <w:jc w:val="both"/>
        <w:rPr>
          <w:ins w:id="741" w:author="不要说话" w:date="2026-03-25T13:41:15Z"/>
          <w:rFonts w:hint="eastAsia" w:ascii="仿宋" w:hAnsi="仿宋" w:eastAsia="仿宋" w:cs="仿宋"/>
          <w:spacing w:val="4"/>
          <w:kern w:val="0"/>
          <w:sz w:val="24"/>
          <w:lang w:val="en-US" w:eastAsia="zh-CN"/>
        </w:rPr>
      </w:pPr>
      <w:ins w:id="742" w:author="不要说话" w:date="2026-03-25T13:41:15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2CB6E31B">
      <w:pPr>
        <w:widowControl/>
        <w:snapToGrid w:val="0"/>
        <w:spacing w:line="348" w:lineRule="auto"/>
        <w:ind w:firstLine="496"/>
        <w:jc w:val="both"/>
        <w:rPr>
          <w:rFonts w:hint="eastAsia" w:ascii="仿宋" w:hAnsi="仿宋" w:eastAsia="仿宋" w:cs="仿宋"/>
          <w:spacing w:val="4"/>
          <w:kern w:val="0"/>
          <w:sz w:val="24"/>
          <w:lang w:val="en-US" w:eastAsia="zh-CN"/>
        </w:rPr>
      </w:pPr>
      <w:ins w:id="743" w:author="不要说话" w:date="2026-03-25T13:41:15Z">
        <w:r>
          <w:rPr>
            <w:rFonts w:hint="eastAsia" w:ascii="仿宋" w:hAnsi="仿宋" w:eastAsia="仿宋" w:cs="仿宋"/>
            <w:spacing w:val="4"/>
            <w:kern w:val="0"/>
            <w:sz w:val="24"/>
            <w:lang w:val="en-US" w:eastAsia="zh-CN"/>
          </w:rPr>
          <w:t>（6）上述</w:t>
        </w:r>
      </w:ins>
      <w:ins w:id="744" w:author="不要说话" w:date="2026-03-25T13:41:44Z">
        <w:r>
          <w:rPr>
            <w:rFonts w:hint="eastAsia" w:ascii="仿宋" w:hAnsi="仿宋" w:eastAsia="仿宋" w:cs="仿宋"/>
            <w:spacing w:val="4"/>
            <w:kern w:val="0"/>
            <w:sz w:val="24"/>
            <w:lang w:val="en-US" w:eastAsia="zh-CN"/>
          </w:rPr>
          <w:t>经</w:t>
        </w:r>
      </w:ins>
      <w:ins w:id="745" w:author="不要说话" w:date="2026-03-25T13:41:31Z">
        <w:r>
          <w:rPr>
            <w:rFonts w:hint="eastAsia" w:ascii="仿宋" w:hAnsi="仿宋" w:eastAsia="仿宋" w:cs="仿宋"/>
            <w:spacing w:val="4"/>
            <w:kern w:val="0"/>
            <w:sz w:val="24"/>
            <w:lang w:val="en-US" w:eastAsia="zh-CN"/>
          </w:rPr>
          <w:t>营管理分析模块开发</w:t>
        </w:r>
      </w:ins>
      <w:ins w:id="746" w:author="不要说话" w:date="2026-03-25T13:41:15Z">
        <w:r>
          <w:rPr>
            <w:rFonts w:hint="eastAsia" w:ascii="仿宋" w:hAnsi="仿宋" w:eastAsia="仿宋" w:cs="仿宋"/>
            <w:spacing w:val="4"/>
            <w:kern w:val="0"/>
            <w:sz w:val="24"/>
            <w:lang w:val="en-US" w:eastAsia="zh-CN"/>
          </w:rPr>
          <w:t>安全管理模块、对内PECMS模块、对外PECMS模块、APP端功能优化改造</w:t>
        </w:r>
      </w:ins>
      <w:ins w:id="747" w:author="不要说话" w:date="2026-03-25T13:41:49Z">
        <w:r>
          <w:rPr>
            <w:rFonts w:hint="eastAsia" w:ascii="仿宋" w:hAnsi="仿宋" w:eastAsia="仿宋" w:cs="仿宋"/>
            <w:spacing w:val="4"/>
            <w:kern w:val="0"/>
            <w:sz w:val="24"/>
            <w:lang w:val="en-US" w:eastAsia="zh-CN"/>
          </w:rPr>
          <w:t>等</w:t>
        </w:r>
      </w:ins>
      <w:ins w:id="748" w:author="不要说话" w:date="2026-03-25T13:41:15Z">
        <w:r>
          <w:rPr>
            <w:rFonts w:hint="eastAsia" w:ascii="仿宋" w:hAnsi="仿宋" w:eastAsia="仿宋" w:cs="仿宋"/>
            <w:spacing w:val="4"/>
            <w:kern w:val="0"/>
            <w:sz w:val="24"/>
            <w:lang w:val="en-US" w:eastAsia="zh-CN"/>
          </w:rPr>
          <w:t>各合同价款项下预留10%作为质保金，在维护期结束且乙方完成维护期内约定义务后，由甲方支付。每次付款前，乙方均应向甲方开具合法有效的增值税专用发票。</w:t>
        </w:r>
      </w:ins>
    </w:p>
    <w:p w14:paraId="13185C3A">
      <w:pPr>
        <w:widowControl/>
        <w:tabs>
          <w:tab w:val="center" w:pos="4394"/>
        </w:tabs>
        <w:snapToGrid w:val="0"/>
        <w:spacing w:line="348" w:lineRule="auto"/>
        <w:ind w:firstLine="480"/>
        <w:rPr>
          <w:rFonts w:hint="eastAsia" w:ascii="仿宋" w:hAnsi="仿宋" w:eastAsia="仿宋" w:cs="仿宋"/>
          <w:spacing w:val="4"/>
          <w:kern w:val="0"/>
          <w:sz w:val="24"/>
        </w:rPr>
      </w:pPr>
    </w:p>
    <w:p w14:paraId="6F1C970C">
      <w:pPr>
        <w:widowControl/>
        <w:tabs>
          <w:tab w:val="center" w:pos="4394"/>
        </w:tabs>
        <w:snapToGrid w:val="0"/>
        <w:spacing w:line="348" w:lineRule="auto"/>
        <w:ind w:firstLine="480"/>
        <w:rPr>
          <w:rFonts w:hint="eastAsia" w:ascii="仿宋" w:hAnsi="仿宋" w:eastAsia="仿宋" w:cs="仿宋"/>
          <w:spacing w:val="4"/>
          <w:kern w:val="0"/>
          <w:sz w:val="24"/>
        </w:rPr>
      </w:pPr>
    </w:p>
    <w:p w14:paraId="62234CD1">
      <w:pPr>
        <w:widowControl/>
        <w:tabs>
          <w:tab w:val="center" w:pos="4394"/>
        </w:tabs>
        <w:snapToGrid w:val="0"/>
        <w:spacing w:line="348" w:lineRule="auto"/>
        <w:ind w:firstLine="480"/>
        <w:rPr>
          <w:rFonts w:hint="eastAsia" w:ascii="仿宋" w:hAnsi="仿宋" w:eastAsia="仿宋" w:cs="仿宋"/>
          <w:spacing w:val="4"/>
          <w:kern w:val="0"/>
          <w:sz w:val="24"/>
        </w:rPr>
      </w:pPr>
    </w:p>
    <w:p w14:paraId="611AB206">
      <w:pPr>
        <w:widowControl/>
        <w:tabs>
          <w:tab w:val="center" w:pos="4394"/>
        </w:tabs>
        <w:snapToGrid w:val="0"/>
        <w:spacing w:line="348" w:lineRule="auto"/>
        <w:ind w:firstLine="480"/>
        <w:rPr>
          <w:rFonts w:hint="eastAsia" w:ascii="仿宋" w:hAnsi="仿宋" w:eastAsia="仿宋" w:cs="仿宋"/>
          <w:spacing w:val="4"/>
          <w:kern w:val="0"/>
          <w:sz w:val="24"/>
        </w:rPr>
      </w:pPr>
    </w:p>
    <w:p w14:paraId="742DD311">
      <w:pPr>
        <w:widowControl/>
        <w:tabs>
          <w:tab w:val="center" w:pos="4394"/>
        </w:tabs>
        <w:snapToGrid w:val="0"/>
        <w:spacing w:line="348" w:lineRule="auto"/>
        <w:ind w:firstLine="480"/>
        <w:rPr>
          <w:rFonts w:hint="eastAsia" w:ascii="仿宋" w:hAnsi="仿宋" w:eastAsia="仿宋" w:cs="仿宋"/>
          <w:spacing w:val="4"/>
          <w:kern w:val="0"/>
          <w:sz w:val="24"/>
        </w:rPr>
      </w:pPr>
    </w:p>
    <w:p w14:paraId="1CCE6CF6">
      <w:pPr>
        <w:widowControl/>
        <w:tabs>
          <w:tab w:val="center" w:pos="4394"/>
        </w:tabs>
        <w:snapToGrid w:val="0"/>
        <w:spacing w:line="348" w:lineRule="auto"/>
        <w:ind w:firstLine="480"/>
        <w:rPr>
          <w:rFonts w:hint="eastAsia" w:ascii="仿宋" w:hAnsi="仿宋" w:eastAsia="仿宋" w:cs="仿宋"/>
          <w:spacing w:val="4"/>
          <w:kern w:val="0"/>
          <w:sz w:val="24"/>
        </w:rPr>
      </w:pPr>
    </w:p>
    <w:p w14:paraId="67431749">
      <w:pPr>
        <w:widowControl/>
        <w:tabs>
          <w:tab w:val="center" w:pos="4394"/>
        </w:tabs>
        <w:snapToGrid w:val="0"/>
        <w:spacing w:line="348" w:lineRule="auto"/>
        <w:ind w:firstLine="480"/>
        <w:rPr>
          <w:ins w:id="749" w:author="不要说话" w:date="2026-03-25T13:42:34Z"/>
          <w:rFonts w:hint="eastAsia" w:ascii="仿宋" w:hAnsi="仿宋" w:eastAsia="仿宋" w:cs="仿宋"/>
          <w:spacing w:val="4"/>
          <w:kern w:val="0"/>
          <w:sz w:val="24"/>
        </w:rPr>
      </w:pPr>
    </w:p>
    <w:p w14:paraId="02F67336">
      <w:pPr>
        <w:widowControl/>
        <w:tabs>
          <w:tab w:val="center" w:pos="4394"/>
        </w:tabs>
        <w:snapToGrid w:val="0"/>
        <w:spacing w:line="348" w:lineRule="auto"/>
        <w:ind w:firstLine="480"/>
        <w:rPr>
          <w:ins w:id="750" w:author="不要说话" w:date="2026-03-25T13:42:34Z"/>
          <w:rFonts w:hint="eastAsia" w:ascii="仿宋" w:hAnsi="仿宋" w:eastAsia="仿宋" w:cs="仿宋"/>
          <w:spacing w:val="4"/>
          <w:kern w:val="0"/>
          <w:sz w:val="24"/>
        </w:rPr>
      </w:pPr>
    </w:p>
    <w:p w14:paraId="30A58DD9">
      <w:pPr>
        <w:widowControl/>
        <w:tabs>
          <w:tab w:val="center" w:pos="4394"/>
        </w:tabs>
        <w:snapToGrid w:val="0"/>
        <w:spacing w:line="348" w:lineRule="auto"/>
        <w:ind w:firstLine="480"/>
        <w:rPr>
          <w:ins w:id="751" w:author="不要说话" w:date="2026-03-25T13:42:35Z"/>
          <w:rFonts w:hint="eastAsia" w:ascii="仿宋" w:hAnsi="仿宋" w:eastAsia="仿宋" w:cs="仿宋"/>
          <w:spacing w:val="4"/>
          <w:kern w:val="0"/>
          <w:sz w:val="24"/>
        </w:rPr>
      </w:pPr>
    </w:p>
    <w:p w14:paraId="39175528">
      <w:pPr>
        <w:widowControl/>
        <w:tabs>
          <w:tab w:val="center" w:pos="4394"/>
        </w:tabs>
        <w:snapToGrid w:val="0"/>
        <w:spacing w:line="348" w:lineRule="auto"/>
        <w:ind w:firstLine="480"/>
        <w:rPr>
          <w:ins w:id="752" w:author="不要说话" w:date="2026-03-25T13:42:35Z"/>
          <w:rFonts w:hint="eastAsia" w:ascii="仿宋" w:hAnsi="仿宋" w:eastAsia="仿宋" w:cs="仿宋"/>
          <w:spacing w:val="4"/>
          <w:kern w:val="0"/>
          <w:sz w:val="24"/>
        </w:rPr>
      </w:pPr>
    </w:p>
    <w:p w14:paraId="56B48C5C">
      <w:pPr>
        <w:widowControl/>
        <w:tabs>
          <w:tab w:val="center" w:pos="4394"/>
        </w:tabs>
        <w:snapToGrid w:val="0"/>
        <w:spacing w:line="348" w:lineRule="auto"/>
        <w:ind w:firstLine="480"/>
        <w:rPr>
          <w:ins w:id="753" w:author="不要说话" w:date="2026-03-25T13:42:35Z"/>
          <w:rFonts w:hint="eastAsia" w:ascii="仿宋" w:hAnsi="仿宋" w:eastAsia="仿宋" w:cs="仿宋"/>
          <w:spacing w:val="4"/>
          <w:kern w:val="0"/>
          <w:sz w:val="24"/>
        </w:rPr>
      </w:pPr>
    </w:p>
    <w:p w14:paraId="50E49381">
      <w:pPr>
        <w:widowControl/>
        <w:tabs>
          <w:tab w:val="center" w:pos="4394"/>
        </w:tabs>
        <w:snapToGrid w:val="0"/>
        <w:spacing w:line="348" w:lineRule="auto"/>
        <w:ind w:firstLine="480"/>
        <w:rPr>
          <w:ins w:id="754" w:author="不要说话" w:date="2026-03-25T13:42:35Z"/>
          <w:rFonts w:hint="eastAsia" w:ascii="仿宋" w:hAnsi="仿宋" w:eastAsia="仿宋" w:cs="仿宋"/>
          <w:spacing w:val="4"/>
          <w:kern w:val="0"/>
          <w:sz w:val="24"/>
        </w:rPr>
      </w:pPr>
    </w:p>
    <w:p w14:paraId="4E27FE70">
      <w:pPr>
        <w:widowControl/>
        <w:tabs>
          <w:tab w:val="center" w:pos="4394"/>
        </w:tabs>
        <w:snapToGrid w:val="0"/>
        <w:spacing w:line="348" w:lineRule="auto"/>
        <w:ind w:firstLine="480"/>
        <w:rPr>
          <w:ins w:id="755" w:author="不要说话" w:date="2026-03-25T13:42:35Z"/>
          <w:rFonts w:hint="eastAsia" w:ascii="仿宋" w:hAnsi="仿宋" w:eastAsia="仿宋" w:cs="仿宋"/>
          <w:spacing w:val="4"/>
          <w:kern w:val="0"/>
          <w:sz w:val="24"/>
        </w:rPr>
      </w:pPr>
    </w:p>
    <w:p w14:paraId="6D394FAF">
      <w:pPr>
        <w:widowControl/>
        <w:tabs>
          <w:tab w:val="center" w:pos="4394"/>
        </w:tabs>
        <w:snapToGrid w:val="0"/>
        <w:spacing w:line="348" w:lineRule="auto"/>
        <w:ind w:firstLine="480"/>
        <w:rPr>
          <w:ins w:id="756" w:author="不要说话" w:date="2026-03-25T13:42:35Z"/>
          <w:rFonts w:hint="eastAsia" w:ascii="仿宋" w:hAnsi="仿宋" w:eastAsia="仿宋" w:cs="仿宋"/>
          <w:spacing w:val="4"/>
          <w:kern w:val="0"/>
          <w:sz w:val="24"/>
        </w:rPr>
      </w:pPr>
    </w:p>
    <w:p w14:paraId="11C1E76E">
      <w:pPr>
        <w:widowControl/>
        <w:tabs>
          <w:tab w:val="center" w:pos="4394"/>
        </w:tabs>
        <w:snapToGrid w:val="0"/>
        <w:spacing w:line="348" w:lineRule="auto"/>
        <w:ind w:firstLine="480"/>
        <w:rPr>
          <w:ins w:id="757" w:author="不要说话" w:date="2026-03-25T13:42:36Z"/>
          <w:rFonts w:hint="eastAsia" w:ascii="仿宋" w:hAnsi="仿宋" w:eastAsia="仿宋" w:cs="仿宋"/>
          <w:spacing w:val="4"/>
          <w:kern w:val="0"/>
          <w:sz w:val="24"/>
        </w:rPr>
      </w:pPr>
    </w:p>
    <w:p w14:paraId="079520A5">
      <w:pPr>
        <w:widowControl/>
        <w:tabs>
          <w:tab w:val="center" w:pos="4394"/>
        </w:tabs>
        <w:snapToGrid w:val="0"/>
        <w:spacing w:line="348" w:lineRule="auto"/>
        <w:ind w:firstLine="480"/>
        <w:rPr>
          <w:rFonts w:hint="eastAsia" w:ascii="仿宋" w:hAnsi="仿宋" w:eastAsia="仿宋" w:cs="仿宋"/>
          <w:spacing w:val="4"/>
          <w:kern w:val="0"/>
          <w:sz w:val="24"/>
        </w:rPr>
      </w:pPr>
    </w:p>
    <w:p w14:paraId="0205A67D">
      <w:pPr>
        <w:widowControl/>
        <w:snapToGrid/>
        <w:spacing w:line="240" w:lineRule="auto"/>
        <w:ind w:firstLine="0"/>
        <w:rPr>
          <w:rFonts w:hint="eastAsia" w:ascii="仿宋" w:hAnsi="仿宋" w:eastAsia="仿宋" w:cs="仿宋"/>
          <w:spacing w:val="4"/>
          <w:kern w:val="0"/>
          <w:sz w:val="24"/>
        </w:rPr>
      </w:pPr>
      <w:r>
        <w:rPr>
          <w:rFonts w:hint="eastAsia" w:ascii="仿宋" w:hAnsi="仿宋" w:eastAsia="仿宋" w:cs="仿宋"/>
          <w:spacing w:val="4"/>
          <w:kern w:val="0"/>
          <w:sz w:val="24"/>
        </w:rPr>
        <w:br w:type="page"/>
      </w:r>
    </w:p>
    <w:p w14:paraId="4CD5F352">
      <w:pPr>
        <w:widowControl/>
        <w:tabs>
          <w:tab w:val="center" w:pos="4394"/>
        </w:tabs>
        <w:snapToGrid w:val="0"/>
        <w:spacing w:line="348" w:lineRule="auto"/>
        <w:ind w:firstLine="480"/>
        <w:rPr>
          <w:rFonts w:hint="eastAsia" w:ascii="仿宋" w:hAnsi="仿宋" w:eastAsia="仿宋" w:cs="仿宋"/>
          <w:spacing w:val="4"/>
          <w:kern w:val="0"/>
          <w:sz w:val="24"/>
        </w:rPr>
      </w:pPr>
    </w:p>
    <w:p w14:paraId="2202BD44">
      <w:pPr>
        <w:pStyle w:val="65"/>
        <w:snapToGrid w:val="0"/>
        <w:spacing w:line="348" w:lineRule="auto"/>
        <w:rPr>
          <w:rFonts w:hint="eastAsia" w:ascii="仿宋" w:hAnsi="仿宋" w:eastAsia="仿宋" w:cs="仿宋"/>
        </w:rPr>
      </w:pPr>
      <w:bookmarkStart w:id="18" w:name="_Toc144893933"/>
      <w:r>
        <w:rPr>
          <w:rFonts w:hint="eastAsia" w:ascii="仿宋" w:hAnsi="仿宋" w:eastAsia="仿宋" w:cs="仿宋"/>
        </w:rPr>
        <w:t>第六章合同条款及格式</w:t>
      </w:r>
      <w:bookmarkEnd w:id="18"/>
    </w:p>
    <w:p w14:paraId="5E239A71">
      <w:pPr>
        <w:autoSpaceDE/>
        <w:autoSpaceDN/>
        <w:adjustRightInd/>
        <w:spacing w:line="360" w:lineRule="auto"/>
        <w:ind w:firstLine="0" w:firstLineChars="0"/>
        <w:jc w:val="center"/>
        <w:outlineLvl w:val="1"/>
        <w:rPr>
          <w:rFonts w:hint="eastAsia" w:ascii="仿宋" w:hAnsi="仿宋" w:eastAsia="仿宋" w:cs="仿宋"/>
          <w:b/>
          <w:bCs/>
          <w:color w:val="000000" w:themeColor="text1"/>
          <w:sz w:val="32"/>
          <w:szCs w:val="32"/>
          <w14:textFill>
            <w14:solidFill>
              <w14:schemeClr w14:val="tx1"/>
            </w14:solidFill>
          </w14:textFill>
        </w:rPr>
      </w:pPr>
      <w:r>
        <w:rPr>
          <w:rFonts w:hint="eastAsia" w:ascii="仿宋" w:hAnsi="仿宋" w:eastAsia="仿宋" w:cs="仿宋"/>
          <w:b/>
          <w:bCs/>
          <w:color w:val="000000" w:themeColor="text1"/>
          <w:sz w:val="32"/>
          <w:szCs w:val="32"/>
          <w14:textFill>
            <w14:solidFill>
              <w14:schemeClr w14:val="tx1"/>
            </w14:solidFill>
          </w14:textFill>
        </w:rPr>
        <w:t>采 购 合 同</w:t>
      </w:r>
    </w:p>
    <w:p w14:paraId="00565604">
      <w:pPr>
        <w:spacing w:line="322" w:lineRule="auto"/>
        <w:jc w:val="center"/>
        <w:rPr>
          <w:rFonts w:hint="eastAsia" w:ascii="仿宋" w:hAnsi="仿宋" w:eastAsia="仿宋" w:cs="仿宋"/>
          <w:sz w:val="21"/>
        </w:rPr>
      </w:pPr>
      <w:bookmarkStart w:id="19" w:name="_Toc283294631"/>
      <w:bookmarkStart w:id="20" w:name="_Toc144893934"/>
      <w:bookmarkStart w:id="21" w:name="_Toc386441355"/>
    </w:p>
    <w:p w14:paraId="1DB5BF1B">
      <w:pPr>
        <w:pStyle w:val="23"/>
        <w:spacing w:before="0" w:after="0" w:line="360" w:lineRule="auto"/>
        <w:rPr>
          <w:rFonts w:hint="eastAsia" w:ascii="仿宋" w:hAnsi="仿宋" w:eastAsia="仿宋" w:cs="仿宋"/>
          <w:sz w:val="24"/>
        </w:rPr>
      </w:pPr>
      <w:r>
        <w:rPr>
          <w:rFonts w:hint="eastAsia" w:ascii="仿宋" w:hAnsi="仿宋" w:eastAsia="仿宋" w:cs="仿宋"/>
          <w:spacing w:val="8"/>
          <w:sz w:val="24"/>
        </w:rPr>
        <w:t>合同签订地：[南京]</w:t>
      </w:r>
    </w:p>
    <w:p w14:paraId="18F742AA">
      <w:pPr>
        <w:spacing w:line="360" w:lineRule="auto"/>
        <w:rPr>
          <w:rFonts w:hint="eastAsia" w:ascii="仿宋" w:hAnsi="仿宋" w:eastAsia="仿宋" w:cs="仿宋"/>
          <w:sz w:val="24"/>
        </w:rPr>
      </w:pPr>
    </w:p>
    <w:p w14:paraId="122416FF">
      <w:pPr>
        <w:pStyle w:val="23"/>
        <w:spacing w:before="0" w:after="0" w:line="360" w:lineRule="auto"/>
        <w:rPr>
          <w:rFonts w:hint="eastAsia" w:ascii="仿宋" w:hAnsi="仿宋" w:eastAsia="仿宋" w:cs="仿宋"/>
          <w:sz w:val="24"/>
        </w:rPr>
      </w:pPr>
      <w:r>
        <w:rPr>
          <w:rFonts w:hint="eastAsia" w:ascii="仿宋" w:hAnsi="仿宋" w:eastAsia="仿宋" w:cs="仿宋"/>
          <w:spacing w:val="19"/>
          <w:sz w:val="24"/>
        </w:rPr>
        <w:t>甲方(委托方)</w:t>
      </w:r>
      <w:r>
        <w:rPr>
          <w:rFonts w:hint="eastAsia" w:ascii="仿宋" w:hAnsi="仿宋" w:eastAsia="仿宋" w:cs="仿宋"/>
          <w:spacing w:val="19"/>
          <w:sz w:val="24"/>
          <w:lang w:eastAsia="zh-CN"/>
        </w:rPr>
        <w:t>：</w:t>
      </w:r>
      <w:r>
        <w:rPr>
          <w:rFonts w:hint="eastAsia" w:ascii="仿宋" w:hAnsi="仿宋" w:eastAsia="仿宋" w:cs="仿宋"/>
          <w:spacing w:val="8"/>
          <w:sz w:val="24"/>
        </w:rPr>
        <w:t>[南京三方化工设备监理有限公司</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4C55DC17">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jc w:val="left"/>
        <w:textAlignment w:val="baseline"/>
        <w:rPr>
          <w:rFonts w:hint="eastAsia" w:ascii="仿宋" w:hAnsi="仿宋" w:eastAsia="仿宋" w:cs="仿宋"/>
          <w:spacing w:val="-37"/>
          <w:sz w:val="24"/>
        </w:rPr>
      </w:pPr>
      <w:r>
        <w:rPr>
          <w:rFonts w:hint="eastAsia" w:ascii="仿宋" w:hAnsi="仿宋" w:eastAsia="仿宋" w:cs="仿宋"/>
          <w:spacing w:val="20"/>
          <w:sz w:val="24"/>
        </w:rPr>
        <w:t>地址：</w:t>
      </w:r>
      <w:r>
        <w:rPr>
          <w:rFonts w:hint="eastAsia" w:ascii="仿宋" w:hAnsi="仿宋" w:eastAsia="仿宋" w:cs="仿宋"/>
          <w:spacing w:val="8"/>
          <w:sz w:val="24"/>
        </w:rPr>
        <w:t>[</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南京市鼓楼区清江南路19号南大苏富特科技创新园一号楼3层</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1F6271A6">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textAlignment w:val="baseline"/>
        <w:rPr>
          <w:rFonts w:hint="eastAsia" w:ascii="仿宋" w:hAnsi="仿宋" w:eastAsia="仿宋" w:cs="仿宋"/>
          <w:spacing w:val="20"/>
          <w:sz w:val="24"/>
        </w:rPr>
      </w:pPr>
      <w:r>
        <w:rPr>
          <w:rFonts w:hint="eastAsia" w:ascii="仿宋" w:hAnsi="仿宋" w:eastAsia="仿宋" w:cs="仿宋"/>
          <w:spacing w:val="20"/>
          <w:sz w:val="24"/>
        </w:rPr>
        <w:t>法定代表人/负责人：</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赵 洵</w:t>
      </w:r>
      <w:r>
        <w:rPr>
          <w:rFonts w:hint="eastAsia" w:ascii="仿宋" w:hAnsi="仿宋" w:eastAsia="仿宋" w:cs="仿宋"/>
          <w:spacing w:val="22"/>
          <w:sz w:val="24"/>
        </w:rPr>
        <w:t>]</w:t>
      </w:r>
    </w:p>
    <w:p w14:paraId="5C780CF7">
      <w:pPr>
        <w:pStyle w:val="23"/>
        <w:spacing w:before="0" w:after="0" w:line="360" w:lineRule="auto"/>
        <w:ind w:right="0"/>
        <w:rPr>
          <w:rFonts w:hint="eastAsia" w:ascii="仿宋" w:hAnsi="仿宋" w:eastAsia="仿宋" w:cs="仿宋"/>
          <w:spacing w:val="16"/>
          <w:sz w:val="24"/>
        </w:rPr>
      </w:pPr>
      <w:r>
        <w:rPr>
          <w:rFonts w:hint="eastAsia" w:ascii="仿宋" w:hAnsi="仿宋" w:eastAsia="仿宋" w:cs="仿宋"/>
          <w:spacing w:val="25"/>
          <w:sz w:val="24"/>
          <w:lang w:val="en-US" w:eastAsia="zh-CN"/>
        </w:rPr>
        <w:t>联系方式：</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186 7974 9899</w:t>
      </w:r>
      <w:r>
        <w:rPr>
          <w:rFonts w:hint="eastAsia" w:ascii="仿宋" w:hAnsi="仿宋" w:eastAsia="仿宋" w:cs="仿宋"/>
          <w:spacing w:val="22"/>
          <w:sz w:val="24"/>
        </w:rPr>
        <w:t>]</w:t>
      </w:r>
    </w:p>
    <w:p w14:paraId="4A1E9A67">
      <w:pPr>
        <w:pStyle w:val="23"/>
        <w:spacing w:before="0" w:after="0" w:line="360" w:lineRule="auto"/>
        <w:ind w:right="0"/>
        <w:rPr>
          <w:rFonts w:hint="eastAsia" w:ascii="仿宋" w:hAnsi="仿宋" w:eastAsia="仿宋" w:cs="仿宋"/>
          <w:spacing w:val="16"/>
          <w:sz w:val="24"/>
        </w:rPr>
      </w:pPr>
    </w:p>
    <w:p w14:paraId="1D21BCF7">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乙方(受托方):</w:t>
      </w:r>
    </w:p>
    <w:p w14:paraId="2988E964">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地址：</w:t>
      </w:r>
    </w:p>
    <w:p w14:paraId="5D1CD2E3">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法定代表人/负责人：</w:t>
      </w:r>
    </w:p>
    <w:p w14:paraId="3ABECE32">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lang w:val="en-US" w:eastAsia="zh-CN"/>
        </w:rPr>
        <w:t>联系方式：</w:t>
      </w:r>
    </w:p>
    <w:p w14:paraId="3444D6D7">
      <w:pPr>
        <w:spacing w:line="323" w:lineRule="auto"/>
        <w:rPr>
          <w:rFonts w:hint="eastAsia" w:ascii="仿宋" w:hAnsi="仿宋" w:eastAsia="仿宋" w:cs="仿宋"/>
          <w:sz w:val="24"/>
        </w:rPr>
      </w:pPr>
    </w:p>
    <w:p w14:paraId="3E6B42C3">
      <w:pPr>
        <w:pStyle w:val="23"/>
        <w:spacing w:before="75" w:line="222" w:lineRule="auto"/>
        <w:ind w:left="499"/>
        <w:rPr>
          <w:rFonts w:hint="eastAsia" w:ascii="仿宋" w:hAnsi="仿宋" w:eastAsia="仿宋" w:cs="仿宋"/>
          <w:sz w:val="24"/>
        </w:rPr>
      </w:pPr>
      <w:r>
        <w:rPr>
          <w:rFonts w:hint="eastAsia" w:ascii="仿宋" w:hAnsi="仿宋" w:eastAsia="仿宋" w:cs="仿宋"/>
          <w:spacing w:val="7"/>
          <w:sz w:val="24"/>
        </w:rPr>
        <w:t>双方本着平等互惠的原则签署本合同。</w:t>
      </w:r>
    </w:p>
    <w:p w14:paraId="16F39EB8">
      <w:pPr>
        <w:pStyle w:val="23"/>
        <w:spacing w:before="100" w:line="222" w:lineRule="auto"/>
        <w:ind w:left="420" w:leftChars="0"/>
        <w:outlineLvl w:val="1"/>
        <w:rPr>
          <w:rFonts w:hint="eastAsia" w:ascii="仿宋" w:hAnsi="仿宋" w:eastAsia="仿宋" w:cs="仿宋"/>
          <w:sz w:val="24"/>
          <w:szCs w:val="24"/>
        </w:rPr>
      </w:pPr>
      <w:r>
        <w:rPr>
          <w:rFonts w:hint="eastAsia" w:ascii="仿宋" w:hAnsi="仿宋" w:eastAsia="仿宋" w:cs="仿宋"/>
          <w:b/>
          <w:bCs/>
          <w:spacing w:val="5"/>
          <w:sz w:val="24"/>
          <w:szCs w:val="24"/>
        </w:rPr>
        <w:t>第一条定义</w:t>
      </w:r>
    </w:p>
    <w:p w14:paraId="25A37CB9">
      <w:pPr>
        <w:pStyle w:val="23"/>
        <w:tabs>
          <w:tab w:val="left" w:pos="150"/>
        </w:tabs>
        <w:spacing w:before="0" w:line="360" w:lineRule="auto"/>
        <w:ind w:right="0" w:firstLine="499"/>
        <w:jc w:val="both"/>
        <w:rPr>
          <w:rFonts w:hint="eastAsia" w:ascii="仿宋" w:hAnsi="仿宋" w:eastAsia="仿宋" w:cs="仿宋"/>
          <w:sz w:val="24"/>
        </w:rPr>
      </w:pPr>
      <w:r>
        <w:rPr>
          <w:rFonts w:hint="eastAsia" w:ascii="仿宋" w:hAnsi="仿宋" w:eastAsia="仿宋" w:cs="仿宋"/>
          <w:spacing w:val="19"/>
          <w:sz w:val="24"/>
        </w:rPr>
        <w:t>1.1“软件”</w:t>
      </w:r>
      <w:r>
        <w:rPr>
          <w:rFonts w:hint="eastAsia" w:ascii="仿宋" w:hAnsi="仿宋" w:eastAsia="仿宋" w:cs="仿宋"/>
          <w:spacing w:val="19"/>
          <w:sz w:val="24"/>
          <w:lang w:eastAsia="zh-CN"/>
        </w:rPr>
        <w:t>：</w:t>
      </w:r>
      <w:r>
        <w:rPr>
          <w:rFonts w:hint="eastAsia" w:ascii="仿宋" w:hAnsi="仿宋" w:eastAsia="仿宋" w:cs="仿宋"/>
          <w:spacing w:val="19"/>
          <w:sz w:val="24"/>
        </w:rPr>
        <w:t>软件是指由硬连线逻辑指令及置于系统储存器内的机器可读码</w:t>
      </w:r>
      <w:r>
        <w:rPr>
          <w:rFonts w:hint="eastAsia" w:ascii="仿宋" w:hAnsi="仿宋" w:eastAsia="仿宋" w:cs="仿宋"/>
          <w:sz w:val="24"/>
        </w:rPr>
        <w:tab/>
      </w:r>
      <w:r>
        <w:rPr>
          <w:rFonts w:hint="eastAsia" w:ascii="仿宋" w:hAnsi="仿宋" w:eastAsia="仿宋" w:cs="仿宋"/>
          <w:spacing w:val="15"/>
          <w:sz w:val="24"/>
        </w:rPr>
        <w:t>(包括但不限于半导体装置或系统)组成的电脑程序，可提供基本逻辑、操作指令</w:t>
      </w:r>
      <w:r>
        <w:rPr>
          <w:rFonts w:hint="eastAsia" w:ascii="仿宋" w:hAnsi="仿宋" w:eastAsia="仿宋" w:cs="仿宋"/>
          <w:spacing w:val="13"/>
          <w:sz w:val="24"/>
        </w:rPr>
        <w:t>以及与用户相关的应用程序指令，包括用于说明、维</w:t>
      </w:r>
      <w:r>
        <w:rPr>
          <w:rFonts w:hint="eastAsia" w:ascii="仿宋" w:hAnsi="仿宋" w:eastAsia="仿宋" w:cs="仿宋"/>
          <w:spacing w:val="12"/>
          <w:sz w:val="24"/>
        </w:rPr>
        <w:t>护及使用程序的有关文件。软</w:t>
      </w:r>
      <w:r>
        <w:rPr>
          <w:rFonts w:hint="eastAsia" w:ascii="仿宋" w:hAnsi="仿宋" w:eastAsia="仿宋" w:cs="仿宋"/>
          <w:spacing w:val="5"/>
          <w:sz w:val="24"/>
        </w:rPr>
        <w:t>件包括系统软件和应用软件。</w:t>
      </w:r>
    </w:p>
    <w:p w14:paraId="5759F6AE">
      <w:pPr>
        <w:pStyle w:val="23"/>
        <w:spacing w:before="0" w:line="360" w:lineRule="auto"/>
        <w:ind w:firstLine="499"/>
        <w:jc w:val="both"/>
        <w:rPr>
          <w:rFonts w:hint="eastAsia" w:ascii="仿宋" w:hAnsi="仿宋" w:eastAsia="仿宋" w:cs="仿宋"/>
          <w:sz w:val="24"/>
        </w:rPr>
      </w:pPr>
      <w:r>
        <w:rPr>
          <w:rFonts w:hint="eastAsia" w:ascii="仿宋" w:hAnsi="仿宋" w:eastAsia="仿宋" w:cs="仿宋"/>
          <w:spacing w:val="11"/>
          <w:sz w:val="24"/>
        </w:rPr>
        <w:t>1.2“系统软件”</w:t>
      </w:r>
      <w:r>
        <w:rPr>
          <w:rFonts w:hint="eastAsia" w:ascii="仿宋" w:hAnsi="仿宋" w:eastAsia="仿宋" w:cs="仿宋"/>
          <w:spacing w:val="11"/>
          <w:sz w:val="24"/>
          <w:lang w:eastAsia="zh-CN"/>
        </w:rPr>
        <w:t>：</w:t>
      </w:r>
      <w:r>
        <w:rPr>
          <w:rFonts w:hint="eastAsia" w:ascii="仿宋" w:hAnsi="仿宋" w:eastAsia="仿宋" w:cs="仿宋"/>
          <w:spacing w:val="11"/>
          <w:sz w:val="24"/>
        </w:rPr>
        <w:t>乙方合法地用于开发应用软件的第三方软件</w:t>
      </w:r>
      <w:r>
        <w:rPr>
          <w:rFonts w:hint="eastAsia" w:ascii="仿宋" w:hAnsi="仿宋" w:eastAsia="仿宋" w:cs="仿宋"/>
          <w:spacing w:val="10"/>
          <w:sz w:val="24"/>
        </w:rPr>
        <w:t>和/或自有软件。</w:t>
      </w:r>
      <w:r>
        <w:rPr>
          <w:rFonts w:hint="eastAsia" w:ascii="仿宋" w:hAnsi="仿宋" w:eastAsia="仿宋" w:cs="仿宋"/>
          <w:spacing w:val="15"/>
          <w:sz w:val="24"/>
        </w:rPr>
        <w:t>乙方承诺已从系统软件权利人处取得系统软件的许可使用权(或乙方为系统软件的</w:t>
      </w:r>
      <w:r>
        <w:rPr>
          <w:rFonts w:hint="eastAsia" w:ascii="仿宋" w:hAnsi="仿宋" w:eastAsia="仿宋" w:cs="仿宋"/>
          <w:spacing w:val="12"/>
          <w:sz w:val="24"/>
        </w:rPr>
        <w:t>著作权人),并有权许可甲方或甲方指定的第三方使用并用于应用软件，且</w:t>
      </w:r>
      <w:r>
        <w:rPr>
          <w:rFonts w:hint="eastAsia" w:ascii="仿宋" w:hAnsi="仿宋" w:eastAsia="仿宋" w:cs="仿宋"/>
          <w:spacing w:val="11"/>
          <w:sz w:val="24"/>
        </w:rPr>
        <w:t>该授权长</w:t>
      </w:r>
      <w:r>
        <w:rPr>
          <w:rFonts w:hint="eastAsia" w:ascii="仿宋" w:hAnsi="仿宋" w:eastAsia="仿宋" w:cs="仿宋"/>
          <w:spacing w:val="15"/>
          <w:sz w:val="24"/>
        </w:rPr>
        <w:t>期合法有效并能够满足本项目需要。系统软件的著作权人，在本合同中指：[/]。</w:t>
      </w:r>
    </w:p>
    <w:p w14:paraId="74A32A16">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5"/>
          <w:sz w:val="24"/>
        </w:rPr>
        <w:t>1.3“应用软件”</w:t>
      </w:r>
      <w:r>
        <w:rPr>
          <w:rFonts w:hint="eastAsia" w:ascii="仿宋" w:hAnsi="仿宋" w:eastAsia="仿宋" w:cs="仿宋"/>
          <w:spacing w:val="15"/>
          <w:sz w:val="24"/>
          <w:lang w:eastAsia="zh-CN"/>
        </w:rPr>
        <w:t>：</w:t>
      </w:r>
      <w:r>
        <w:rPr>
          <w:rFonts w:hint="eastAsia" w:ascii="仿宋" w:hAnsi="仿宋" w:eastAsia="仿宋" w:cs="仿宋"/>
          <w:spacing w:val="15"/>
          <w:sz w:val="24"/>
        </w:rPr>
        <w:t>乙方根据本合同商务和技术要求为甲方[</w:t>
      </w:r>
      <w:r>
        <w:rPr>
          <w:rFonts w:hint="eastAsia" w:ascii="仿宋" w:hAnsi="仿宋" w:eastAsia="仿宋" w:cs="仿宋"/>
          <w:spacing w:val="15"/>
          <w:sz w:val="24"/>
          <w:lang w:eastAsia="zh-CN"/>
        </w:rPr>
        <w:t>南京三方一体化数字信息平台优化提升项目</w:t>
      </w:r>
      <w:r>
        <w:rPr>
          <w:rFonts w:hint="eastAsia" w:ascii="仿宋" w:hAnsi="仿宋" w:eastAsia="仿宋" w:cs="仿宋"/>
          <w:spacing w:val="9"/>
          <w:sz w:val="24"/>
        </w:rPr>
        <w:t>](“项目”或“工程”)开发、研制的软件，包括技术文</w:t>
      </w:r>
      <w:r>
        <w:rPr>
          <w:rFonts w:hint="eastAsia" w:ascii="仿宋" w:hAnsi="仿宋" w:eastAsia="仿宋" w:cs="仿宋"/>
          <w:spacing w:val="8"/>
          <w:sz w:val="24"/>
        </w:rPr>
        <w:t>件及技术</w:t>
      </w:r>
      <w:r>
        <w:rPr>
          <w:rFonts w:hint="eastAsia" w:ascii="仿宋" w:hAnsi="仿宋" w:eastAsia="仿宋" w:cs="仿宋"/>
          <w:spacing w:val="-1"/>
          <w:sz w:val="24"/>
        </w:rPr>
        <w:t>资料等。</w:t>
      </w:r>
    </w:p>
    <w:p w14:paraId="1F8ACD09">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1.4“技术文件”或“技术资料”</w:t>
      </w:r>
      <w:r>
        <w:rPr>
          <w:rFonts w:hint="eastAsia" w:ascii="仿宋" w:hAnsi="仿宋" w:eastAsia="仿宋" w:cs="仿宋"/>
          <w:spacing w:val="12"/>
          <w:sz w:val="24"/>
          <w:lang w:eastAsia="zh-CN"/>
        </w:rPr>
        <w:t>：</w:t>
      </w:r>
      <w:r>
        <w:rPr>
          <w:rFonts w:hint="eastAsia" w:ascii="仿宋" w:hAnsi="仿宋" w:eastAsia="仿宋" w:cs="仿宋"/>
          <w:spacing w:val="12"/>
          <w:sz w:val="24"/>
        </w:rPr>
        <w:t>合同附件中规定的所有与应用软件、技术开</w:t>
      </w:r>
      <w:r>
        <w:rPr>
          <w:rFonts w:hint="eastAsia" w:ascii="仿宋" w:hAnsi="仿宋" w:eastAsia="仿宋" w:cs="仿宋"/>
          <w:spacing w:val="8"/>
          <w:sz w:val="24"/>
        </w:rPr>
        <w:t>发及服务、软件的安装、调测、运行、维护和检验相关的文件。</w:t>
      </w:r>
    </w:p>
    <w:p w14:paraId="5B80F4EB">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1.5“培训”</w:t>
      </w:r>
      <w:r>
        <w:rPr>
          <w:rFonts w:hint="eastAsia" w:ascii="仿宋" w:hAnsi="仿宋" w:eastAsia="仿宋" w:cs="仿宋"/>
          <w:spacing w:val="12"/>
          <w:sz w:val="24"/>
          <w:lang w:eastAsia="zh-CN"/>
        </w:rPr>
        <w:t>：</w:t>
      </w:r>
      <w:r>
        <w:rPr>
          <w:rFonts w:hint="eastAsia" w:ascii="仿宋" w:hAnsi="仿宋" w:eastAsia="仿宋" w:cs="仿宋"/>
          <w:spacing w:val="12"/>
          <w:sz w:val="24"/>
        </w:rPr>
        <w:t>按合同约定，乙方为确保设计开发的应用软件能够充分适当地被</w:t>
      </w:r>
      <w:r>
        <w:rPr>
          <w:rFonts w:hint="eastAsia" w:ascii="仿宋" w:hAnsi="仿宋" w:eastAsia="仿宋" w:cs="仿宋"/>
          <w:spacing w:val="5"/>
          <w:sz w:val="24"/>
        </w:rPr>
        <w:t>甲方使用而向甲方提供的服务。</w:t>
      </w:r>
    </w:p>
    <w:p w14:paraId="02E0CA2B">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1.6“服务”</w:t>
      </w:r>
      <w:r>
        <w:rPr>
          <w:rFonts w:hint="eastAsia" w:ascii="仿宋" w:hAnsi="仿宋" w:eastAsia="仿宋" w:cs="仿宋"/>
          <w:spacing w:val="19"/>
          <w:sz w:val="24"/>
          <w:lang w:eastAsia="zh-CN"/>
        </w:rPr>
        <w:t>：</w:t>
      </w:r>
      <w:r>
        <w:rPr>
          <w:rFonts w:hint="eastAsia" w:ascii="仿宋" w:hAnsi="仿宋" w:eastAsia="仿宋" w:cs="仿宋"/>
          <w:spacing w:val="19"/>
          <w:sz w:val="24"/>
        </w:rPr>
        <w:t>按合同规定由乙方向甲方就所设计开发的应用软件做出的行为和担保。</w:t>
      </w:r>
    </w:p>
    <w:p w14:paraId="575BBDA0">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1.7“现场”</w:t>
      </w:r>
      <w:r>
        <w:rPr>
          <w:rFonts w:hint="eastAsia" w:ascii="仿宋" w:hAnsi="仿宋" w:eastAsia="仿宋" w:cs="仿宋"/>
          <w:spacing w:val="19"/>
          <w:sz w:val="24"/>
          <w:lang w:eastAsia="zh-CN"/>
        </w:rPr>
        <w:t>：</w:t>
      </w:r>
      <w:r>
        <w:rPr>
          <w:rFonts w:hint="eastAsia" w:ascii="仿宋" w:hAnsi="仿宋" w:eastAsia="仿宋" w:cs="仿宋"/>
          <w:spacing w:val="19"/>
          <w:sz w:val="24"/>
        </w:rPr>
        <w:t>对应用软件进行安装和运行的场所。</w:t>
      </w:r>
    </w:p>
    <w:p w14:paraId="4A9E8D37">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1.8“初验”</w:t>
      </w:r>
      <w:r>
        <w:rPr>
          <w:rFonts w:hint="eastAsia" w:ascii="仿宋" w:hAnsi="仿宋" w:eastAsia="仿宋" w:cs="仿宋"/>
          <w:spacing w:val="19"/>
          <w:sz w:val="24"/>
          <w:lang w:eastAsia="zh-CN"/>
        </w:rPr>
        <w:t>：</w:t>
      </w:r>
      <w:r>
        <w:rPr>
          <w:rFonts w:hint="eastAsia" w:ascii="仿宋" w:hAnsi="仿宋" w:eastAsia="仿宋" w:cs="仿宋"/>
          <w:spacing w:val="19"/>
          <w:sz w:val="24"/>
        </w:rPr>
        <w:t>甲方按照附件对应用软件按照测试规范进行测试和验证。合格后，甲方与乙方共同签署初验证书。</w:t>
      </w:r>
    </w:p>
    <w:p w14:paraId="48713F06">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1.9“移交”</w:t>
      </w:r>
      <w:r>
        <w:rPr>
          <w:rFonts w:hint="eastAsia" w:ascii="仿宋" w:hAnsi="仿宋" w:eastAsia="仿宋" w:cs="仿宋"/>
          <w:spacing w:val="19"/>
          <w:sz w:val="24"/>
          <w:lang w:eastAsia="zh-CN"/>
        </w:rPr>
        <w:t>：</w:t>
      </w:r>
      <w:r>
        <w:rPr>
          <w:rFonts w:hint="eastAsia" w:ascii="仿宋" w:hAnsi="仿宋" w:eastAsia="仿宋" w:cs="仿宋"/>
          <w:spacing w:val="19"/>
          <w:sz w:val="24"/>
        </w:rPr>
        <w:t>乙方在约定时间内向甲方提交应用软件设计文件、开发各阶段文 件及应用软件全部源代码。</w:t>
      </w:r>
    </w:p>
    <w:p w14:paraId="4883A9C0">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1.10“试运行”</w:t>
      </w:r>
      <w:r>
        <w:rPr>
          <w:rFonts w:hint="eastAsia" w:ascii="仿宋" w:hAnsi="仿宋" w:eastAsia="仿宋" w:cs="仿宋"/>
          <w:spacing w:val="19"/>
          <w:sz w:val="24"/>
          <w:lang w:eastAsia="zh-CN"/>
        </w:rPr>
        <w:t>：</w:t>
      </w:r>
      <w:r>
        <w:rPr>
          <w:rFonts w:hint="eastAsia" w:ascii="仿宋" w:hAnsi="仿宋" w:eastAsia="仿宋" w:cs="仿宋"/>
          <w:spacing w:val="19"/>
          <w:sz w:val="24"/>
        </w:rPr>
        <w:t>在初验合格后与最终验收之间的一段时间内，对应用软件进 行运行，用来证明应用软件的指标是否达到了附件规定的所有要求。</w:t>
      </w:r>
    </w:p>
    <w:p w14:paraId="19744A38">
      <w:pPr>
        <w:pStyle w:val="23"/>
        <w:tabs>
          <w:tab w:val="left" w:pos="150"/>
        </w:tabs>
        <w:spacing w:before="0" w:line="360" w:lineRule="auto"/>
        <w:ind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1.11“最终验收”或“终验”</w:t>
      </w:r>
      <w:r>
        <w:rPr>
          <w:rFonts w:hint="eastAsia" w:ascii="仿宋" w:hAnsi="仿宋" w:eastAsia="仿宋" w:cs="仿宋"/>
          <w:spacing w:val="19"/>
          <w:sz w:val="24"/>
          <w:lang w:eastAsia="zh-CN"/>
        </w:rPr>
        <w:t>：</w:t>
      </w:r>
      <w:r>
        <w:rPr>
          <w:rFonts w:hint="eastAsia" w:ascii="仿宋" w:hAnsi="仿宋" w:eastAsia="仿宋" w:cs="仿宋"/>
          <w:spacing w:val="19"/>
          <w:sz w:val="24"/>
        </w:rPr>
        <w:t>甲方对应用软件按照附件进行最终验收。合格后，由甲乙双方共同签署终验证书。</w:t>
      </w:r>
    </w:p>
    <w:p w14:paraId="357CA60A">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1.12“保修期”</w:t>
      </w:r>
      <w:r>
        <w:rPr>
          <w:rFonts w:hint="eastAsia" w:ascii="仿宋" w:hAnsi="仿宋" w:eastAsia="仿宋" w:cs="仿宋"/>
          <w:spacing w:val="19"/>
          <w:sz w:val="24"/>
          <w:lang w:eastAsia="zh-CN"/>
        </w:rPr>
        <w:t>：</w:t>
      </w:r>
      <w:r>
        <w:rPr>
          <w:rFonts w:hint="eastAsia" w:ascii="仿宋" w:hAnsi="仿宋" w:eastAsia="仿宋" w:cs="仿宋"/>
          <w:spacing w:val="19"/>
          <w:sz w:val="24"/>
        </w:rPr>
        <w:t>按照本合同约定，乙方提供对应用软件的免费修复、免费技术支持和服务、以及免费升级，以保证整个工程系统正常运行的时期。</w:t>
      </w:r>
    </w:p>
    <w:p w14:paraId="031B9998">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1.13“响应时间”</w:t>
      </w:r>
      <w:r>
        <w:rPr>
          <w:rFonts w:hint="eastAsia" w:ascii="仿宋" w:hAnsi="仿宋" w:eastAsia="仿宋" w:cs="仿宋"/>
          <w:spacing w:val="19"/>
          <w:sz w:val="24"/>
          <w:lang w:eastAsia="zh-CN"/>
        </w:rPr>
        <w:t>：</w:t>
      </w:r>
      <w:r>
        <w:rPr>
          <w:rFonts w:hint="eastAsia" w:ascii="仿宋" w:hAnsi="仿宋" w:eastAsia="仿宋" w:cs="仿宋"/>
          <w:spacing w:val="19"/>
          <w:sz w:val="24"/>
        </w:rPr>
        <w:t>乙方就甲方提出的问题予以答复并提供可行性解决方案的时间。</w:t>
      </w:r>
    </w:p>
    <w:p w14:paraId="2B4798F9">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1.14“一方”</w:t>
      </w:r>
      <w:r>
        <w:rPr>
          <w:rFonts w:hint="eastAsia" w:ascii="仿宋" w:hAnsi="仿宋" w:eastAsia="仿宋" w:cs="仿宋"/>
          <w:spacing w:val="19"/>
          <w:sz w:val="24"/>
          <w:lang w:eastAsia="zh-CN"/>
        </w:rPr>
        <w:t>：</w:t>
      </w:r>
      <w:r>
        <w:rPr>
          <w:rFonts w:hint="eastAsia" w:ascii="仿宋" w:hAnsi="仿宋" w:eastAsia="仿宋" w:cs="仿宋"/>
          <w:spacing w:val="19"/>
          <w:sz w:val="24"/>
        </w:rPr>
        <w:t>甲方或乙方。</w:t>
      </w:r>
    </w:p>
    <w:p w14:paraId="6803E70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1.15“双方”</w:t>
      </w:r>
      <w:r>
        <w:rPr>
          <w:rFonts w:hint="eastAsia" w:ascii="仿宋" w:hAnsi="仿宋" w:eastAsia="仿宋" w:cs="仿宋"/>
          <w:spacing w:val="19"/>
          <w:sz w:val="24"/>
          <w:lang w:eastAsia="zh-CN"/>
        </w:rPr>
        <w:t>：</w:t>
      </w:r>
      <w:r>
        <w:rPr>
          <w:rFonts w:hint="eastAsia" w:ascii="仿宋" w:hAnsi="仿宋" w:eastAsia="仿宋" w:cs="仿宋"/>
          <w:spacing w:val="19"/>
          <w:sz w:val="24"/>
        </w:rPr>
        <w:t>甲方和乙方。</w:t>
      </w:r>
    </w:p>
    <w:p w14:paraId="55508295">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1.16“中国”</w:t>
      </w:r>
      <w:r>
        <w:rPr>
          <w:rFonts w:hint="eastAsia" w:ascii="仿宋" w:hAnsi="仿宋" w:eastAsia="仿宋" w:cs="仿宋"/>
          <w:spacing w:val="19"/>
          <w:sz w:val="24"/>
          <w:lang w:eastAsia="zh-CN"/>
        </w:rPr>
        <w:t>：</w:t>
      </w:r>
      <w:r>
        <w:rPr>
          <w:rFonts w:hint="eastAsia" w:ascii="仿宋" w:hAnsi="仿宋" w:eastAsia="仿宋" w:cs="仿宋"/>
          <w:spacing w:val="19"/>
          <w:sz w:val="24"/>
        </w:rPr>
        <w:t>中华人民共和国，为本合同之目的不包括香港特别行政区、澳 门特别行政区和台湾地区。</w:t>
      </w:r>
    </w:p>
    <w:p w14:paraId="7DEB8DA4">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第二条合同标的</w:t>
      </w:r>
    </w:p>
    <w:p w14:paraId="2F21AC43">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2.1甲方委托乙方为甲方[</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]项目开发“[</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]项目软件”(即应用软件),乙方负责完成应用 软件的设计开发、移交、培训及相关其他服务工作，并保证该应用软件满足本合同 及附件提出的所有要求。</w:t>
      </w:r>
    </w:p>
    <w:p w14:paraId="778A798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2.2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F68FC86">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2.3乙方应按本合同附件的约定将应用软件移交给甲方。乙方向甲方移交应用软件的同时提供完整、准确的技术文件，包括但不限于附件规定的需移交的技术文件清单。</w:t>
      </w:r>
    </w:p>
    <w:p w14:paraId="6BF22A0F">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2.4未经甲方书面同意，乙方不得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将合同分包或转包给第三方</w:t>
      </w:r>
      <w:r>
        <w:rPr>
          <w:rFonts w:hint="eastAsia" w:ascii="仿宋" w:hAnsi="仿宋" w:eastAsia="仿宋" w:cs="仿宋"/>
          <w:spacing w:val="19"/>
          <w:sz w:val="24"/>
          <w:lang w:eastAsia="zh-CN"/>
        </w:rPr>
        <w:t>，</w:t>
      </w:r>
      <w:r>
        <w:rPr>
          <w:rFonts w:hint="eastAsia" w:ascii="仿宋" w:hAnsi="仿宋" w:eastAsia="仿宋" w:cs="仿宋"/>
          <w:spacing w:val="19"/>
          <w:sz w:val="24"/>
        </w:rPr>
        <w:t>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将应用软件转让给第三方或交第三方使用。</w:t>
      </w:r>
    </w:p>
    <w:p w14:paraId="2E50199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第三条合同价格</w:t>
      </w:r>
    </w:p>
    <w:p w14:paraId="2FDB5E3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3.1本合同总价(含税价):大写人民币[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 ¥[</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];其中价款为大写人民币[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0],增值税款为大写人民币[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001618E9">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3.2合同总价包括：</w:t>
      </w:r>
    </w:p>
    <w:p w14:paraId="19BD5083">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(1)由乙方根据本合同开发应用软件的费用。</w:t>
      </w:r>
    </w:p>
    <w:p w14:paraId="431C8CE6">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(2)甲方获得系统软件许可使用的费用。</w:t>
      </w:r>
    </w:p>
    <w:p w14:paraId="66EB776C">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(3)根据本合同甲方获得应用软件的费用。</w:t>
      </w:r>
    </w:p>
    <w:p w14:paraId="6A532AB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(4)乙方应缴纳的所有税费。</w:t>
      </w:r>
    </w:p>
    <w:p w14:paraId="20BE4572">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(5)由乙方根据本合同向甲方提供培训的费用。</w:t>
      </w:r>
    </w:p>
    <w:p w14:paraId="29095F45">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(6)乙方申请技术服务合同登记的费用。</w:t>
      </w:r>
    </w:p>
    <w:p w14:paraId="40BF0D47">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(7)甲方就乙方履行本合同所应支付的一切其他费用。</w:t>
      </w:r>
    </w:p>
    <w:p w14:paraId="36612C90">
      <w:pPr>
        <w:pStyle w:val="23"/>
        <w:tabs>
          <w:tab w:val="left" w:pos="150"/>
        </w:tabs>
        <w:spacing w:before="0" w:line="360" w:lineRule="auto"/>
        <w:ind w:firstLine="499" w:firstLineChars="0"/>
        <w:jc w:val="both"/>
        <w:rPr>
          <w:rFonts w:hint="eastAsia" w:ascii="仿宋" w:hAnsi="仿宋" w:eastAsia="仿宋" w:cs="仿宋"/>
          <w:spacing w:val="19"/>
          <w:sz w:val="24"/>
        </w:rPr>
      </w:pPr>
      <w:r>
        <w:rPr>
          <w:rFonts w:hint="eastAsia" w:ascii="仿宋" w:hAnsi="仿宋" w:eastAsia="仿宋" w:cs="仿宋"/>
          <w:spacing w:val="19"/>
          <w:sz w:val="24"/>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4EC208E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第四条支付</w:t>
      </w:r>
    </w:p>
    <w:p w14:paraId="5A338F0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4.1合同总价的所有支付由甲方以[银行转账](银行转账、电汇、支票等)方 式付至乙方。甲乙双方银行账户信息和纳税人信息：</w:t>
      </w:r>
    </w:p>
    <w:p w14:paraId="653B344C">
      <w:pPr>
        <w:pStyle w:val="23"/>
        <w:tabs>
          <w:tab w:val="left" w:pos="150"/>
        </w:tabs>
        <w:spacing w:before="0" w:line="360" w:lineRule="auto"/>
        <w:ind w:lef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甲方信息如下：</w:t>
      </w:r>
    </w:p>
    <w:p w14:paraId="50DBFED4">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开户行：[中国工商银行南京市大方巷支行</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0E89D1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 xml:space="preserve">银行地址：[鼓楼区云南路11号] </w:t>
      </w:r>
    </w:p>
    <w:p w14:paraId="7CBA34C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户名：[南京三方化工设备监理有限公司]</w:t>
      </w:r>
    </w:p>
    <w:p w14:paraId="5BA0C7B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账号：[4301011109100236073]</w:t>
      </w:r>
    </w:p>
    <w:p w14:paraId="3622A26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统一社会信用代码：[91320106768150436Y]</w:t>
      </w:r>
    </w:p>
    <w:p w14:paraId="64D62E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地址：[南京市鼓楼区清江南路19号南大苏富特科技创新园一号楼3层]</w:t>
      </w:r>
    </w:p>
    <w:p w14:paraId="6120B6FA">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电话：[025-68220752]</w:t>
      </w:r>
    </w:p>
    <w:p w14:paraId="2C95A182">
      <w:pPr>
        <w:pStyle w:val="23"/>
        <w:spacing w:before="28" w:line="272" w:lineRule="auto"/>
        <w:ind w:left="489" w:right="5694"/>
        <w:rPr>
          <w:rFonts w:hint="eastAsia" w:ascii="仿宋" w:hAnsi="仿宋" w:eastAsia="仿宋" w:cs="仿宋"/>
          <w:sz w:val="24"/>
        </w:rPr>
      </w:pPr>
    </w:p>
    <w:p w14:paraId="559DCE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乙方信息如下：</w:t>
      </w:r>
    </w:p>
    <w:p w14:paraId="1A7CF25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 ]</w:t>
      </w:r>
    </w:p>
    <w:p w14:paraId="462EBC00">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银行地址：[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794BEE81">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4F7D6EF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B0AF5A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03F9686">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35546A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E749A79">
      <w:pPr>
        <w:pStyle w:val="23"/>
        <w:tabs>
          <w:tab w:val="left" w:pos="150"/>
        </w:tabs>
        <w:spacing w:before="0"/>
        <w:ind w:left="0" w:leftChars="0" w:firstLine="499" w:firstLineChars="0"/>
        <w:jc w:val="both"/>
        <w:rPr>
          <w:rFonts w:hint="eastAsia" w:ascii="仿宋" w:hAnsi="仿宋" w:eastAsia="仿宋" w:cs="仿宋"/>
          <w:spacing w:val="19"/>
          <w:kern w:val="2"/>
          <w:sz w:val="24"/>
          <w:szCs w:val="24"/>
        </w:rPr>
      </w:pPr>
      <w:r>
        <w:rPr>
          <w:rFonts w:hint="eastAsia" w:ascii="仿宋" w:hAnsi="仿宋" w:eastAsia="仿宋" w:cs="仿宋"/>
          <w:snapToGrid/>
          <w:color w:val="000000"/>
          <w:spacing w:val="19"/>
          <w:kern w:val="2"/>
          <w:sz w:val="24"/>
          <w:szCs w:val="24"/>
          <w:lang w:val="en-US" w:eastAsia="zh-CN" w:bidi="ar-SA"/>
        </w:rPr>
        <w:t>4</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2</w:t>
      </w:r>
      <w:r>
        <w:rPr>
          <w:rFonts w:hint="eastAsia" w:ascii="仿宋" w:hAnsi="仿宋" w:eastAsia="仿宋" w:cs="仿宋"/>
          <w:snapToGrid/>
          <w:spacing w:val="19"/>
          <w:kern w:val="2"/>
          <w:sz w:val="24"/>
          <w:szCs w:val="24"/>
          <w:shd w:val="clear"/>
          <w:lang w:val="en-US" w:eastAsia="zh-CN" w:bidi="ar-SA"/>
        </w:rPr>
        <w:t>甲方按照以下条款向乙方支付合同总价：</w:t>
      </w:r>
    </w:p>
    <w:p w14:paraId="1DE4E55C">
      <w:pPr>
        <w:pStyle w:val="23"/>
        <w:widowControl/>
        <w:tabs>
          <w:tab w:val="left" w:pos="150"/>
        </w:tabs>
        <w:snapToGrid w:val="0"/>
        <w:ind w:firstLine="499"/>
        <w:jc w:val="both"/>
        <w:rPr>
          <w:rFonts w:hint="eastAsia" w:ascii="仿宋" w:hAnsi="仿宋" w:eastAsia="仿宋" w:cs="仿宋"/>
          <w:spacing w:val="19"/>
          <w:kern w:val="2"/>
          <w:sz w:val="24"/>
          <w:lang w:val="en-US" w:eastAsia="zh-CN"/>
        </w:rPr>
      </w:pPr>
      <w:r>
        <w:rPr>
          <w:rFonts w:hint="eastAsia" w:ascii="仿宋" w:hAnsi="仿宋" w:eastAsia="仿宋" w:cs="仿宋"/>
          <w:snapToGrid/>
          <w:spacing w:val="19"/>
          <w:kern w:val="2"/>
          <w:sz w:val="24"/>
          <w:szCs w:val="24"/>
          <w:shd w:val="clear"/>
          <w:lang w:val="en-US" w:eastAsia="zh-CN" w:bidi="ar-SA"/>
        </w:rPr>
        <w:t>合同签订后，乙方应3日内安排所需人员入驻甲方现场办公，</w:t>
      </w:r>
      <w:r>
        <w:rPr>
          <w:rFonts w:hint="eastAsia" w:ascii="仿宋" w:hAnsi="仿宋" w:eastAsia="仿宋" w:cs="仿宋"/>
          <w:spacing w:val="19"/>
          <w:kern w:val="2"/>
          <w:sz w:val="24"/>
          <w:lang w:val="en-US" w:eastAsia="zh-CN"/>
        </w:rPr>
        <w:t>南京三方一体化数字信息平台优化提升项目包含四项内容，各项付款节点如下所述：</w:t>
      </w:r>
    </w:p>
    <w:p w14:paraId="267C4EE4">
      <w:pPr>
        <w:widowControl/>
        <w:snapToGrid w:val="0"/>
        <w:spacing w:line="348" w:lineRule="auto"/>
        <w:ind w:firstLine="496"/>
        <w:jc w:val="both"/>
        <w:rPr>
          <w:ins w:id="758" w:author="不要说话" w:date="2026-03-25T13:43:35Z"/>
          <w:rFonts w:hint="eastAsia" w:ascii="仿宋" w:hAnsi="仿宋" w:eastAsia="仿宋" w:cs="仿宋"/>
          <w:spacing w:val="4"/>
          <w:kern w:val="0"/>
          <w:sz w:val="24"/>
          <w:lang w:val="en-US" w:eastAsia="zh-CN"/>
        </w:rPr>
      </w:pPr>
      <w:ins w:id="759" w:author="不要说话" w:date="2026-03-25T13:43:35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458C5AE">
      <w:pPr>
        <w:widowControl/>
        <w:snapToGrid w:val="0"/>
        <w:spacing w:line="348" w:lineRule="auto"/>
        <w:ind w:firstLine="496"/>
        <w:jc w:val="both"/>
        <w:rPr>
          <w:ins w:id="760" w:author="不要说话" w:date="2026-03-25T13:43:35Z"/>
          <w:rFonts w:hint="eastAsia" w:ascii="仿宋" w:hAnsi="仿宋" w:eastAsia="仿宋" w:cs="仿宋"/>
          <w:spacing w:val="4"/>
          <w:kern w:val="0"/>
          <w:sz w:val="24"/>
          <w:lang w:val="en-US" w:eastAsia="zh-CN"/>
        </w:rPr>
      </w:pPr>
      <w:ins w:id="761" w:author="不要说话" w:date="2026-03-25T13:43:35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14308A0C">
      <w:pPr>
        <w:widowControl/>
        <w:snapToGrid w:val="0"/>
        <w:spacing w:line="348" w:lineRule="auto"/>
        <w:ind w:firstLine="496"/>
        <w:jc w:val="both"/>
        <w:rPr>
          <w:ins w:id="762" w:author="不要说话" w:date="2026-03-25T13:43:35Z"/>
          <w:rFonts w:hint="eastAsia" w:ascii="仿宋" w:hAnsi="仿宋" w:eastAsia="仿宋" w:cs="仿宋"/>
          <w:spacing w:val="4"/>
          <w:kern w:val="0"/>
          <w:sz w:val="24"/>
          <w:lang w:val="en-US" w:eastAsia="zh-CN"/>
        </w:rPr>
      </w:pPr>
      <w:ins w:id="763" w:author="不要说话" w:date="2026-03-25T13:43:35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037F506B">
      <w:pPr>
        <w:widowControl/>
        <w:snapToGrid w:val="0"/>
        <w:spacing w:line="348" w:lineRule="auto"/>
        <w:ind w:firstLine="496"/>
        <w:jc w:val="both"/>
        <w:rPr>
          <w:ins w:id="764" w:author="不要说话" w:date="2026-03-25T13:43:35Z"/>
          <w:rFonts w:hint="eastAsia" w:ascii="仿宋" w:hAnsi="仿宋" w:eastAsia="仿宋" w:cs="仿宋"/>
          <w:spacing w:val="4"/>
          <w:kern w:val="0"/>
          <w:sz w:val="24"/>
          <w:lang w:val="en-US" w:eastAsia="zh-CN"/>
        </w:rPr>
      </w:pPr>
      <w:ins w:id="765" w:author="不要说话" w:date="2026-03-25T13:43:35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341A64ED">
      <w:pPr>
        <w:widowControl/>
        <w:snapToGrid w:val="0"/>
        <w:spacing w:line="348" w:lineRule="auto"/>
        <w:ind w:firstLine="496"/>
        <w:jc w:val="both"/>
        <w:rPr>
          <w:ins w:id="766" w:author="不要说话" w:date="2026-03-25T13:43:35Z"/>
          <w:rFonts w:hint="eastAsia" w:ascii="仿宋" w:hAnsi="仿宋" w:eastAsia="仿宋" w:cs="仿宋"/>
          <w:spacing w:val="4"/>
          <w:kern w:val="0"/>
          <w:sz w:val="24"/>
          <w:lang w:val="en-US" w:eastAsia="zh-CN"/>
        </w:rPr>
      </w:pPr>
      <w:ins w:id="767" w:author="不要说话" w:date="2026-03-25T13:43:35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1F7F07A8">
      <w:pPr>
        <w:pStyle w:val="23"/>
        <w:widowControl/>
        <w:tabs>
          <w:tab w:val="left" w:pos="150"/>
        </w:tabs>
        <w:snapToGrid w:val="0"/>
        <w:spacing w:line="360" w:lineRule="auto"/>
        <w:ind w:firstLine="499"/>
        <w:jc w:val="both"/>
        <w:rPr>
          <w:rFonts w:hint="eastAsia" w:ascii="仿宋" w:hAnsi="仿宋" w:eastAsia="仿宋" w:cs="仿宋"/>
          <w:color w:val="000000" w:themeColor="text1"/>
          <w:spacing w:val="19"/>
          <w:kern w:val="2"/>
          <w:sz w:val="24"/>
          <w:lang w:val="en-US" w:eastAsia="en-US"/>
          <w14:textFill>
            <w14:solidFill>
              <w14:schemeClr w14:val="tx1"/>
            </w14:solidFill>
          </w14:textFill>
        </w:rPr>
      </w:pPr>
      <w:ins w:id="768" w:author="不要说话" w:date="2026-03-25T13:43:35Z">
        <w:r>
          <w:rPr>
            <w:rFonts w:hint="eastAsia" w:ascii="仿宋" w:hAnsi="仿宋" w:eastAsia="仿宋" w:cs="仿宋"/>
            <w:spacing w:val="4"/>
            <w:kern w:val="0"/>
            <w:sz w:val="24"/>
            <w:lang w:val="en-US" w:eastAsia="zh-CN"/>
          </w:rPr>
          <w:t>（6）上述经营管理分析模块开发安全管理模块、对内PECMS模块、对外PECMS模块、APP端功能优化改造等各合同价款项下预留10%作为质保金，在维护期结束且乙方完成维护期内约定义务后，由甲方支付。每次付款前，乙方均应向甲方开具合法有效的增值税专用发票。</w:t>
        </w:r>
      </w:ins>
    </w:p>
    <w:p w14:paraId="5CFE1E52">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如甲方认为乙方工程师技术能力无法胜任本系统的开发工作，甲方有权要求乙方更换工程师，乙方在接到甲方要求后3个工作日内，</w:t>
      </w:r>
      <w:ins w:id="769" w:author="不要说话" w:date="2026-03-25T13:44:06Z">
        <w:r>
          <w:rPr>
            <w:rFonts w:hint="eastAsia" w:ascii="仿宋" w:hAnsi="仿宋" w:eastAsia="仿宋" w:cs="仿宋"/>
            <w:snapToGrid/>
            <w:color w:val="auto"/>
            <w:spacing w:val="19"/>
            <w:kern w:val="2"/>
            <w:sz w:val="24"/>
            <w:szCs w:val="24"/>
            <w:highlight w:val="none"/>
            <w:shd w:val="clear" w:color="auto" w:fill="auto"/>
            <w:lang w:val="en-US" w:eastAsia="zh-CN" w:bidi="ar-SA"/>
          </w:rPr>
          <w:t>务必</w:t>
        </w:r>
      </w:ins>
      <w:r>
        <w:rPr>
          <w:rFonts w:hint="eastAsia" w:ascii="仿宋" w:hAnsi="仿宋" w:eastAsia="仿宋" w:cs="仿宋"/>
          <w:snapToGrid/>
          <w:color w:val="auto"/>
          <w:spacing w:val="19"/>
          <w:kern w:val="2"/>
          <w:sz w:val="24"/>
          <w:szCs w:val="24"/>
          <w:highlight w:val="none"/>
          <w:shd w:val="clear" w:color="auto" w:fill="auto"/>
          <w:lang w:val="en-US" w:eastAsia="zh-CN" w:bidi="ar-SA"/>
        </w:rPr>
        <w:t>协调合适的工程师到甲方单位进行替换。</w:t>
      </w:r>
    </w:p>
    <w:p w14:paraId="6466A7C9">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如甲方认为乙方在规定时间内无法完成合同约定工作，有权要求乙方增补人员配合甲方在规定时间内完成合同约定工作。</w:t>
      </w:r>
    </w:p>
    <w:p w14:paraId="79F38BE6">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乙方UI工程师在甲方现场办公时间不低于1个月，乙方前端工程师(至少两名)、后端工程师</w:t>
      </w:r>
      <w:ins w:id="770" w:author="不要说话" w:date="2026-03-25T13:44:33Z">
        <w:r>
          <w:rPr>
            <w:rFonts w:hint="eastAsia" w:ascii="仿宋" w:hAnsi="仿宋" w:eastAsia="仿宋" w:cs="仿宋"/>
            <w:snapToGrid/>
            <w:color w:val="000000" w:themeColor="text1"/>
            <w:spacing w:val="19"/>
            <w:kern w:val="2"/>
            <w:sz w:val="24"/>
            <w:szCs w:val="24"/>
            <w:highlight w:val="none"/>
            <w:shd w:val="clear" w:color="auto" w:fill="auto"/>
            <w:lang w:val="en-US" w:eastAsia="zh-CN" w:bidi="ar-SA"/>
            <w14:textFill>
              <w14:solidFill>
                <w14:schemeClr w14:val="tx1"/>
              </w14:solidFill>
            </w14:textFill>
          </w:rPr>
          <w:t>(至少两名)</w:t>
        </w:r>
      </w:ins>
      <w:r>
        <w:rPr>
          <w:rFonts w:hint="eastAsia" w:ascii="仿宋" w:hAnsi="仿宋" w:eastAsia="仿宋" w:cs="仿宋"/>
          <w:snapToGrid/>
          <w:color w:val="auto"/>
          <w:spacing w:val="19"/>
          <w:kern w:val="2"/>
          <w:sz w:val="24"/>
          <w:szCs w:val="24"/>
          <w:highlight w:val="none"/>
          <w:shd w:val="clear" w:color="auto" w:fill="auto"/>
          <w:lang w:val="en-US" w:eastAsia="zh-CN" w:bidi="ar-SA"/>
        </w:rPr>
        <w:t>在甲方现场办公直至项目验收结束，驻场人数不得影响项目进度。</w:t>
      </w:r>
    </w:p>
    <w:p w14:paraId="130659E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4.</w:t>
      </w:r>
      <w:r>
        <w:rPr>
          <w:rFonts w:hint="eastAsia" w:ascii="仿宋" w:hAnsi="仿宋" w:eastAsia="仿宋" w:cs="仿宋"/>
          <w:snapToGrid/>
          <w:color w:val="auto"/>
          <w:spacing w:val="19"/>
          <w:kern w:val="2"/>
          <w:sz w:val="24"/>
          <w:szCs w:val="24"/>
          <w:highlight w:val="none"/>
          <w:shd w:val="clear" w:color="auto" w:fill="auto"/>
          <w:lang w:val="en-US" w:eastAsia="zh-CN"/>
        </w:rPr>
        <w:t>3</w:t>
      </w:r>
      <w:ins w:id="771" w:author="不要说话" w:date="2026-03-25T16:34:01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乙方向甲方开具增值税专用发票的，乙方应当派专人或使用挂号信件或特快专递方式在发票开具后三十日内送达甲方，送达日期以甲方签收日期为准；逾期送达的，每逾期一日，乙方应当按逾期送达发票金额的千分之三支付违约金，若因逾期送达造成甲方无法抵扣的，乙方还应赔偿甲方由此遭受的损失，金额相当于逾期送达发票可抵扣金额。</w:t>
      </w:r>
    </w:p>
    <w:p w14:paraId="248F357A">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4.</w:t>
      </w:r>
      <w:r>
        <w:rPr>
          <w:rFonts w:hint="eastAsia" w:ascii="仿宋" w:hAnsi="仿宋" w:eastAsia="仿宋" w:cs="仿宋"/>
          <w:snapToGrid/>
          <w:color w:val="auto"/>
          <w:spacing w:val="19"/>
          <w:kern w:val="2"/>
          <w:sz w:val="24"/>
          <w:szCs w:val="24"/>
          <w:highlight w:val="none"/>
          <w:shd w:val="clear" w:color="auto" w:fill="auto"/>
          <w:lang w:val="en-US" w:eastAsia="zh-CN"/>
        </w:rPr>
        <w:t>4</w:t>
      </w:r>
      <w:ins w:id="772" w:author="不要说话" w:date="2026-03-25T16:34:00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如乙方提供的增值税专用发票不符合法律法规要求或本合同约定，或不能通过税务认证或不能实现税款抵扣的，甲方有权拒收或于发现问题后退回，乙方应及时更换，如因此导致未能在第4.3条约定时限内送达增值税专用发票的，乙方应当按照第4.3条约定承担逾期送达的违约责任；如无法更换的，甲方有权要求乙方支付发票金额[5]%的违约金，并赔偿甲方由此遭受的损失。</w:t>
      </w:r>
    </w:p>
    <w:p w14:paraId="284894A1">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4.</w:t>
      </w:r>
      <w:r>
        <w:rPr>
          <w:rFonts w:hint="eastAsia" w:ascii="仿宋" w:hAnsi="仿宋" w:eastAsia="仿宋" w:cs="仿宋"/>
          <w:snapToGrid/>
          <w:color w:val="auto"/>
          <w:spacing w:val="19"/>
          <w:kern w:val="2"/>
          <w:sz w:val="24"/>
          <w:szCs w:val="24"/>
          <w:highlight w:val="none"/>
          <w:shd w:val="clear" w:color="auto" w:fill="auto"/>
          <w:lang w:val="en-US" w:eastAsia="zh-CN"/>
        </w:rPr>
        <w:t>5</w:t>
      </w:r>
      <w:ins w:id="773" w:author="不要说话" w:date="2026-03-25T16:33:58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若根据本合同规定，乙方应当支付违约金和/或承担赔偿责任，则甲方有权从上述任何一笔付款中直接扣除相应金额。扣除后仍不足以赔偿甲方损失的，乙方应在接到甲方通知后十五日内将不足部分以[银行转账](银行转账、电汇、支票等)方式付至甲方。</w:t>
      </w:r>
    </w:p>
    <w:p w14:paraId="0C8253C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4.</w:t>
      </w:r>
      <w:r>
        <w:rPr>
          <w:rFonts w:hint="eastAsia" w:ascii="仿宋" w:hAnsi="仿宋" w:eastAsia="仿宋" w:cs="仿宋"/>
          <w:snapToGrid/>
          <w:color w:val="auto"/>
          <w:spacing w:val="19"/>
          <w:kern w:val="2"/>
          <w:sz w:val="24"/>
          <w:szCs w:val="24"/>
          <w:highlight w:val="none"/>
          <w:shd w:val="clear" w:color="auto" w:fill="auto"/>
          <w:lang w:val="en-US" w:eastAsia="zh-CN"/>
        </w:rPr>
        <w:t>6</w:t>
      </w:r>
      <w:ins w:id="774" w:author="不要说话" w:date="2026-03-25T16:33:56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在甲方开户银行所发生的银行费用由甲方负担，甲方开户银行以外的一切银行费用由乙方负担。</w:t>
      </w:r>
    </w:p>
    <w:p w14:paraId="608611F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4.</w:t>
      </w:r>
      <w:r>
        <w:rPr>
          <w:rFonts w:hint="eastAsia" w:ascii="仿宋" w:hAnsi="仿宋" w:eastAsia="仿宋" w:cs="仿宋"/>
          <w:snapToGrid/>
          <w:color w:val="auto"/>
          <w:spacing w:val="19"/>
          <w:kern w:val="2"/>
          <w:sz w:val="24"/>
          <w:szCs w:val="24"/>
          <w:highlight w:val="none"/>
          <w:shd w:val="clear" w:color="auto" w:fill="auto"/>
          <w:lang w:val="en-US" w:eastAsia="zh-CN"/>
        </w:rPr>
        <w:t>7</w:t>
      </w:r>
      <w:ins w:id="775" w:author="不要说话" w:date="2026-03-25T16:33:56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若甲乙双方互负到期债务，且该债务均为金钱给付的，甲方有权以其到期债务抵销乙方的到期债务，抵销自甲方通知到达乙方时生效。</w:t>
      </w:r>
    </w:p>
    <w:p w14:paraId="14DD1218">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第五条上线标准、初验、移交、试运行和终验</w:t>
      </w:r>
    </w:p>
    <w:p w14:paraId="362544E4">
      <w:pPr>
        <w:pStyle w:val="23"/>
        <w:tabs>
          <w:tab w:val="left" w:pos="150"/>
        </w:tabs>
        <w:spacing w:before="0" w:line="360" w:lineRule="auto"/>
        <w:ind w:left="0" w:right="0" w:firstLine="499"/>
        <w:jc w:val="both"/>
        <w:rPr>
          <w:rFonts w:hint="eastAsia" w:ascii="仿宋" w:hAnsi="仿宋" w:eastAsia="仿宋" w:cs="仿宋"/>
          <w:snapToGrid/>
          <w:spacing w:val="19"/>
          <w:sz w:val="24"/>
          <w:szCs w:val="24"/>
          <w:lang w:eastAsia="zh-CN"/>
        </w:rPr>
      </w:pPr>
      <w:r>
        <w:rPr>
          <w:rFonts w:hint="eastAsia" w:ascii="仿宋" w:hAnsi="仿宋" w:eastAsia="仿宋" w:cs="仿宋"/>
          <w:snapToGrid/>
          <w:spacing w:val="19"/>
          <w:sz w:val="24"/>
          <w:szCs w:val="24"/>
        </w:rPr>
        <w:t>5.1</w:t>
      </w:r>
      <w:ins w:id="776" w:author="不要说话" w:date="2026-03-25T16:33:54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上线标准：所有功能必须全部实现，并且性能指标需要全部达到预定的要求</w:t>
      </w:r>
      <w:r>
        <w:rPr>
          <w:rFonts w:hint="eastAsia" w:ascii="仿宋" w:hAnsi="仿宋" w:eastAsia="仿宋" w:cs="仿宋"/>
          <w:snapToGrid/>
          <w:spacing w:val="19"/>
          <w:sz w:val="24"/>
          <w:szCs w:val="24"/>
          <w:lang w:eastAsia="zh-CN"/>
        </w:rPr>
        <w:t>。</w:t>
      </w:r>
    </w:p>
    <w:p w14:paraId="3532F5A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5.2</w:t>
      </w:r>
      <w:ins w:id="777" w:author="不要说话" w:date="2026-03-25T16:33:53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乙方保证其向甲方提供的应用软件为全新、完整的软件，并且保证其提供的应用软件的性能、质量及运行与本合同及附件中的所有要求相符。双方按本条规定的程序和标准对乙方完成的应用软件进行初验、移交、试运行和终验。</w:t>
      </w:r>
    </w:p>
    <w:p w14:paraId="4FC5A47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5.3</w:t>
      </w:r>
      <w:ins w:id="778" w:author="不要说话" w:date="2026-03-25T16:33:51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初验</w:t>
      </w:r>
    </w:p>
    <w:p w14:paraId="6E22AC1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乙方按照本合同规定将应用软件开发完成后，应向甲方提交书面初验申请，甲方在收到申请后[</w:t>
      </w:r>
      <w:r>
        <w:rPr>
          <w:rFonts w:hint="eastAsia" w:ascii="仿宋" w:hAnsi="仿宋" w:eastAsia="仿宋" w:cs="仿宋"/>
          <w:snapToGrid/>
          <w:spacing w:val="19"/>
          <w:sz w:val="24"/>
          <w:szCs w:val="24"/>
          <w:lang w:val="en-US" w:eastAsia="zh-CN"/>
        </w:rPr>
        <w:t>3</w:t>
      </w:r>
      <w:r>
        <w:rPr>
          <w:rFonts w:hint="eastAsia" w:ascii="仿宋" w:hAnsi="仿宋" w:eastAsia="仿宋" w:cs="仿宋"/>
          <w:snapToGrid/>
          <w:spacing w:val="19"/>
          <w:sz w:val="24"/>
          <w:szCs w:val="24"/>
        </w:rPr>
        <w:t>]个工作日内，按照附件对应用软件进行初验，乙方应当提供必要的配合。如果测试结果符合附件的初验测试标准，双方签署初验证书。初验证书应由双方代表签字， 一式二份，双方各执一份。</w:t>
      </w:r>
    </w:p>
    <w:p w14:paraId="62E6503B">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初验不合格，乙方应立即进行更正修改，直至测试结果符合附件。初验不合格[3]日后，经乙方更正修改仍不能达到附件的，乙方应退还甲方已付款项并按本合同总价的[10]%向甲方支付违约金，且甲方有权解除本合同。</w:t>
      </w:r>
    </w:p>
    <w:p w14:paraId="2EC23E1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5.4</w:t>
      </w:r>
      <w:ins w:id="779" w:author="不要说话" w:date="2026-03-25T16:33:49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移交</w:t>
      </w:r>
    </w:p>
    <w:p w14:paraId="1EAD716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在初验合格后[1]个工作日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rPr>
        <w:t>模块间接口设计</w:t>
      </w:r>
      <w:r>
        <w:rPr>
          <w:rFonts w:hint="eastAsia" w:ascii="仿宋" w:hAnsi="仿宋" w:eastAsia="仿宋" w:cs="仿宋"/>
          <w:snapToGrid/>
          <w:spacing w:val="19"/>
          <w:sz w:val="24"/>
          <w:szCs w:val="24"/>
          <w:lang w:val="en-US" w:eastAsia="zh-CN"/>
        </w:rPr>
        <w:t>文档、系统运维手册及用户系统使用指南</w:t>
      </w:r>
      <w:r>
        <w:rPr>
          <w:rFonts w:hint="eastAsia" w:ascii="仿宋" w:hAnsi="仿宋" w:eastAsia="仿宋" w:cs="仿宋"/>
          <w:snapToGrid/>
          <w:spacing w:val="19"/>
          <w:sz w:val="24"/>
          <w:szCs w:val="24"/>
        </w:rPr>
        <w:t>等，同时应提交应用软件开发各阶段文件及应用软件源代码</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含注释</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泛微部分需提供泛微OA的授权书</w:t>
      </w:r>
      <w:r>
        <w:rPr>
          <w:rFonts w:hint="eastAsia" w:ascii="仿宋" w:hAnsi="仿宋" w:eastAsia="仿宋" w:cs="仿宋"/>
          <w:snapToGrid/>
          <w:spacing w:val="19"/>
          <w:sz w:val="24"/>
          <w:szCs w:val="24"/>
        </w:rPr>
        <w:t>，并根据附件的要求进行全部完整、准确的技术文件的移交。</w:t>
      </w:r>
    </w:p>
    <w:p w14:paraId="077A762E">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5.5试运行</w:t>
      </w:r>
    </w:p>
    <w:p w14:paraId="3210078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应用软件初验合格后进入试运行期。试运行期限为[</w:t>
      </w:r>
      <w:r>
        <w:rPr>
          <w:rFonts w:hint="eastAsia" w:ascii="仿宋" w:hAnsi="仿宋" w:eastAsia="仿宋" w:cs="仿宋"/>
          <w:snapToGrid/>
          <w:spacing w:val="19"/>
          <w:sz w:val="24"/>
          <w:szCs w:val="24"/>
          <w:lang w:val="en-US" w:eastAsia="zh-CN"/>
        </w:rPr>
        <w:t>1个月</w:t>
      </w:r>
      <w:r>
        <w:rPr>
          <w:rFonts w:hint="eastAsia" w:ascii="仿宋" w:hAnsi="仿宋" w:eastAsia="仿宋" w:cs="仿宋"/>
          <w:snapToGrid/>
          <w:spacing w:val="19"/>
          <w:sz w:val="24"/>
          <w:szCs w:val="24"/>
        </w:rPr>
        <w:t>]。试运行应表明应用软件的功能和性能符合乙方在本合同附件中的承诺。如果在试运行期间发现任何因乙方原因造成的与附件规定的不符，乙方有责任对其进行修改和更正直到达到附件中的要求，同时试运行期依据上述修改、更正期间进行相应顺延。如果由于乙方原因引起的应用软件的质量和性能问题造成整个系统瘫痪，并且不能在[6]小时内恢复，试运行期自系统恢复之次日起重新开始计算。试运行最长不得超过[9天],超过该期间后仍不能达到附件的标准的，乙方应退还甲方已付款项并按本合同总价的 [10]%向甲方支付违约金，且甲方有权解除合同。</w:t>
      </w:r>
    </w:p>
    <w:p w14:paraId="0942F58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5.6终验</w:t>
      </w:r>
    </w:p>
    <w:p w14:paraId="1BCC181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终验在试运行期届满后[1]个工作日内由甲方指派代表进行。如果终验测试应用软件的所有功能和性能指标均与附件的规定相符，甲方与乙方共同签署两份终验证书，其中一份由乙方保存， 一份由甲方保存。终验不合格，由乙方负责更正和修改。乙方更正、修改后应当再次按照附件进行终验。如果再次终验仍不合格，乙方应退还甲方已付款项并按本合同总价的[10]%向甲方支付违约金，且甲方有权解除本合同。</w:t>
      </w:r>
    </w:p>
    <w:p w14:paraId="06F7A58A">
      <w:pPr>
        <w:pStyle w:val="23"/>
        <w:tabs>
          <w:tab w:val="left" w:pos="150"/>
        </w:tabs>
        <w:spacing w:before="0" w:line="360" w:lineRule="auto"/>
        <w:ind w:right="0" w:firstLine="499"/>
        <w:jc w:val="both"/>
        <w:rPr>
          <w:rFonts w:hint="eastAsia" w:ascii="仿宋" w:hAnsi="仿宋" w:eastAsia="仿宋" w:cs="仿宋"/>
          <w:spacing w:val="10"/>
          <w:sz w:val="24"/>
          <w:szCs w:val="24"/>
          <w:lang w:val="en-US" w:eastAsia="zh-CN"/>
        </w:rPr>
      </w:pPr>
      <w:r>
        <w:rPr>
          <w:rFonts w:hint="eastAsia" w:ascii="仿宋" w:hAnsi="仿宋" w:eastAsia="仿宋" w:cs="仿宋"/>
          <w:snapToGrid/>
          <w:spacing w:val="19"/>
          <w:sz w:val="24"/>
          <w:szCs w:val="24"/>
        </w:rPr>
        <w:t>5.7终验合格并不免除乙方根据本合同规定的保修责任。</w:t>
      </w:r>
    </w:p>
    <w:p w14:paraId="5D25149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第六条技术支持与服务、保修</w:t>
      </w:r>
    </w:p>
    <w:p w14:paraId="341835F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6.1乙方指定专业团队向甲方提供与使用应用软件相关的技术服务。乙方提供的技术支持和服务的内容包括微信、QQ、电话支持、现场服务、软件维护支持、电子邮件支持、因特网支持和提供系统应急策略等内容。本项目技术支持和服务内容详见附件。</w:t>
      </w:r>
    </w:p>
    <w:p w14:paraId="0A72271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6.2乙方应依据</w:t>
      </w:r>
      <w:r>
        <w:rPr>
          <w:rFonts w:hint="eastAsia" w:ascii="仿宋" w:hAnsi="仿宋" w:eastAsia="仿宋" w:cs="仿宋"/>
          <w:spacing w:val="19"/>
          <w:sz w:val="24"/>
          <w:szCs w:val="24"/>
        </w:rPr>
        <w:t>技术支持和服务内容</w:t>
      </w:r>
      <w:r>
        <w:rPr>
          <w:rFonts w:hint="eastAsia" w:ascii="仿宋" w:hAnsi="仿宋" w:eastAsia="仿宋" w:cs="仿宋"/>
          <w:spacing w:val="19"/>
          <w:sz w:val="24"/>
          <w:szCs w:val="24"/>
          <w:lang w:val="en-US" w:eastAsia="zh-CN"/>
        </w:rPr>
        <w:t>制定详细进度计划，确定项目进度关键检查点，合理分配资源，定期向甲方汇报任务完成情况，出现偏差及时调整（在保证质量的前提下，增加资源投入、加强沟通协调、调整进度计划）保证项目进度。</w:t>
      </w:r>
    </w:p>
    <w:p w14:paraId="107259FD">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780" w:author="不要说话" w:date="2026-03-25T13:49:27Z"/>
          <w:rFonts w:hint="eastAsia" w:ascii="仿宋" w:hAnsi="仿宋" w:eastAsia="仿宋" w:cs="仿宋"/>
          <w:spacing w:val="19"/>
          <w:kern w:val="2"/>
          <w:sz w:val="24"/>
          <w:szCs w:val="24"/>
          <w:highlight w:val="none"/>
          <w:lang w:val="en-US" w:eastAsia="zh-CN" w:bidi="ar-SA"/>
        </w:rPr>
      </w:pPr>
      <w:ins w:id="781" w:author="不要说话" w:date="2026-03-25T13:49:27Z">
        <w:r>
          <w:rPr>
            <w:rFonts w:hint="eastAsia" w:ascii="仿宋" w:hAnsi="仿宋" w:eastAsia="仿宋" w:cs="仿宋"/>
            <w:spacing w:val="19"/>
            <w:kern w:val="2"/>
            <w:sz w:val="24"/>
            <w:szCs w:val="24"/>
            <w:highlight w:val="none"/>
            <w:lang w:val="en-US" w:eastAsia="zh-CN" w:bidi="ar-SA"/>
          </w:rPr>
          <w:t>（1）乙方应于</w:t>
        </w:r>
      </w:ins>
      <w:ins w:id="782" w:author="不要说话" w:date="2026-03-25T13:49:27Z">
        <w:r>
          <w:rPr>
            <w:rFonts w:hint="eastAsia" w:ascii="仿宋" w:hAnsi="仿宋" w:eastAsia="仿宋" w:cs="仿宋"/>
            <w:color w:val="FF0000"/>
            <w:spacing w:val="19"/>
            <w:kern w:val="2"/>
            <w:sz w:val="24"/>
            <w:szCs w:val="24"/>
            <w:highlight w:val="yellow"/>
            <w:lang w:val="en-US" w:eastAsia="zh-CN" w:bidi="ar-SA"/>
          </w:rPr>
          <w:t>2026年11月30日</w:t>
        </w:r>
      </w:ins>
      <w:ins w:id="783" w:author="不要说话" w:date="2026-03-25T13:49:27Z">
        <w:r>
          <w:rPr>
            <w:rFonts w:hint="eastAsia" w:ascii="仿宋" w:hAnsi="仿宋" w:eastAsia="仿宋" w:cs="仿宋"/>
            <w:spacing w:val="19"/>
            <w:kern w:val="2"/>
            <w:sz w:val="24"/>
            <w:szCs w:val="24"/>
            <w:highlight w:val="none"/>
            <w:lang w:val="en-US" w:eastAsia="zh-CN" w:bidi="ar-SA"/>
          </w:rPr>
          <w:t>前完成经营管理分析模块开发并上线运行；每延期1日，乙方应按经营管理分析模块开发合同价款的0.5%向甲方支付违约金。</w:t>
        </w:r>
      </w:ins>
    </w:p>
    <w:p w14:paraId="6B6618B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784" w:author="不要说话" w:date="2026-03-25T13:49:27Z"/>
          <w:rFonts w:hint="eastAsia" w:ascii="仿宋" w:hAnsi="仿宋" w:eastAsia="仿宋" w:cs="仿宋"/>
          <w:spacing w:val="19"/>
          <w:kern w:val="2"/>
          <w:sz w:val="24"/>
          <w:szCs w:val="24"/>
          <w:highlight w:val="none"/>
          <w:lang w:val="en-US" w:eastAsia="zh-CN" w:bidi="ar-SA"/>
        </w:rPr>
      </w:pPr>
      <w:ins w:id="785" w:author="不要说话" w:date="2026-03-25T13:49:27Z">
        <w:r>
          <w:rPr>
            <w:rFonts w:hint="eastAsia" w:ascii="仿宋" w:hAnsi="仿宋" w:eastAsia="仿宋" w:cs="仿宋"/>
            <w:spacing w:val="19"/>
            <w:kern w:val="2"/>
            <w:sz w:val="24"/>
            <w:szCs w:val="24"/>
            <w:highlight w:val="none"/>
            <w:lang w:val="en-US" w:eastAsia="zh-CN" w:bidi="ar-SA"/>
          </w:rPr>
          <w:t>（2）乙方应于</w:t>
        </w:r>
      </w:ins>
      <w:ins w:id="786" w:author="不要说话" w:date="2026-03-25T13:49:27Z">
        <w:r>
          <w:rPr>
            <w:rFonts w:hint="eastAsia" w:ascii="仿宋" w:hAnsi="仿宋" w:eastAsia="仿宋" w:cs="仿宋"/>
            <w:spacing w:val="19"/>
            <w:kern w:val="2"/>
            <w:sz w:val="24"/>
            <w:szCs w:val="24"/>
            <w:highlight w:val="yellow"/>
            <w:lang w:val="en-US" w:eastAsia="zh-CN" w:bidi="ar-SA"/>
          </w:rPr>
          <w:t>2026年8月30日</w:t>
        </w:r>
      </w:ins>
      <w:ins w:id="787" w:author="不要说话" w:date="2026-03-25T13:49:27Z">
        <w:r>
          <w:rPr>
            <w:rFonts w:hint="eastAsia" w:ascii="仿宋" w:hAnsi="仿宋" w:eastAsia="仿宋" w:cs="仿宋"/>
            <w:spacing w:val="19"/>
            <w:kern w:val="2"/>
            <w:sz w:val="24"/>
            <w:szCs w:val="24"/>
            <w:highlight w:val="none"/>
            <w:lang w:val="en-US" w:eastAsia="zh-CN" w:bidi="ar-SA"/>
          </w:rPr>
          <w:t>前完成对内PECMS模块优化改造并上线运行；每延期1日，乙方应按对内PECMS模块优化改造合同价款的0.5%向甲方支付违约金。</w:t>
        </w:r>
      </w:ins>
    </w:p>
    <w:p w14:paraId="3C78AB3F">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788" w:author="不要说话" w:date="2026-03-25T13:49:27Z"/>
          <w:rFonts w:hint="eastAsia" w:ascii="仿宋" w:hAnsi="仿宋" w:eastAsia="仿宋" w:cs="仿宋"/>
          <w:spacing w:val="19"/>
          <w:kern w:val="2"/>
          <w:sz w:val="24"/>
          <w:szCs w:val="24"/>
          <w:highlight w:val="none"/>
          <w:lang w:val="en-US" w:eastAsia="zh-CN" w:bidi="ar-SA"/>
        </w:rPr>
      </w:pPr>
      <w:ins w:id="789" w:author="不要说话" w:date="2026-03-25T13:49:27Z">
        <w:r>
          <w:rPr>
            <w:rFonts w:hint="eastAsia" w:ascii="仿宋" w:hAnsi="仿宋" w:eastAsia="仿宋" w:cs="仿宋"/>
            <w:spacing w:val="19"/>
            <w:kern w:val="2"/>
            <w:sz w:val="24"/>
            <w:szCs w:val="24"/>
            <w:highlight w:val="none"/>
            <w:lang w:val="en-US" w:eastAsia="zh-CN" w:bidi="ar-SA"/>
          </w:rPr>
          <w:t>（3）乙方应于</w:t>
        </w:r>
      </w:ins>
      <w:ins w:id="790" w:author="不要说话" w:date="2026-03-25T13:49:27Z">
        <w:r>
          <w:rPr>
            <w:rFonts w:hint="eastAsia" w:ascii="仿宋" w:hAnsi="仿宋" w:eastAsia="仿宋" w:cs="仿宋"/>
            <w:spacing w:val="19"/>
            <w:kern w:val="2"/>
            <w:sz w:val="24"/>
            <w:szCs w:val="24"/>
            <w:highlight w:val="yellow"/>
            <w:lang w:val="en-US" w:eastAsia="zh-CN" w:bidi="ar-SA"/>
          </w:rPr>
          <w:t>2026年9月30日</w:t>
        </w:r>
      </w:ins>
      <w:ins w:id="791" w:author="不要说话" w:date="2026-03-25T13:49:27Z">
        <w:r>
          <w:rPr>
            <w:rFonts w:hint="eastAsia" w:ascii="仿宋" w:hAnsi="仿宋" w:eastAsia="仿宋" w:cs="仿宋"/>
            <w:spacing w:val="19"/>
            <w:kern w:val="2"/>
            <w:sz w:val="24"/>
            <w:szCs w:val="24"/>
            <w:highlight w:val="none"/>
            <w:lang w:val="en-US" w:eastAsia="zh-CN" w:bidi="ar-SA"/>
          </w:rPr>
          <w:t>前完成安全管理模块优化改造并上线运行；每延期1日，乙方应按安全管理模块优化改造合同价款的0.5%向甲方支付违约金。</w:t>
        </w:r>
      </w:ins>
    </w:p>
    <w:p w14:paraId="4E5FCB6B">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792" w:author="不要说话" w:date="2026-03-25T13:49:27Z"/>
          <w:rFonts w:hint="eastAsia" w:ascii="仿宋" w:hAnsi="仿宋" w:eastAsia="仿宋" w:cs="仿宋"/>
          <w:spacing w:val="19"/>
          <w:kern w:val="2"/>
          <w:sz w:val="24"/>
          <w:szCs w:val="24"/>
          <w:highlight w:val="none"/>
          <w:lang w:val="en-US" w:eastAsia="zh-CN" w:bidi="ar-SA"/>
        </w:rPr>
      </w:pPr>
      <w:ins w:id="793" w:author="不要说话" w:date="2026-03-25T13:49:27Z">
        <w:r>
          <w:rPr>
            <w:rFonts w:hint="eastAsia" w:ascii="仿宋" w:hAnsi="仿宋" w:eastAsia="仿宋" w:cs="仿宋"/>
            <w:spacing w:val="19"/>
            <w:kern w:val="2"/>
            <w:sz w:val="24"/>
            <w:szCs w:val="24"/>
            <w:highlight w:val="none"/>
            <w:lang w:val="en-US" w:eastAsia="zh-CN" w:bidi="ar-SA"/>
          </w:rPr>
          <w:t>（4）乙方应于</w:t>
        </w:r>
      </w:ins>
      <w:ins w:id="794" w:author="不要说话" w:date="2026-03-25T13:49:27Z">
        <w:r>
          <w:rPr>
            <w:rFonts w:hint="eastAsia" w:ascii="仿宋" w:hAnsi="仿宋" w:eastAsia="仿宋" w:cs="仿宋"/>
            <w:spacing w:val="19"/>
            <w:kern w:val="2"/>
            <w:sz w:val="24"/>
            <w:szCs w:val="24"/>
            <w:highlight w:val="yellow"/>
            <w:lang w:val="en-US" w:eastAsia="zh-CN" w:bidi="ar-SA"/>
          </w:rPr>
          <w:t>2026年9月30日</w:t>
        </w:r>
      </w:ins>
      <w:ins w:id="795" w:author="不要说话" w:date="2026-03-25T13:49:27Z">
        <w:r>
          <w:rPr>
            <w:rFonts w:hint="eastAsia" w:ascii="仿宋" w:hAnsi="仿宋" w:eastAsia="仿宋" w:cs="仿宋"/>
            <w:spacing w:val="19"/>
            <w:kern w:val="2"/>
            <w:sz w:val="24"/>
            <w:szCs w:val="24"/>
            <w:highlight w:val="none"/>
            <w:lang w:val="en-US" w:eastAsia="zh-CN" w:bidi="ar-SA"/>
          </w:rPr>
          <w:t>前完成APP端功能优化改造并上线运行；每延期1日，乙方应按APP端功能优化改造合同价款的0.5%向甲方支付违约金。</w:t>
        </w:r>
      </w:ins>
    </w:p>
    <w:p w14:paraId="6F8B6EE7">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796" w:author="不要说话" w:date="2026-03-25T13:49:29Z"/>
          <w:rFonts w:hint="eastAsia" w:ascii="仿宋" w:hAnsi="仿宋" w:eastAsia="仿宋" w:cs="仿宋"/>
          <w:spacing w:val="19"/>
          <w:kern w:val="2"/>
          <w:sz w:val="24"/>
          <w:szCs w:val="24"/>
          <w:lang w:val="en-US" w:eastAsia="zh-CN" w:bidi="ar-SA"/>
        </w:rPr>
      </w:pPr>
      <w:ins w:id="797" w:author="不要说话" w:date="2026-03-25T13:49:27Z">
        <w:r>
          <w:rPr>
            <w:rFonts w:hint="eastAsia" w:ascii="仿宋" w:hAnsi="仿宋" w:eastAsia="仿宋" w:cs="仿宋"/>
            <w:spacing w:val="19"/>
            <w:kern w:val="2"/>
            <w:sz w:val="24"/>
            <w:szCs w:val="24"/>
            <w:highlight w:val="none"/>
            <w:lang w:val="en-US" w:eastAsia="zh-CN" w:bidi="ar-SA"/>
          </w:rPr>
          <w:t>（5）乙方应于</w:t>
        </w:r>
      </w:ins>
      <w:ins w:id="798" w:author="不要说话" w:date="2026-03-25T13:49:27Z">
        <w:r>
          <w:rPr>
            <w:rFonts w:hint="eastAsia" w:ascii="仿宋" w:hAnsi="仿宋" w:eastAsia="仿宋" w:cs="仿宋"/>
            <w:spacing w:val="19"/>
            <w:kern w:val="2"/>
            <w:sz w:val="24"/>
            <w:szCs w:val="24"/>
            <w:highlight w:val="yellow"/>
            <w:lang w:val="en-US" w:eastAsia="zh-CN" w:bidi="ar-SA"/>
          </w:rPr>
          <w:t>2026年10月30日</w:t>
        </w:r>
      </w:ins>
      <w:ins w:id="799" w:author="不要说话" w:date="2026-03-25T13:49:27Z">
        <w:r>
          <w:rPr>
            <w:rFonts w:hint="eastAsia" w:ascii="仿宋" w:hAnsi="仿宋" w:eastAsia="仿宋" w:cs="仿宋"/>
            <w:spacing w:val="19"/>
            <w:kern w:val="2"/>
            <w:sz w:val="24"/>
            <w:szCs w:val="24"/>
            <w:highlight w:val="none"/>
            <w:lang w:val="en-US" w:eastAsia="zh-CN" w:bidi="ar-SA"/>
          </w:rPr>
          <w:t>前完成对外PECMS模块优化改造并上线运行；每延期1日，乙方应按对外PECMS模块优化改造合同价款的0.5%向甲方支付违约金。</w:t>
        </w:r>
      </w:ins>
    </w:p>
    <w:p w14:paraId="17151B65">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color w:val="FF0000"/>
          <w:spacing w:val="19"/>
          <w:kern w:val="2"/>
          <w:sz w:val="24"/>
          <w:szCs w:val="24"/>
          <w:highlight w:val="yellow"/>
          <w:u w:val="none"/>
          <w:lang w:val="en-US" w:eastAsia="zh-CN" w:bidi="ar-SA"/>
        </w:rPr>
      </w:pPr>
      <w:r>
        <w:rPr>
          <w:rFonts w:hint="eastAsia" w:ascii="仿宋" w:hAnsi="仿宋" w:eastAsia="仿宋" w:cs="仿宋"/>
          <w:spacing w:val="19"/>
          <w:kern w:val="2"/>
          <w:sz w:val="24"/>
          <w:szCs w:val="24"/>
          <w:lang w:val="en-US" w:eastAsia="zh-CN" w:bidi="ar-SA"/>
        </w:rPr>
        <w:t>6.3</w:t>
      </w:r>
      <w:r>
        <w:rPr>
          <w:rFonts w:hint="eastAsia" w:ascii="仿宋" w:hAnsi="仿宋" w:eastAsia="仿宋" w:cs="仿宋"/>
          <w:color w:val="000000" w:themeColor="text1"/>
          <w:spacing w:val="19"/>
          <w:kern w:val="2"/>
          <w:sz w:val="24"/>
          <w:u w:val="none"/>
          <w:lang w:val="en-US" w:eastAsia="zh-CN"/>
          <w14:textFill>
            <w14:solidFill>
              <w14:schemeClr w14:val="tx1"/>
            </w14:solidFill>
          </w14:textFill>
        </w:rPr>
        <w:t>南京三方一体化数字信息平台优化提升项目</w:t>
      </w:r>
      <w:r>
        <w:rPr>
          <w:rFonts w:hint="eastAsia" w:ascii="仿宋" w:hAnsi="仿宋" w:eastAsia="仿宋" w:cs="仿宋"/>
          <w:spacing w:val="19"/>
          <w:kern w:val="2"/>
          <w:sz w:val="24"/>
          <w:u w:val="none"/>
          <w:lang w:val="en-US" w:eastAsia="zh-CN"/>
        </w:rPr>
        <w:t>不仅有新功能开发，更有平台的</w:t>
      </w:r>
      <w:r>
        <w:rPr>
          <w:rFonts w:hint="eastAsia" w:ascii="仿宋" w:hAnsi="仿宋" w:eastAsia="仿宋" w:cs="仿宋"/>
          <w:i w:val="0"/>
          <w:iCs w:val="0"/>
          <w:caps w:val="0"/>
          <w:spacing w:val="19"/>
          <w:sz w:val="24"/>
          <w:szCs w:val="24"/>
          <w:u w:val="none"/>
          <w:shd w:val="clear" w:fill="FFFFFF"/>
        </w:rPr>
        <w:t>全面维护工作，</w:t>
      </w:r>
      <w:r>
        <w:rPr>
          <w:rFonts w:hint="eastAsia" w:ascii="仿宋" w:hAnsi="仿宋" w:eastAsia="仿宋" w:cs="仿宋"/>
          <w:i w:val="0"/>
          <w:iCs w:val="0"/>
          <w:caps w:val="0"/>
          <w:spacing w:val="19"/>
          <w:sz w:val="24"/>
          <w:szCs w:val="24"/>
          <w:u w:val="none"/>
          <w:shd w:val="clear"/>
          <w:lang w:val="en-US" w:eastAsia="zh-CN"/>
        </w:rPr>
        <w:t>工作日：8：00~20：00，周六、周日：8：00~22：00，乙方应对提出的问题2h内响应并提出解决方案，24h修复，</w:t>
      </w:r>
      <w:r>
        <w:rPr>
          <w:rFonts w:hint="eastAsia" w:ascii="仿宋" w:hAnsi="仿宋" w:eastAsia="仿宋" w:cs="仿宋"/>
          <w:i w:val="0"/>
          <w:iCs w:val="0"/>
          <w:caps w:val="0"/>
          <w:spacing w:val="19"/>
          <w:sz w:val="24"/>
          <w:szCs w:val="24"/>
          <w:u w:val="none"/>
          <w:shd w:val="clear" w:fill="FFFFFF"/>
        </w:rPr>
        <w:t>对于复杂的、难以在短时间内解决的</w:t>
      </w:r>
      <w:r>
        <w:rPr>
          <w:rFonts w:hint="eastAsia" w:ascii="仿宋" w:hAnsi="仿宋" w:eastAsia="仿宋" w:cs="仿宋"/>
          <w:i w:val="0"/>
          <w:iCs w:val="0"/>
          <w:caps w:val="0"/>
          <w:spacing w:val="19"/>
          <w:sz w:val="24"/>
          <w:szCs w:val="24"/>
          <w:u w:val="none"/>
          <w:shd w:val="clear"/>
          <w:lang w:val="en-US" w:eastAsia="zh-CN"/>
        </w:rPr>
        <w:t>缺陷</w:t>
      </w:r>
      <w:r>
        <w:rPr>
          <w:rFonts w:hint="eastAsia" w:ascii="仿宋" w:hAnsi="仿宋" w:eastAsia="仿宋" w:cs="仿宋"/>
          <w:i w:val="0"/>
          <w:iCs w:val="0"/>
          <w:caps w:val="0"/>
          <w:spacing w:val="19"/>
          <w:sz w:val="24"/>
          <w:szCs w:val="24"/>
          <w:u w:val="none"/>
          <w:shd w:val="clear" w:fill="FFFFFF"/>
        </w:rPr>
        <w:t>，</w:t>
      </w:r>
      <w:r>
        <w:rPr>
          <w:rFonts w:hint="eastAsia" w:ascii="仿宋" w:hAnsi="仿宋" w:eastAsia="仿宋" w:cs="仿宋"/>
          <w:i w:val="0"/>
          <w:iCs w:val="0"/>
          <w:caps w:val="0"/>
          <w:spacing w:val="19"/>
          <w:sz w:val="24"/>
          <w:szCs w:val="24"/>
          <w:u w:val="none"/>
          <w:shd w:val="clear"/>
          <w:lang w:val="en-US" w:eastAsia="zh-CN"/>
        </w:rPr>
        <w:t>乙方应</w:t>
      </w:r>
      <w:r>
        <w:rPr>
          <w:rFonts w:hint="eastAsia" w:ascii="仿宋" w:hAnsi="仿宋" w:eastAsia="仿宋" w:cs="仿宋"/>
          <w:i w:val="0"/>
          <w:iCs w:val="0"/>
          <w:caps w:val="0"/>
          <w:spacing w:val="19"/>
          <w:sz w:val="24"/>
          <w:szCs w:val="24"/>
          <w:u w:val="none"/>
          <w:shd w:val="clear" w:fill="FFFFFF"/>
        </w:rPr>
        <w:t>及时提供处理建议和替代方案，如不能及时解决问题的软件缺陷或故障，承诺在7个工作日内解决问题，并提供相同档次的替代品供用户方使用，使软件正常工作</w:t>
      </w:r>
      <w:r>
        <w:rPr>
          <w:rFonts w:hint="eastAsia" w:ascii="仿宋" w:hAnsi="仿宋" w:eastAsia="仿宋" w:cs="仿宋"/>
          <w:i w:val="0"/>
          <w:iCs w:val="0"/>
          <w:caps w:val="0"/>
          <w:spacing w:val="19"/>
          <w:sz w:val="24"/>
          <w:szCs w:val="24"/>
          <w:u w:val="none"/>
          <w:shd w:val="clear"/>
          <w:lang w:eastAsia="zh-CN"/>
        </w:rPr>
        <w:t>。</w:t>
      </w:r>
      <w:r>
        <w:rPr>
          <w:rFonts w:hint="eastAsia" w:ascii="仿宋" w:hAnsi="仿宋" w:eastAsia="仿宋" w:cs="仿宋"/>
          <w:i w:val="0"/>
          <w:iCs w:val="0"/>
          <w:caps w:val="0"/>
          <w:spacing w:val="19"/>
          <w:sz w:val="24"/>
          <w:szCs w:val="24"/>
          <w:u w:val="none"/>
          <w:shd w:val="clear" w:fill="FFFFFF"/>
        </w:rPr>
        <w:t>若</w:t>
      </w:r>
      <w:r>
        <w:rPr>
          <w:rFonts w:hint="eastAsia" w:ascii="仿宋" w:hAnsi="仿宋" w:eastAsia="仿宋" w:cs="仿宋"/>
          <w:i w:val="0"/>
          <w:iCs w:val="0"/>
          <w:caps w:val="0"/>
          <w:spacing w:val="19"/>
          <w:sz w:val="24"/>
          <w:szCs w:val="24"/>
          <w:u w:val="none"/>
          <w:shd w:val="clear"/>
          <w:lang w:val="en-US" w:eastAsia="zh-CN"/>
        </w:rPr>
        <w:t>乙方</w:t>
      </w:r>
      <w:r>
        <w:rPr>
          <w:rFonts w:hint="eastAsia" w:ascii="仿宋" w:hAnsi="仿宋" w:eastAsia="仿宋" w:cs="仿宋"/>
          <w:i w:val="0"/>
          <w:iCs w:val="0"/>
          <w:caps w:val="0"/>
          <w:spacing w:val="19"/>
          <w:sz w:val="24"/>
          <w:szCs w:val="24"/>
          <w:u w:val="none"/>
          <w:shd w:val="clear" w:fill="FFFFFF"/>
        </w:rPr>
        <w:t>未在约定时间内对</w:t>
      </w:r>
      <w:r>
        <w:rPr>
          <w:rFonts w:hint="eastAsia" w:ascii="仿宋" w:hAnsi="仿宋" w:eastAsia="仿宋" w:cs="仿宋"/>
          <w:i w:val="0"/>
          <w:iCs w:val="0"/>
          <w:caps w:val="0"/>
          <w:spacing w:val="19"/>
          <w:sz w:val="24"/>
          <w:szCs w:val="24"/>
          <w:u w:val="none"/>
          <w:shd w:val="clear"/>
          <w:lang w:val="en-US" w:eastAsia="zh-CN"/>
        </w:rPr>
        <w:t>甲方反馈缺陷</w:t>
      </w:r>
      <w:r>
        <w:rPr>
          <w:rFonts w:hint="eastAsia" w:ascii="仿宋" w:hAnsi="仿宋" w:eastAsia="仿宋" w:cs="仿宋"/>
          <w:i w:val="0"/>
          <w:iCs w:val="0"/>
          <w:caps w:val="0"/>
          <w:spacing w:val="19"/>
          <w:sz w:val="24"/>
          <w:szCs w:val="24"/>
          <w:u w:val="none"/>
          <w:shd w:val="clear" w:fill="FFFFFF"/>
        </w:rPr>
        <w:t>进行响应</w:t>
      </w:r>
      <w:r>
        <w:rPr>
          <w:rFonts w:hint="eastAsia" w:ascii="仿宋" w:hAnsi="仿宋" w:eastAsia="仿宋" w:cs="仿宋"/>
          <w:i w:val="0"/>
          <w:iCs w:val="0"/>
          <w:caps w:val="0"/>
          <w:spacing w:val="19"/>
          <w:sz w:val="24"/>
          <w:szCs w:val="24"/>
          <w:u w:val="none"/>
          <w:shd w:val="clear"/>
          <w:lang w:val="en-US" w:eastAsia="zh-CN"/>
        </w:rPr>
        <w:t>并优先提出解决方案</w:t>
      </w:r>
      <w:r>
        <w:rPr>
          <w:rFonts w:hint="eastAsia" w:ascii="仿宋" w:hAnsi="仿宋" w:eastAsia="仿宋" w:cs="仿宋"/>
          <w:i w:val="0"/>
          <w:iCs w:val="0"/>
          <w:caps w:val="0"/>
          <w:spacing w:val="19"/>
          <w:sz w:val="24"/>
          <w:szCs w:val="24"/>
          <w:u w:val="none"/>
          <w:shd w:val="clear" w:fill="FFFFFF"/>
        </w:rPr>
        <w:t>，每延迟响应1小时，扣除合同总价款的0.</w:t>
      </w:r>
      <w:r>
        <w:rPr>
          <w:rFonts w:hint="eastAsia" w:ascii="仿宋" w:hAnsi="仿宋" w:eastAsia="仿宋" w:cs="仿宋"/>
          <w:i w:val="0"/>
          <w:iCs w:val="0"/>
          <w:caps w:val="0"/>
          <w:spacing w:val="19"/>
          <w:sz w:val="24"/>
          <w:szCs w:val="24"/>
          <w:u w:val="none"/>
          <w:shd w:val="clear"/>
          <w:lang w:eastAsia="zh-CN"/>
        </w:rPr>
        <w:t>1</w:t>
      </w:r>
      <w:r>
        <w:rPr>
          <w:rFonts w:hint="eastAsia" w:ascii="仿宋" w:hAnsi="仿宋" w:eastAsia="仿宋" w:cs="仿宋"/>
          <w:i w:val="0"/>
          <w:iCs w:val="0"/>
          <w:caps w:val="0"/>
          <w:spacing w:val="19"/>
          <w:sz w:val="24"/>
          <w:szCs w:val="24"/>
          <w:u w:val="none"/>
          <w:shd w:val="clear" w:fill="FFFFFF"/>
        </w:rPr>
        <w:t>‰作为违约金</w:t>
      </w:r>
      <w:r>
        <w:rPr>
          <w:rFonts w:hint="eastAsia" w:ascii="仿宋" w:hAnsi="仿宋" w:eastAsia="仿宋" w:cs="仿宋"/>
          <w:i w:val="0"/>
          <w:iCs w:val="0"/>
          <w:caps w:val="0"/>
          <w:spacing w:val="19"/>
          <w:sz w:val="24"/>
          <w:szCs w:val="24"/>
          <w:u w:val="none"/>
          <w:shd w:val="clear"/>
          <w:lang w:eastAsia="zh-CN"/>
        </w:rPr>
        <w:t>。</w:t>
      </w:r>
    </w:p>
    <w:p w14:paraId="04A5CC3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eastAsia="zh-CN"/>
        </w:rPr>
        <w:t>3</w:t>
      </w:r>
      <w:ins w:id="800" w:author="不要说话" w:date="2026-03-25T13:52:29Z">
        <w:r>
          <w:rPr>
            <w:rFonts w:hint="eastAsia" w:ascii="仿宋" w:hAnsi="仿宋" w:eastAsia="仿宋" w:cs="仿宋"/>
            <w:spacing w:val="19"/>
            <w:sz w:val="24"/>
            <w:szCs w:val="24"/>
          </w:rPr>
          <w:t>自双方签署终验证书次日起算，乙方应就其向甲方提供的应用软件向甲方提供连续12个自然月的免费技术支持与维护服务，该期间称为“保修期”。</w:t>
        </w:r>
      </w:ins>
    </w:p>
    <w:p w14:paraId="481B1067">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eastAsia="zh-CN"/>
        </w:rPr>
        <w:t>4</w:t>
      </w:r>
      <w:r>
        <w:rPr>
          <w:rFonts w:hint="eastAsia" w:ascii="仿宋" w:hAnsi="仿宋" w:eastAsia="仿宋" w:cs="仿宋"/>
          <w:spacing w:val="19"/>
          <w:sz w:val="24"/>
          <w:szCs w:val="24"/>
        </w:rPr>
        <w:t>在保修期内，如果乙方所提供的应用软件的性能和质量与合同规定不符，乙方应当尽快排除缺陷，所有费用由乙方承担。</w:t>
      </w:r>
    </w:p>
    <w:p w14:paraId="4A59CAE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eastAsia="zh-CN"/>
        </w:rPr>
        <w:t>5</w:t>
      </w:r>
      <w:r>
        <w:rPr>
          <w:rFonts w:hint="eastAsia" w:ascii="仿宋" w:hAnsi="仿宋" w:eastAsia="仿宋" w:cs="仿宋"/>
          <w:spacing w:val="19"/>
          <w:sz w:val="24"/>
          <w:szCs w:val="24"/>
        </w:rPr>
        <w:t>在保修期内如果甲方的有关技术规范进行了修改，乙方承诺对应用软件进行免费升级。</w:t>
      </w:r>
    </w:p>
    <w:p w14:paraId="5F666286">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eastAsia="zh-CN"/>
        </w:rPr>
        <w:t>6</w:t>
      </w:r>
      <w:ins w:id="801" w:author="不要说话" w:date="2026-03-25T13:53:44Z">
        <w:r>
          <w:rPr>
            <w:rFonts w:hint="eastAsia" w:ascii="仿宋" w:hAnsi="仿宋" w:eastAsia="仿宋" w:cs="仿宋"/>
            <w:spacing w:val="19"/>
            <w:sz w:val="24"/>
            <w:szCs w:val="24"/>
          </w:rPr>
          <w:t>自应用软件保修期满之日起1年内，对于因乙方开发、实施或者维护原因导致的应用软件缺陷、错误或与合同约定功能不符的情形，乙方应免费提供必要的补丁、缺陷修复及版本更新服务。</w:t>
        </w:r>
      </w:ins>
    </w:p>
    <w:p w14:paraId="3CD60A5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保修期内应用软件出现问题时，乙方响应时间不得超过</w:t>
      </w:r>
      <w:r>
        <w:rPr>
          <w:rFonts w:hint="eastAsia" w:ascii="仿宋" w:hAnsi="仿宋" w:eastAsia="仿宋" w:cs="仿宋"/>
          <w:spacing w:val="19"/>
          <w:sz w:val="24"/>
          <w:szCs w:val="24"/>
          <w:lang w:val="en-US" w:eastAsia="zh-CN"/>
        </w:rPr>
        <w:t>贰</w:t>
      </w:r>
      <w:r>
        <w:rPr>
          <w:rFonts w:hint="eastAsia" w:ascii="仿宋" w:hAnsi="仿宋" w:eastAsia="仿宋" w:cs="仿宋"/>
          <w:spacing w:val="19"/>
          <w:sz w:val="24"/>
          <w:szCs w:val="24"/>
        </w:rPr>
        <w:t>小时，故障修复时间不得超过</w:t>
      </w:r>
      <w:r>
        <w:rPr>
          <w:rFonts w:hint="eastAsia" w:ascii="仿宋" w:hAnsi="仿宋" w:eastAsia="仿宋" w:cs="仿宋"/>
          <w:spacing w:val="19"/>
          <w:sz w:val="24"/>
          <w:szCs w:val="24"/>
          <w:lang w:val="en-US" w:eastAsia="zh-CN"/>
        </w:rPr>
        <w:t xml:space="preserve"> 24</w:t>
      </w:r>
      <w:r>
        <w:rPr>
          <w:rFonts w:hint="eastAsia" w:ascii="仿宋" w:hAnsi="仿宋" w:eastAsia="仿宋" w:cs="仿宋"/>
          <w:spacing w:val="19"/>
          <w:sz w:val="24"/>
          <w:szCs w:val="24"/>
        </w:rPr>
        <w:t>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24小时、每周7天的响应服务(“7×24小时响应服务”)。</w:t>
      </w:r>
    </w:p>
    <w:p w14:paraId="04A1FB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在保修期内，如果乙方进行了技术改进，且该改进对甲方有重要意义并对软件运行维护有实用价值，乙方应当免费向甲方提供与该改进有关的详细技术资料和软件升级。</w:t>
      </w:r>
    </w:p>
    <w:p w14:paraId="2309040A">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应用软件保修期满后，甲方签发两份保修期满证书。</w:t>
      </w:r>
    </w:p>
    <w:p w14:paraId="180AB18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w:t>
      </w: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保修期届满后乙方继续提供服务的价格和方式由双方另行协商确定。但乙方需保证保修期后给予甲方优惠的服务价格，且该价格不得高于本合同约定的有关价格。</w:t>
      </w:r>
    </w:p>
    <w:p w14:paraId="6E0DA46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6.1</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保修期届满后，甲方在系统运行或维护过程中，如果乙方所提供的应用软件出现问题或故障，乙方应派有经验的技术人员，在[2]小时赶到现场，对应用软件进行更换和维修。乙方应运用灵活、多样的通信手段为甲方提供7×24小时响应服务。</w:t>
      </w:r>
    </w:p>
    <w:p w14:paraId="2B923D4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保修期届满后，如发现应用软件自身存在瑕疵或缺陷，乙方应予以免费更换或修理。</w:t>
      </w:r>
    </w:p>
    <w:p w14:paraId="3426390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如甲方变更本合同系统使用人、所有人和硬件所有人、持有人，书面通知乙方即可。</w:t>
      </w:r>
    </w:p>
    <w:p w14:paraId="747B5127">
      <w:pPr>
        <w:pStyle w:val="23"/>
        <w:tabs>
          <w:tab w:val="left" w:pos="150"/>
        </w:tabs>
        <w:spacing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由于乙方原因导致甲方数据丢失、信息泄露等，甲方有权解除合同。乙方应退还甲方已付款项并应按本合同总价的[10]%向甲方支付违约金。</w:t>
      </w:r>
    </w:p>
    <w:p w14:paraId="379E935C">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rPr>
        <w:t>6.1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highlight w:val="none"/>
          <w:lang w:val="en-US" w:eastAsia="zh-CN"/>
        </w:rPr>
        <w:t>如因乙方开发软件出现网路安全漏洞及风险，乙方应安排专人配合甲方进行解决</w:t>
      </w:r>
      <w:r>
        <w:rPr>
          <w:rFonts w:hint="eastAsia" w:ascii="仿宋" w:hAnsi="仿宋" w:eastAsia="仿宋" w:cs="仿宋"/>
          <w:spacing w:val="19"/>
          <w:sz w:val="24"/>
          <w:szCs w:val="24"/>
          <w:highlight w:val="none"/>
        </w:rPr>
        <w:t>。</w:t>
      </w:r>
    </w:p>
    <w:p w14:paraId="6DC85268">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rPr>
        <w:t>6.1</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highlight w:val="none"/>
          <w:lang w:val="en-US" w:eastAsia="zh-CN"/>
        </w:rPr>
        <w:t>维护期内甲方系统如需要迁移，乙方应安排专人进行迁移</w:t>
      </w:r>
      <w:r>
        <w:rPr>
          <w:rFonts w:hint="eastAsia" w:ascii="仿宋" w:hAnsi="仿宋" w:eastAsia="仿宋" w:cs="仿宋"/>
          <w:spacing w:val="19"/>
          <w:sz w:val="24"/>
          <w:szCs w:val="24"/>
          <w:highlight w:val="none"/>
        </w:rPr>
        <w:t>。</w:t>
      </w:r>
    </w:p>
    <w:p w14:paraId="15EB25D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第七条培训</w:t>
      </w:r>
    </w:p>
    <w:p w14:paraId="3F1362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7.1</w:t>
      </w:r>
      <w:ins w:id="802" w:author="不要说话" w:date="2026-03-25T15:16:42Z">
        <w:r>
          <w:rPr>
            <w:rFonts w:hint="eastAsia" w:ascii="仿宋" w:hAnsi="仿宋" w:eastAsia="仿宋" w:cs="仿宋"/>
            <w:spacing w:val="19"/>
            <w:sz w:val="24"/>
            <w:szCs w:val="24"/>
            <w:lang w:val="en-US" w:eastAsia="zh-CN"/>
          </w:rPr>
          <w:t xml:space="preserve"> </w:t>
        </w:r>
      </w:ins>
      <w:r>
        <w:rPr>
          <w:rFonts w:hint="eastAsia" w:ascii="仿宋" w:hAnsi="仿宋" w:eastAsia="仿宋" w:cs="仿宋"/>
          <w:spacing w:val="19"/>
          <w:sz w:val="24"/>
          <w:szCs w:val="24"/>
        </w:rPr>
        <w:t>双方确定，乙方应在向甲方移交应用软件后，根据甲方的要求，为甲方指定的人员提供技术指导和培训，使参加培训的人员理解并掌握软件的操作和维护。</w:t>
      </w:r>
    </w:p>
    <w:p w14:paraId="39A04EA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7 .2培训目的</w:t>
      </w:r>
    </w:p>
    <w:p w14:paraId="3048CCF3">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rPr>
        <w:t>7.2.1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确保甲方技术人员能够熟练地对应用软件进行运行、诊断、维护和管理。7.2.2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确保甲方相关业务人员对其使用的应用软件能熟练地操作和使用。</w:t>
      </w:r>
    </w:p>
    <w:p w14:paraId="66DC551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 xml:space="preserve">7.3培训内容：[按甲方要求]。 </w:t>
      </w:r>
    </w:p>
    <w:p w14:paraId="4CBD2EC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7 .4培训时间与地点：[</w:t>
      </w:r>
      <w:r>
        <w:rPr>
          <w:rFonts w:hint="eastAsia" w:ascii="仿宋" w:hAnsi="仿宋" w:eastAsia="仿宋" w:cs="仿宋"/>
          <w:spacing w:val="19"/>
          <w:sz w:val="24"/>
          <w:szCs w:val="24"/>
          <w:lang w:val="en-US" w:eastAsia="zh-CN"/>
        </w:rPr>
        <w:t>甲方定</w:t>
      </w:r>
      <w:r>
        <w:rPr>
          <w:rFonts w:hint="eastAsia" w:ascii="仿宋" w:hAnsi="仿宋" w:eastAsia="仿宋" w:cs="仿宋"/>
          <w:spacing w:val="19"/>
          <w:sz w:val="24"/>
          <w:szCs w:val="24"/>
        </w:rPr>
        <w:t>]</w:t>
      </w:r>
    </w:p>
    <w:p w14:paraId="7A51FED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乙方在甲方所在地为甲方提供不少于[</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]个工作日的技术培训，具体培训时间由双方协商决定。甲方应在培训日前[2]日内向乙方提供参加培训的人员名单。由于培训产生的所有费用由已经包含在合同总价中。具体培训方式见附件。</w:t>
      </w:r>
    </w:p>
    <w:p w14:paraId="19A8FC2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第八条违约责任</w:t>
      </w:r>
    </w:p>
    <w:p w14:paraId="7E6AD9B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8.1如乙方提供的系统软件许可使用权限、数量、范围、期限等与本合同及附件不符，或软件介质存在瑕疵，甲方有权解除合同或要求乙方按照本合同第13.9条的规定采取措施并承担责任。</w:t>
      </w:r>
    </w:p>
    <w:p w14:paraId="4BF35913">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8.2由于乙方原因使得初验、移交、试运行(含顺延和重新计算的试运行期)、终验(含再次终验)等任一阶段工作延误的，乙方应就该等延误向甲方承担违约责任。对于乙方在任一阶段工作的延误，甲方均有权要求乙方按照下列比率向甲方支付违约金：任一阶段工作迟延的，乙方应每天按相当于合同总价[1]%的标准支付违约金。迟延履行不足1天时按1天计算。因任一阶段工作迟延而使甲方额外增加的各项费用(包括但不限于运输及保险费用、测试费用)由乙方承担。如乙方任 一阶段工作迟延使甲方遭受损失的，乙方应赔偿甲方由此造成的损失。</w:t>
      </w:r>
    </w:p>
    <w:p w14:paraId="3E05481E">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并且，如乙方任一阶段工作迟延，其迟延违约金的数额累计达到本合同总价的[10]%或迟延达7天时，甲方有权解除本合同。该等解除并不免除乙方根据甲方要求应当承担的上述违约责任。</w:t>
      </w:r>
    </w:p>
    <w:p w14:paraId="5951C0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8.3保修期内，如乙方未能按合同规定及时提供服务，除本合同规定的不可抗力原因外，每迟延一次，乙方应当支付合同总价的5%的违约金。</w:t>
      </w:r>
    </w:p>
    <w:p w14:paraId="39E57B0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8.4对于乙方依据本合同约定应当承担的各项违约金及损失赔偿，甲方均有权依据本合同第4.5条规定从应支付乙方的款项中扣除。除按照本合同的约定向甲方承担违约责任、赔偿责任外，还应当承担甲方为追究乙方违约责任、赔偿责任而支出的各项费用(包括但不限于律师费、诉讼费、保全费、财产保全担保费等)。如乙方对前述扣款事项有异议，应在接到甲方通知后五日内提出。</w:t>
      </w:r>
    </w:p>
    <w:p w14:paraId="177C72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8.5如甲方依据本合同约定解除合同，则乙方除应当依据本合同约定承担违约责任和赔偿责任(包括支付违约金、赔偿甲方由此遭受的损失等)外，乙方还应当退还甲方已支付的全部款项及自甲方付款之日起至乙方退还款项之日止的利息(按照付款时中国人民银行授权全国银行间同业拆借中心公布的一年期贷款市场报价利率(LPR)标准计算)。</w:t>
      </w:r>
    </w:p>
    <w:p w14:paraId="13555B6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8.6除非甲方解除合同，否则，乙方承担违约责任并不免除其继续履行合同的责任。</w:t>
      </w:r>
    </w:p>
    <w:p w14:paraId="1C17BE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8.7如果因为甲方原因使得合同未能如期履行，则在得到甲方书面确认后合同履行时间相应顺延。</w:t>
      </w:r>
    </w:p>
    <w:p w14:paraId="62F82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8.8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0B69B81B">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(1)被行政机关纳入“严重违法失信”名单；</w:t>
      </w:r>
    </w:p>
    <w:p w14:paraId="17B425B7">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(2)被人民法院纳入“失信被执行人”名单；</w:t>
      </w:r>
    </w:p>
    <w:p w14:paraId="596C79DA">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(3)被甲方(含甲方上级单位)纳入违规失信合作商名单；</w:t>
      </w:r>
    </w:p>
    <w:p w14:paraId="70502FC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6E72969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(5)中标通知书/中选通知书/成交通知书发出或对应的合同签署后，发现乙方存在中标无效/中选无效/成交无效的情形或者存在应当被否决投标/否决参选/否决应答的情形；</w:t>
      </w:r>
    </w:p>
    <w:p w14:paraId="4E146AD2">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(6)其他相关法律法规规定或有权机关认定的违法失信情形，以及可能导致合同履行风险或侵害甲方合法权益或声誉的违规失信情形。</w:t>
      </w:r>
    </w:p>
    <w:p w14:paraId="0BF4E42D">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第九条不可抗力</w:t>
      </w:r>
    </w:p>
    <w:p w14:paraId="2CF8FC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9.1本合同所称不可抗力，是指地震、台风、水灾、火灾、战争等本合同双方不能预见、不能避免且不能克服的客观情况。</w:t>
      </w:r>
    </w:p>
    <w:p w14:paraId="6DFE67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9.2本合同任何一方因不可抗力不能履行或不能完全履行本合同的义务时，应在不可抗力发生之日起十日内书面通知本合同另一方，并提供由有关部门出具的不可抗力证明。</w:t>
      </w:r>
    </w:p>
    <w:p w14:paraId="710BDE00">
      <w:pPr>
        <w:pStyle w:val="23"/>
        <w:tabs>
          <w:tab w:val="left" w:pos="150"/>
        </w:tabs>
        <w:spacing w:before="0" w:line="360" w:lineRule="auto"/>
        <w:ind w:left="0" w:firstLine="499"/>
        <w:jc w:val="both"/>
        <w:rPr>
          <w:rFonts w:hint="eastAsia" w:ascii="仿宋" w:hAnsi="仿宋" w:eastAsia="仿宋" w:cs="仿宋"/>
          <w:spacing w:val="19"/>
          <w:sz w:val="24"/>
          <w:szCs w:val="24"/>
          <w:lang w:eastAsia="zh-CN"/>
        </w:rPr>
      </w:pPr>
      <w:r>
        <w:rPr>
          <w:rFonts w:hint="eastAsia" w:ascii="仿宋" w:hAnsi="仿宋" w:eastAsia="仿宋" w:cs="仿宋"/>
          <w:spacing w:val="19"/>
          <w:sz w:val="24"/>
          <w:szCs w:val="24"/>
        </w:rPr>
        <w:t>9.3因不可抗力不能履行合同的，根据不可抗力的影响，受影响方部分或全部免除责任，但法律另有规定的除外。迟延履行合同后发生不可抗力的，不能免除责任</w:t>
      </w:r>
      <w:r>
        <w:rPr>
          <w:rFonts w:hint="eastAsia" w:ascii="仿宋" w:hAnsi="仿宋" w:eastAsia="仿宋" w:cs="仿宋"/>
          <w:spacing w:val="19"/>
          <w:sz w:val="24"/>
          <w:szCs w:val="24"/>
          <w:lang w:eastAsia="zh-CN"/>
        </w:rPr>
        <w:t>。</w:t>
      </w:r>
    </w:p>
    <w:p w14:paraId="17A6159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9.4如果因不可抗力的影响致使本合同中止履行三十日或以上时，甲方有权决定是否继续履行或终止本合同，并书面通知乙方。</w:t>
      </w:r>
    </w:p>
    <w:p w14:paraId="13536671">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第十条税费</w:t>
      </w:r>
    </w:p>
    <w:p w14:paraId="77F52F6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10.1 双方各自承担中国有关机构根据中国税法向其征收的所有与合同执行有关的税费。</w:t>
      </w:r>
    </w:p>
    <w:p w14:paraId="6F113B07">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第十一条法律适用及争议解决</w:t>
      </w:r>
    </w:p>
    <w:p w14:paraId="0FE136B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11.1本合同适用中华人民共和国法律。</w:t>
      </w:r>
    </w:p>
    <w:p w14:paraId="45E3AE8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11.2所有因本合同引起的或与本合同有关的任何争议通过双方友好协商解决。如果双方不能通过友好协商解决争议，则任何一方均可向</w:t>
      </w:r>
      <w:r>
        <w:rPr>
          <w:rFonts w:hint="eastAsia" w:ascii="仿宋" w:hAnsi="仿宋" w:eastAsia="仿宋" w:cs="仿宋"/>
          <w:spacing w:val="19"/>
          <w:sz w:val="24"/>
          <w:szCs w:val="24"/>
          <w:lang w:val="en-US" w:eastAsia="zh-CN"/>
        </w:rPr>
        <w:t>合同签署</w:t>
      </w:r>
      <w:r>
        <w:rPr>
          <w:rFonts w:hint="eastAsia" w:ascii="仿宋" w:hAnsi="仿宋" w:eastAsia="仿宋" w:cs="仿宋"/>
          <w:spacing w:val="19"/>
          <w:sz w:val="24"/>
          <w:szCs w:val="24"/>
        </w:rPr>
        <w:t>地有管辖权的人民法院起诉。</w:t>
      </w:r>
    </w:p>
    <w:p w14:paraId="4B471BF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11.3诉讼进行过程中，双方继续履行本合同未涉诉讼的其他部分。</w:t>
      </w:r>
    </w:p>
    <w:p w14:paraId="70981E6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第十二条保密</w:t>
      </w:r>
    </w:p>
    <w:p w14:paraId="12618DF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53CE733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66EACDC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18FA02F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12.4除另有约定外，接收方未经披露方同意，不得向任何第三方披露本合同的签订及其内容。经披露方书面同意对外披露，仅限于披露方书面同意的范围、方式且遵循书面同意中规定的其他条件。</w:t>
      </w:r>
    </w:p>
    <w:p w14:paraId="646935A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12.5接收方应当妥善保管保密信息，采取不低于对其本身商业秘密所采取的保护手段予以保护，并对保密信息在接收方期间发生的被盗、泄露或其他有损保密信息保密性的事件承担全部责任。</w:t>
      </w:r>
    </w:p>
    <w:p w14:paraId="163801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4A0E575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12.7披露方不保证保密信息的精确性与合理性。</w:t>
      </w:r>
    </w:p>
    <w:p w14:paraId="7115DED4">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12.8如果接收方得知第三方获得任何保密信息，应当及时书面通知披露方，并</w:t>
      </w:r>
    </w:p>
    <w:p w14:paraId="53F8808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向披露方提供掌握的所有相关情况。</w:t>
      </w:r>
    </w:p>
    <w:p w14:paraId="20207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12.9对于接收方在本合同签订及履行过程中依法获得的个人信息和重要数据，接收方应当依法在境内存储，且不得向境外提供。</w:t>
      </w:r>
    </w:p>
    <w:p w14:paraId="738AA2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12.10如接收方违反本条约定的，接收方应当赔偿因此而给披露方造成的一切损失。</w:t>
      </w:r>
    </w:p>
    <w:p w14:paraId="6635C7F4">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12.11 本保密条款自保密信息提供或披露之日起至本合同终止或解除后五年内持续有效。</w:t>
      </w:r>
    </w:p>
    <w:p w14:paraId="6104CB57">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12.12其他[/]。</w:t>
      </w:r>
    </w:p>
    <w:p w14:paraId="1062AA26">
      <w:pPr>
        <w:pStyle w:val="23"/>
        <w:spacing w:before="13" w:line="222" w:lineRule="auto"/>
        <w:ind w:left="470"/>
        <w:rPr>
          <w:rFonts w:hint="eastAsia" w:ascii="仿宋" w:hAnsi="仿宋" w:eastAsia="仿宋" w:cs="仿宋"/>
          <w:spacing w:val="11"/>
          <w:sz w:val="24"/>
          <w:szCs w:val="24"/>
        </w:rPr>
      </w:pPr>
    </w:p>
    <w:p w14:paraId="31DDCE4B">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第十三条权利归属及侵权处理</w:t>
      </w:r>
    </w:p>
    <w:p w14:paraId="47913DA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13.1双方同意本项目应用软件所有权益，包括但不限于所有权及知识产权、专利申请权，</w:t>
      </w:r>
      <w:r>
        <w:rPr>
          <w:rFonts w:hint="eastAsia" w:ascii="仿宋" w:hAnsi="仿宋" w:eastAsia="仿宋" w:cs="仿宋"/>
          <w:spacing w:val="19"/>
          <w:sz w:val="24"/>
          <w:szCs w:val="24"/>
          <w:lang w:val="en-US" w:eastAsia="zh-CN"/>
        </w:rPr>
        <w:t>软件源代码，</w:t>
      </w:r>
      <w:r>
        <w:rPr>
          <w:rFonts w:hint="eastAsia" w:ascii="仿宋" w:hAnsi="仿宋" w:eastAsia="仿宋" w:cs="仿宋"/>
          <w:spacing w:val="19"/>
          <w:sz w:val="24"/>
          <w:szCs w:val="24"/>
        </w:rPr>
        <w:t>归甲方所有。</w:t>
      </w:r>
    </w:p>
    <w:p w14:paraId="644CD89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13.2乙方按照本合同约定在履行维护和技术服务过程中，利用甲方提供的相关资料和工作条件完成的新技术成果的所有权益，包括但不限于知识产权及所有权、专利申请权，归甲方所有。</w:t>
      </w:r>
    </w:p>
    <w:p w14:paraId="3520EE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甲方依据本合同的规定，利用乙方提供的工作成果完成的新技术成果的所有权益，包括但不限于知识产权及所有权、专利申请权，归甲方所有。</w:t>
      </w:r>
    </w:p>
    <w:p w14:paraId="37C0EB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乙方不得将本项目应用软件及与本项目应用软件具有相同或类似功能的软件提供或变换方式提供、出售给除甲方外的其他方。乙方在本合同终验证书签署后不得为除甲方外的其他方开发相同或类似功能的应用软件，也不能对其他方开发同类或类似功能的应用软件提供任何协助。</w:t>
      </w:r>
    </w:p>
    <w:p w14:paraId="1945130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13.5如果乙方违反上述条款，乙方承担全部责任，并赔偿甲方一切损失，同时甲方有权向乙方收取违约金，违约金金额为合同总价的[1]倍。</w:t>
      </w:r>
    </w:p>
    <w:p w14:paraId="0446E0E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13.6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并应协助甲方做好软件著作权登记相关材料的撰写工作。</w:t>
      </w:r>
    </w:p>
    <w:p w14:paraId="32AEBB8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13.7乙方承诺，其依据本合同开发应用软件及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[10]%的违约金，并赔偿甲方或甲方指定的第三方的损失。</w:t>
      </w:r>
    </w:p>
    <w:p w14:paraId="3815DE7C">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13.8如果有人提出法律或行政程序(合称“侵权指控”),声称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748DEFA">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13.9如果在侵权指控的审理过程中有关机关禁止甲方或甲方指定的第三方继续使用本项目软件的部分或全部，乙方应采取以下措施之一：</w:t>
      </w:r>
    </w:p>
    <w:p w14:paraId="0E4B3628">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(1)使甲方或甲方指定的第三方重新免费获得使用上述软件的权利。</w:t>
      </w:r>
    </w:p>
    <w:p w14:paraId="4E548E2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(2)免费更换或改造上述软件，使甲方或甲方指定的第三方不受上述禁令限制继续使用该软件。</w:t>
      </w:r>
    </w:p>
    <w:p w14:paraId="08E2B00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(3)其他使甲方或甲方指定的第三方对软件拥有合法使用权，或其他弥补甲方或甲方指定的第三方受损利益、实现合同目的的合理方式，且不收取任何费用。</w:t>
      </w:r>
    </w:p>
    <w:p w14:paraId="4303492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乙方采取上述措施不能免除乙方就甲方或甲方指定的第三方因此遭受的损失进行赔偿的义务。</w:t>
      </w:r>
    </w:p>
    <w:p w14:paraId="6DA2D2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13.10未经甲方书面同意，乙方不得在本项目软件中植入或嵌入甲方需求外功能</w:t>
      </w:r>
      <w:r>
        <w:rPr>
          <w:rFonts w:hint="eastAsia" w:ascii="仿宋" w:hAnsi="仿宋" w:eastAsia="仿宋" w:cs="仿宋"/>
          <w:spacing w:val="19"/>
          <w:sz w:val="24"/>
          <w:szCs w:val="24"/>
        </w:rPr>
        <w:tab/>
      </w:r>
      <w:r>
        <w:rPr>
          <w:rFonts w:hint="eastAsia" w:ascii="仿宋" w:hAnsi="仿宋" w:eastAsia="仿宋" w:cs="仿宋"/>
          <w:spacing w:val="19"/>
          <w:sz w:val="24"/>
          <w:szCs w:val="24"/>
        </w:rPr>
        <w:t>(包括但不限于软件后门、攻击模块、广告插件等)。否则，乙方应向甲方支付合同总价[20]%的违约金，并赔偿甲方或甲方指定的第三方的损失。</w:t>
      </w:r>
    </w:p>
    <w:p w14:paraId="6731F961">
      <w:pPr>
        <w:pStyle w:val="23"/>
        <w:tabs>
          <w:tab w:val="left" w:pos="140"/>
        </w:tabs>
        <w:spacing w:before="56" w:line="271" w:lineRule="auto"/>
        <w:ind w:left="20" w:right="82" w:firstLine="479"/>
        <w:rPr>
          <w:rFonts w:hint="eastAsia" w:ascii="仿宋" w:hAnsi="仿宋" w:eastAsia="仿宋" w:cs="仿宋"/>
          <w:spacing w:val="7"/>
          <w:sz w:val="24"/>
          <w:szCs w:val="24"/>
        </w:rPr>
      </w:pPr>
    </w:p>
    <w:p w14:paraId="02408B6C">
      <w:pPr>
        <w:pStyle w:val="23"/>
        <w:spacing w:before="100" w:line="222" w:lineRule="auto"/>
        <w:ind w:left="420" w:leftChars="0"/>
        <w:outlineLvl w:val="1"/>
        <w:rPr>
          <w:rFonts w:hint="eastAsia" w:ascii="仿宋" w:hAnsi="仿宋" w:eastAsia="仿宋" w:cs="仿宋"/>
          <w:b/>
          <w:bCs/>
          <w:spacing w:val="5"/>
          <w:sz w:val="24"/>
          <w:szCs w:val="24"/>
          <w:lang w:val="en-US" w:eastAsia="zh-CN"/>
        </w:rPr>
      </w:pPr>
      <w:r>
        <w:rPr>
          <w:rFonts w:hint="eastAsia" w:ascii="仿宋" w:hAnsi="仿宋" w:eastAsia="仿宋" w:cs="仿宋"/>
          <w:b/>
          <w:bCs/>
          <w:spacing w:val="5"/>
          <w:sz w:val="24"/>
          <w:szCs w:val="24"/>
        </w:rPr>
        <w:t>第十四条合同的解除</w:t>
      </w:r>
      <w:r>
        <w:rPr>
          <w:rFonts w:hint="eastAsia" w:ascii="仿宋" w:hAnsi="仿宋" w:eastAsia="仿宋" w:cs="仿宋"/>
          <w:b/>
          <w:bCs/>
          <w:spacing w:val="5"/>
          <w:sz w:val="24"/>
          <w:szCs w:val="24"/>
          <w:lang w:val="en-US" w:eastAsia="zh-CN"/>
        </w:rPr>
        <w:t>及终止</w:t>
      </w:r>
    </w:p>
    <w:p w14:paraId="39E5CFB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14.1双方确定，本合同可以在以下情况出现时解除：</w:t>
      </w:r>
    </w:p>
    <w:p w14:paraId="4D234D7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ins w:id="803" w:author="不要说话" w:date="2026-03-25T14:45:05Z">
        <w:r>
          <w:rPr>
            <w:rFonts w:hint="eastAsia" w:ascii="仿宋" w:hAnsi="仿宋" w:eastAsia="仿宋" w:cs="仿宋"/>
            <w:spacing w:val="19"/>
            <w:sz w:val="24"/>
            <w:szCs w:val="24"/>
          </w:rPr>
          <w:t>因本合同约定的不可抗力事件，致使本合同继续履行已无必要或者客观上无法履行的，甲方有权解除本合同；乙方主张解除本合同的，应事先取得甲方书面同意。</w:t>
        </w:r>
      </w:ins>
    </w:p>
    <w:p w14:paraId="64E38315">
      <w:pPr>
        <w:pStyle w:val="23"/>
        <w:tabs>
          <w:tab w:val="left" w:pos="150"/>
        </w:tabs>
        <w:spacing w:before="0" w:line="360" w:lineRule="auto"/>
        <w:ind w:left="0" w:right="0" w:firstLine="499"/>
        <w:jc w:val="both"/>
        <w:rPr>
          <w:ins w:id="804" w:author="不要说话" w:date="2026-03-25T14:45:29Z"/>
          <w:rFonts w:hint="eastAsia" w:ascii="仿宋" w:hAnsi="仿宋" w:eastAsia="仿宋" w:cs="仿宋"/>
          <w:spacing w:val="19"/>
          <w:sz w:val="24"/>
          <w:szCs w:val="24"/>
        </w:rPr>
      </w:pPr>
      <w:r>
        <w:rPr>
          <w:rFonts w:hint="eastAsia" w:ascii="仿宋" w:hAnsi="仿宋" w:eastAsia="仿宋" w:cs="仿宋"/>
          <w:spacing w:val="19"/>
          <w:sz w:val="24"/>
          <w:szCs w:val="24"/>
        </w:rPr>
        <w:t>(2)</w:t>
      </w:r>
      <w:ins w:id="805" w:author="不要说话" w:date="2026-03-25T14:45:29Z">
        <w:r>
          <w:rPr>
            <w:rFonts w:hint="eastAsia" w:ascii="仿宋" w:hAnsi="仿宋" w:eastAsia="仿宋" w:cs="仿宋"/>
            <w:spacing w:val="19"/>
            <w:sz w:val="24"/>
            <w:szCs w:val="24"/>
          </w:rPr>
          <w:t>在本合同履行过程中，如应用软件或者与本项目有关的技术成果已经被第三方公开，包括但不限于以专利权方式公开的，乙方应当自知道或者应当知道前述情形之日起 3 日内 书面通知甲方，甲方有权解除本合同。乙方逾期未通知，致使甲方遭受损失的，甲方有权要求乙方予以赔偿。</w:t>
        </w:r>
      </w:ins>
    </w:p>
    <w:p w14:paraId="5DA8A582">
      <w:pPr>
        <w:pStyle w:val="23"/>
        <w:tabs>
          <w:tab w:val="left" w:pos="150"/>
        </w:tabs>
        <w:spacing w:before="0" w:line="360" w:lineRule="auto"/>
        <w:ind w:left="0" w:right="0" w:firstLine="499"/>
        <w:jc w:val="both"/>
        <w:rPr>
          <w:rFonts w:hint="eastAsia" w:ascii="仿宋" w:hAnsi="仿宋" w:eastAsia="仿宋" w:cs="仿宋"/>
          <w:spacing w:val="19"/>
          <w:sz w:val="24"/>
          <w:szCs w:val="24"/>
        </w:rPr>
      </w:pPr>
      <w:ins w:id="806" w:author="不要说话" w:date="2026-03-25T14:45:29Z">
        <w:r>
          <w:rPr>
            <w:rFonts w:hint="eastAsia" w:ascii="仿宋" w:hAnsi="仿宋" w:eastAsia="仿宋" w:cs="仿宋"/>
            <w:spacing w:val="19"/>
            <w:sz w:val="24"/>
            <w:szCs w:val="24"/>
          </w:rPr>
          <w:t>如因乙方原因导致相关技术、应用软件内容或者项目成果被公开，包括但不限于乙方泄密、擅自披露、擅自申请权利或者管理失当的，乙方除应向甲方退还甲方已支付的全部款项外，还应按照甲方每笔付款实际支付之日起至乙方实际返还之日止，以付款时中国人民银行授权全国银行间同业拆借中心公布的一年期贷款市场报价利率（LPR）为标准计算并支付利息；同时，乙方还应向甲方支付相当于甲方已付款项 1 倍 的赔偿金。前述赔偿金不足以弥补甲方全部损失的，乙方仍应继续赔偿。</w:t>
        </w:r>
      </w:ins>
    </w:p>
    <w:p w14:paraId="2D6FDB2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14.2</w:t>
      </w:r>
      <w:r>
        <w:rPr>
          <w:rFonts w:hint="eastAsia" w:ascii="仿宋" w:hAnsi="仿宋" w:eastAsia="仿宋" w:cs="仿宋"/>
          <w:spacing w:val="19"/>
          <w:sz w:val="24"/>
          <w:szCs w:val="24"/>
          <w:lang w:val="en-US" w:eastAsia="zh-CN"/>
        </w:rPr>
        <w:t xml:space="preserve"> </w:t>
      </w:r>
      <w:ins w:id="807" w:author="不要说话" w:date="2026-03-25T14:46:16Z">
        <w:r>
          <w:rPr>
            <w:rFonts w:hint="eastAsia" w:ascii="仿宋" w:hAnsi="仿宋" w:eastAsia="仿宋" w:cs="仿宋"/>
            <w:spacing w:val="19"/>
            <w:sz w:val="24"/>
            <w:szCs w:val="24"/>
          </w:rPr>
          <w:t>合同自甲方向乙方发出书面解除通知之日起解除；乙方依据本合同约定经甲方书面同意解除本合同的，自甲方书面同意文件载明的解除生效之日起解除。</w:t>
        </w:r>
      </w:ins>
    </w:p>
    <w:p w14:paraId="29FB5A11">
      <w:pPr>
        <w:pStyle w:val="23"/>
        <w:tabs>
          <w:tab w:val="left" w:pos="150"/>
        </w:tabs>
        <w:spacing w:before="0" w:line="360" w:lineRule="auto"/>
        <w:ind w:left="0"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 xml:space="preserve">14.3 </w:t>
      </w:r>
      <w:ins w:id="808" w:author="不要说话" w:date="2026-03-25T14:47:51Z">
        <w:r>
          <w:rPr>
            <w:rFonts w:hint="eastAsia" w:ascii="仿宋" w:hAnsi="仿宋" w:eastAsia="仿宋" w:cs="仿宋"/>
            <w:spacing w:val="19"/>
            <w:sz w:val="24"/>
            <w:szCs w:val="24"/>
          </w:rPr>
          <w:t>双方确定，本合同在以下情形出现时，甲方有权单方书面通知乙方解除本合同，且无需承担任何违约责任；乙方应按约退还款项、移交成果并承担赔偿责任：</w:t>
        </w:r>
      </w:ins>
    </w:p>
    <w:p w14:paraId="2F87A553">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 xml:space="preserve">(1) </w:t>
      </w:r>
      <w:ins w:id="809" w:author="不要说话" w:date="2026-03-25T14:48:05Z">
        <w:r>
          <w:rPr>
            <w:rFonts w:hint="eastAsia" w:ascii="仿宋" w:hAnsi="仿宋" w:eastAsia="仿宋" w:cs="仿宋"/>
            <w:spacing w:val="19"/>
            <w:sz w:val="24"/>
            <w:szCs w:val="24"/>
            <w:highlight w:val="none"/>
          </w:rPr>
          <w:t>乙方未按双方约定的时间派驻符合项目要求的研发人员到甲方指定地点开展工作的，或者派驻人员的数量、岗位能力、到岗时间不符合合同约定，且经甲方书面通知后 5 个工作日内 仍未改正的，甲方有权解除本合同。乙方应于合同解除之日起 10 个工作日内 向甲方退还已收取的初期开发费用；已经形成的代码、文档及其他工作成果应一并向甲方移交。</w:t>
        </w:r>
      </w:ins>
    </w:p>
    <w:p w14:paraId="2C1529AA">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810" w:author="不要说话" w:date="2026-03-25T14:48:39Z"/>
          <w:rFonts w:hint="eastAsia" w:ascii="仿宋" w:hAnsi="仿宋" w:eastAsia="仿宋" w:cs="仿宋"/>
          <w:color w:val="auto"/>
          <w:spacing w:val="19"/>
          <w:sz w:val="24"/>
          <w:szCs w:val="24"/>
          <w:highlight w:val="none"/>
        </w:rPr>
      </w:pP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2</w:t>
      </w: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 xml:space="preserve"> </w:t>
      </w:r>
      <w:ins w:id="811" w:author="不要说话" w:date="2026-03-25T14:48:38Z">
        <w:r>
          <w:rPr>
            <w:rFonts w:hint="eastAsia" w:ascii="仿宋" w:hAnsi="仿宋" w:eastAsia="仿宋" w:cs="仿宋"/>
            <w:color w:val="auto"/>
            <w:spacing w:val="19"/>
            <w:sz w:val="24"/>
            <w:szCs w:val="24"/>
            <w:highlight w:val="none"/>
          </w:rPr>
          <w:t>乙方明确表示或者以实际行为表明其无能力继续承担经营管理分析模块开发、对内 PECMS 模块优化改造、对外 PECMS 模块优化改造、安全管理模块优化改造或者 APP 端功能优化改造中任一项工作的，甲方有权解除本合同。乙方应于合同解除之日起 10 个工作日内 向甲方退还甲方就对应模块已支付的全部款项，并向甲方移交与该模块有关的全部代码、数据库脚本、接口文档、部署说明、运维手册、用户手册及其他已形成成果；因此给甲方造成损失的，甲方有权另行追偿。</w:t>
        </w:r>
      </w:ins>
    </w:p>
    <w:p w14:paraId="2E7ABAD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812" w:author="不要说话" w:date="2026-03-25T14:52:26Z"/>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3</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 xml:space="preserve"> </w:t>
      </w:r>
      <w:ins w:id="813" w:author="不要说话" w:date="2026-03-25T14:52:30Z">
        <w:r>
          <w:rPr>
            <w:rFonts w:hint="eastAsia" w:ascii="仿宋" w:hAnsi="仿宋" w:eastAsia="仿宋" w:cs="仿宋"/>
            <w:color w:val="auto"/>
            <w:spacing w:val="19"/>
            <w:sz w:val="24"/>
            <w:szCs w:val="24"/>
            <w:highlight w:val="none"/>
            <w:lang w:val="en-US" w:eastAsia="zh-CN"/>
          </w:rPr>
          <w:t xml:space="preserve">截至 </w:t>
        </w:r>
      </w:ins>
      <w:ins w:id="814" w:author="不要说话" w:date="2026-03-25T14:52:30Z">
        <w:r>
          <w:rPr>
            <w:rFonts w:hint="eastAsia" w:ascii="仿宋" w:hAnsi="仿宋" w:eastAsia="仿宋" w:cs="仿宋"/>
            <w:color w:val="auto"/>
            <w:spacing w:val="19"/>
            <w:sz w:val="24"/>
            <w:szCs w:val="24"/>
            <w:highlight w:val="yellow"/>
            <w:lang w:val="en-US" w:eastAsia="zh-CN"/>
            <w:rPrChange w:id="815" w:author="不要说话" w:date="2026-03-25T14:52:46Z">
              <w:rPr>
                <w:rFonts w:hint="eastAsia" w:ascii="仿宋" w:hAnsi="仿宋" w:eastAsia="仿宋" w:cs="仿宋"/>
                <w:color w:val="auto"/>
                <w:spacing w:val="19"/>
                <w:sz w:val="24"/>
                <w:szCs w:val="24"/>
                <w:highlight w:val="none"/>
                <w:lang w:val="en-US" w:eastAsia="zh-CN"/>
              </w:rPr>
            </w:rPrChange>
          </w:rPr>
          <w:t>[待填写日期]</w:t>
        </w:r>
      </w:ins>
      <w:ins w:id="816" w:author="不要说话" w:date="2026-03-25T14:52:30Z">
        <w:r>
          <w:rPr>
            <w:rFonts w:hint="eastAsia" w:ascii="仿宋" w:hAnsi="仿宋" w:eastAsia="仿宋" w:cs="仿宋"/>
            <w:color w:val="auto"/>
            <w:spacing w:val="19"/>
            <w:sz w:val="24"/>
            <w:szCs w:val="24"/>
            <w:highlight w:val="none"/>
            <w:lang w:val="en-US" w:eastAsia="zh-CN"/>
          </w:rPr>
          <w:t>，因乙方原因，经营管理分析模块开发项下约定功能仍未完成，或者虽已开发但未通过甲方书面测试验收的，甲方有权解除本合同。乙方应于合同解除之日起 10 个工作日内 向甲方退还甲方已支付的经营管理分析模块开发合同价款，并向甲方移交该模块全部已形成成果；因此给甲方造成损失的，甲方有权另行追偿。</w:t>
        </w:r>
      </w:ins>
    </w:p>
    <w:p w14:paraId="0B18307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Change w:id="817" w:author="不要说话" w:date="2026-03-25T14:52:40Z">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pPr>
        </w:pPrChange>
      </w:pPr>
      <w:r>
        <w:rPr>
          <w:rFonts w:hint="eastAsia" w:ascii="仿宋" w:hAnsi="仿宋" w:eastAsia="仿宋" w:cs="仿宋"/>
          <w:color w:val="auto"/>
          <w:spacing w:val="19"/>
          <w:sz w:val="24"/>
          <w:szCs w:val="24"/>
          <w:highlight w:val="none"/>
        </w:rPr>
        <w:t>(</w:t>
      </w:r>
      <w:ins w:id="818" w:author="不要说话" w:date="2026-03-25T13:54:26Z">
        <w:r>
          <w:rPr>
            <w:rFonts w:hint="eastAsia" w:ascii="仿宋" w:hAnsi="仿宋" w:eastAsia="仿宋" w:cs="仿宋"/>
            <w:color w:val="auto"/>
            <w:spacing w:val="19"/>
            <w:sz w:val="24"/>
            <w:szCs w:val="24"/>
            <w:highlight w:val="none"/>
            <w:lang w:val="en-US" w:eastAsia="zh-CN"/>
          </w:rPr>
          <w:t>4</w:t>
        </w:r>
      </w:ins>
      <w:r>
        <w:rPr>
          <w:rFonts w:hint="eastAsia" w:ascii="仿宋" w:hAnsi="仿宋" w:eastAsia="仿宋" w:cs="仿宋"/>
          <w:color w:val="auto"/>
          <w:spacing w:val="19"/>
          <w:sz w:val="24"/>
          <w:szCs w:val="24"/>
          <w:highlight w:val="none"/>
        </w:rPr>
        <w:t>)</w:t>
      </w:r>
      <w:ins w:id="819" w:author="不要说话" w:date="2026-03-25T14:52:35Z">
        <w:r>
          <w:rPr>
            <w:rFonts w:hint="eastAsia" w:ascii="仿宋" w:hAnsi="仿宋" w:eastAsia="仿宋" w:cs="仿宋"/>
            <w:color w:val="auto"/>
            <w:spacing w:val="19"/>
            <w:sz w:val="24"/>
            <w:szCs w:val="24"/>
            <w:highlight w:val="none"/>
            <w:lang w:val="en-US" w:eastAsia="zh-CN"/>
          </w:rPr>
          <w:t>截至 [</w:t>
        </w:r>
      </w:ins>
      <w:ins w:id="820" w:author="不要说话" w:date="2026-03-25T14:52:35Z">
        <w:r>
          <w:rPr>
            <w:rFonts w:hint="eastAsia" w:ascii="仿宋" w:hAnsi="仿宋" w:eastAsia="仿宋" w:cs="仿宋"/>
            <w:color w:val="auto"/>
            <w:spacing w:val="19"/>
            <w:sz w:val="24"/>
            <w:szCs w:val="24"/>
            <w:highlight w:val="yellow"/>
            <w:lang w:val="en-US" w:eastAsia="zh-CN"/>
          </w:rPr>
          <w:t>待填写日期</w:t>
        </w:r>
      </w:ins>
      <w:ins w:id="821" w:author="不要说话" w:date="2026-03-25T14:52:35Z">
        <w:r>
          <w:rPr>
            <w:rFonts w:hint="eastAsia" w:ascii="仿宋" w:hAnsi="仿宋" w:eastAsia="仿宋" w:cs="仿宋"/>
            <w:color w:val="auto"/>
            <w:spacing w:val="19"/>
            <w:sz w:val="24"/>
            <w:szCs w:val="24"/>
            <w:highlight w:val="none"/>
            <w:lang w:val="en-US" w:eastAsia="zh-CN"/>
          </w:rPr>
          <w:t>]，因乙方原因，对内 PECMS 模块优化改造项下约定功能仍未完成，或者虽已开发但未通过甲方书面测试验收的，甲方有权解除本合同。乙方应于合同解除之日起 10 个工作日内 向甲方退还甲方已支付的对内 PECMS 模块优化改造合同价款，并向甲方移交该模块全部已形成成果；因此给甲方造成损失的，甲方有权另行追偿。</w:t>
        </w:r>
      </w:ins>
    </w:p>
    <w:p w14:paraId="62E2E3E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822" w:author="不要说话" w:date="2026-03-25T14:53:04Z"/>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ins w:id="823" w:author="不要说话" w:date="2026-03-25T13:54:27Z">
        <w:r>
          <w:rPr>
            <w:rFonts w:hint="eastAsia" w:ascii="仿宋" w:hAnsi="仿宋" w:eastAsia="仿宋" w:cs="仿宋"/>
            <w:color w:val="auto"/>
            <w:spacing w:val="19"/>
            <w:sz w:val="24"/>
            <w:szCs w:val="24"/>
            <w:highlight w:val="none"/>
            <w:lang w:val="en-US" w:eastAsia="zh-CN"/>
          </w:rPr>
          <w:t>5</w:t>
        </w:r>
      </w:ins>
      <w:r>
        <w:rPr>
          <w:rFonts w:hint="eastAsia" w:ascii="仿宋" w:hAnsi="仿宋" w:eastAsia="仿宋" w:cs="仿宋"/>
          <w:color w:val="auto"/>
          <w:spacing w:val="19"/>
          <w:sz w:val="24"/>
          <w:szCs w:val="24"/>
          <w:highlight w:val="none"/>
        </w:rPr>
        <w:t>)</w:t>
      </w:r>
      <w:ins w:id="824" w:author="不要说话" w:date="2026-03-25T14:53:01Z">
        <w:r>
          <w:rPr>
            <w:rFonts w:hint="eastAsia" w:ascii="仿宋" w:hAnsi="仿宋" w:eastAsia="仿宋" w:cs="仿宋"/>
            <w:color w:val="auto"/>
            <w:spacing w:val="19"/>
            <w:sz w:val="24"/>
            <w:szCs w:val="24"/>
            <w:highlight w:val="none"/>
            <w:lang w:val="en-US" w:eastAsia="zh-CN"/>
          </w:rPr>
          <w:t>截至 [待填写日期]，因乙方原因，对外 PECMS 模块优化改造项下约定功能仍未完成，或者虽已开发但未通过甲方书面测试验收的，甲方有权解除本合同。乙方应于合同解除之日起 10 个工作日内 向甲方退还甲方已支付的对外 PECMS 模块优化改造合同价款，并向甲方移交该模块全部已形成成果；因此给甲方造成损失的，甲方有权另行追偿。</w:t>
        </w:r>
      </w:ins>
    </w:p>
    <w:p w14:paraId="24686A4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825" w:author="不要说话" w:date="2026-03-25T14:53:14Z"/>
          <w:rFonts w:hint="eastAsia" w:ascii="仿宋" w:hAnsi="仿宋" w:eastAsia="仿宋" w:cs="仿宋"/>
          <w:color w:val="auto"/>
          <w:spacing w:val="19"/>
          <w:sz w:val="24"/>
          <w:szCs w:val="24"/>
          <w:highlight w:val="none"/>
          <w:lang w:val="en-US" w:eastAsia="zh-CN"/>
        </w:rPr>
      </w:pPr>
      <w:ins w:id="826" w:author="不要说话" w:date="2026-03-25T14:53:05Z">
        <w:r>
          <w:rPr>
            <w:rFonts w:hint="eastAsia" w:ascii="仿宋" w:hAnsi="仿宋" w:eastAsia="仿宋" w:cs="仿宋"/>
            <w:color w:val="auto"/>
            <w:spacing w:val="19"/>
            <w:sz w:val="24"/>
            <w:szCs w:val="24"/>
            <w:highlight w:val="none"/>
            <w:lang w:val="en-US" w:eastAsia="zh-CN"/>
          </w:rPr>
          <w:t>（</w:t>
        </w:r>
      </w:ins>
      <w:ins w:id="827" w:author="不要说话" w:date="2026-03-25T14:53:06Z">
        <w:r>
          <w:rPr>
            <w:rFonts w:hint="eastAsia" w:ascii="仿宋" w:hAnsi="仿宋" w:eastAsia="仿宋" w:cs="仿宋"/>
            <w:color w:val="auto"/>
            <w:spacing w:val="19"/>
            <w:sz w:val="24"/>
            <w:szCs w:val="24"/>
            <w:highlight w:val="none"/>
            <w:lang w:val="en-US" w:eastAsia="zh-CN"/>
          </w:rPr>
          <w:t>6</w:t>
        </w:r>
      </w:ins>
      <w:ins w:id="828" w:author="不要说话" w:date="2026-03-25T14:53:05Z">
        <w:r>
          <w:rPr>
            <w:rFonts w:hint="eastAsia" w:ascii="仿宋" w:hAnsi="仿宋" w:eastAsia="仿宋" w:cs="仿宋"/>
            <w:color w:val="auto"/>
            <w:spacing w:val="19"/>
            <w:sz w:val="24"/>
            <w:szCs w:val="24"/>
            <w:highlight w:val="none"/>
            <w:lang w:val="en-US" w:eastAsia="zh-CN"/>
          </w:rPr>
          <w:t>）</w:t>
        </w:r>
      </w:ins>
      <w:ins w:id="829" w:author="不要说话" w:date="2026-03-25T14:53:13Z">
        <w:r>
          <w:rPr>
            <w:rFonts w:hint="eastAsia" w:ascii="仿宋" w:hAnsi="仿宋" w:eastAsia="仿宋" w:cs="仿宋"/>
            <w:color w:val="auto"/>
            <w:spacing w:val="19"/>
            <w:sz w:val="24"/>
            <w:szCs w:val="24"/>
            <w:highlight w:val="none"/>
            <w:lang w:val="en-US" w:eastAsia="zh-CN"/>
          </w:rPr>
          <w:t>截至 [待填写日期]，因乙方原因，安全管理模块优化改造项下约定功能仍未完成，或者虽已开发但未通过甲方书面测试验收的，甲方有权解除本合同。乙方应于合同解除之日起 10 个工作日内 向甲方退还甲方已支付的安全管理模块优化改造合同价款，并向甲方移交该模块全部已形成成果；因此给甲方造成损失的，甲方有权另行追偿。</w:t>
        </w:r>
      </w:ins>
    </w:p>
    <w:p w14:paraId="36271CDB">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830" w:author="不要说话" w:date="2026-03-25T14:53:02Z"/>
          <w:rFonts w:hint="eastAsia" w:ascii="仿宋" w:hAnsi="仿宋" w:eastAsia="仿宋" w:cs="仿宋"/>
          <w:spacing w:val="19"/>
          <w:sz w:val="24"/>
          <w:szCs w:val="24"/>
          <w:highlight w:val="none"/>
        </w:rPr>
      </w:pPr>
      <w:ins w:id="831" w:author="不要说话" w:date="2026-03-25T14:53:15Z">
        <w:r>
          <w:rPr>
            <w:rFonts w:hint="eastAsia" w:ascii="仿宋" w:hAnsi="仿宋" w:eastAsia="仿宋" w:cs="仿宋"/>
            <w:color w:val="auto"/>
            <w:spacing w:val="19"/>
            <w:sz w:val="24"/>
            <w:szCs w:val="24"/>
            <w:highlight w:val="none"/>
            <w:lang w:val="en-US" w:eastAsia="zh-CN"/>
          </w:rPr>
          <w:t>（</w:t>
        </w:r>
      </w:ins>
      <w:ins w:id="832" w:author="不要说话" w:date="2026-03-25T14:53:16Z">
        <w:r>
          <w:rPr>
            <w:rFonts w:hint="eastAsia" w:ascii="仿宋" w:hAnsi="仿宋" w:eastAsia="仿宋" w:cs="仿宋"/>
            <w:color w:val="auto"/>
            <w:spacing w:val="19"/>
            <w:sz w:val="24"/>
            <w:szCs w:val="24"/>
            <w:highlight w:val="none"/>
            <w:lang w:val="en-US" w:eastAsia="zh-CN"/>
          </w:rPr>
          <w:t>7</w:t>
        </w:r>
      </w:ins>
      <w:ins w:id="833" w:author="不要说话" w:date="2026-03-25T14:53:15Z">
        <w:r>
          <w:rPr>
            <w:rFonts w:hint="eastAsia" w:ascii="仿宋" w:hAnsi="仿宋" w:eastAsia="仿宋" w:cs="仿宋"/>
            <w:color w:val="auto"/>
            <w:spacing w:val="19"/>
            <w:sz w:val="24"/>
            <w:szCs w:val="24"/>
            <w:highlight w:val="none"/>
            <w:lang w:val="en-US" w:eastAsia="zh-CN"/>
          </w:rPr>
          <w:t>）</w:t>
        </w:r>
      </w:ins>
      <w:ins w:id="834" w:author="不要说话" w:date="2026-03-25T14:53:24Z">
        <w:r>
          <w:rPr>
            <w:rFonts w:hint="eastAsia" w:ascii="仿宋" w:hAnsi="仿宋" w:eastAsia="仿宋" w:cs="仿宋"/>
            <w:color w:val="auto"/>
            <w:spacing w:val="19"/>
            <w:sz w:val="24"/>
            <w:szCs w:val="24"/>
            <w:highlight w:val="none"/>
            <w:lang w:val="en-US" w:eastAsia="zh-CN"/>
          </w:rPr>
          <w:t>截至 [待填写日期]，因乙方原因，APP 端功能优化改造项下约定功能仍未完成，或者虽已开发但未通过甲方书面测试验收的，甲方有权解除本合同。乙方应于合同解除之日起 10 个工作日内 向甲方退还甲方已支付的 APP 端功能优化改造合同价款，并向甲方移交该模块全部已形成成果；因此给甲方造成损失的，甲方有权另行追偿。</w:t>
        </w:r>
      </w:ins>
    </w:p>
    <w:p w14:paraId="63C340C0">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835" w:author="不要说话" w:date="2026-03-25T14:53:49Z">
        <w:r>
          <w:rPr>
            <w:rFonts w:hint="eastAsia" w:ascii="仿宋" w:hAnsi="仿宋" w:eastAsia="仿宋" w:cs="仿宋"/>
            <w:spacing w:val="19"/>
            <w:sz w:val="24"/>
            <w:szCs w:val="24"/>
            <w:highlight w:val="none"/>
            <w:lang w:val="en-US" w:eastAsia="zh-CN"/>
          </w:rPr>
          <w:tab/>
        </w:r>
      </w:ins>
      <w:ins w:id="836" w:author="不要说话" w:date="2026-03-25T14:53:50Z">
        <w:r>
          <w:rPr>
            <w:rFonts w:hint="eastAsia" w:ascii="仿宋" w:hAnsi="仿宋" w:eastAsia="仿宋" w:cs="仿宋"/>
            <w:spacing w:val="19"/>
            <w:sz w:val="24"/>
            <w:szCs w:val="24"/>
            <w:highlight w:val="none"/>
            <w:lang w:val="en-US" w:eastAsia="zh-CN"/>
          </w:rPr>
          <w:tab/>
        </w:r>
      </w:ins>
      <w:ins w:id="837" w:author="不要说话" w:date="2026-03-25T14:53:47Z">
        <w:r>
          <w:rPr>
            <w:rFonts w:hint="eastAsia" w:ascii="仿宋" w:hAnsi="仿宋" w:eastAsia="仿宋" w:cs="仿宋"/>
            <w:spacing w:val="19"/>
            <w:sz w:val="24"/>
            <w:szCs w:val="24"/>
            <w:highlight w:val="none"/>
            <w:lang w:eastAsia="zh-CN"/>
          </w:rPr>
          <w:t>（</w:t>
        </w:r>
      </w:ins>
      <w:ins w:id="838" w:author="不要说话" w:date="2026-03-25T14:53:49Z">
        <w:r>
          <w:rPr>
            <w:rFonts w:hint="eastAsia" w:ascii="仿宋" w:hAnsi="仿宋" w:eastAsia="仿宋" w:cs="仿宋"/>
            <w:spacing w:val="19"/>
            <w:sz w:val="24"/>
            <w:szCs w:val="24"/>
            <w:highlight w:val="none"/>
            <w:lang w:val="en-US" w:eastAsia="zh-CN"/>
          </w:rPr>
          <w:t>8</w:t>
        </w:r>
      </w:ins>
      <w:ins w:id="839" w:author="不要说话" w:date="2026-03-25T14:53:47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840" w:author="不要说话" w:date="2026-03-25T14:54:03Z">
        <w:r>
          <w:rPr>
            <w:rFonts w:hint="eastAsia" w:ascii="仿宋" w:hAnsi="仿宋" w:eastAsia="仿宋" w:cs="仿宋"/>
            <w:spacing w:val="19"/>
            <w:sz w:val="24"/>
            <w:szCs w:val="24"/>
            <w:highlight w:val="none"/>
          </w:rPr>
          <w:t>对于属于本合同约定范围内且已按照双方确认流程提出的需求，乙方无正当理由拒绝响应、拒绝处理，或者经甲方书面通知后 5 个工作日内 仍未响应或者处理的，甲方有权解除本合同。乙方应于合同解除之日起 10 个工作日内 向甲方退还甲方已支付的对应模块开发费用，并向甲方移交该模块全部已形成成果；因此给甲方造成损失的，甲方有权另行追偿。</w:t>
        </w:r>
      </w:ins>
    </w:p>
    <w:p w14:paraId="71302575">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ins w:id="841" w:author="不要说话" w:date="2026-03-25T14:54:43Z"/>
          <w:rFonts w:hint="eastAsia" w:ascii="仿宋" w:hAnsi="仿宋" w:eastAsia="仿宋" w:cs="仿宋"/>
          <w:spacing w:val="19"/>
          <w:sz w:val="24"/>
          <w:szCs w:val="24"/>
          <w:highlight w:val="none"/>
        </w:rPr>
      </w:pPr>
      <w:ins w:id="842" w:author="不要说话" w:date="2026-03-25T14:54:35Z">
        <w:r>
          <w:rPr>
            <w:rFonts w:hint="eastAsia" w:ascii="仿宋" w:hAnsi="仿宋" w:eastAsia="仿宋" w:cs="仿宋"/>
            <w:spacing w:val="19"/>
            <w:sz w:val="24"/>
            <w:szCs w:val="24"/>
            <w:highlight w:val="none"/>
            <w:lang w:val="en-US" w:eastAsia="zh-CN"/>
          </w:rPr>
          <w:tab/>
        </w:r>
      </w:ins>
      <w:ins w:id="843" w:author="不要说话" w:date="2026-03-25T14:54:35Z">
        <w:r>
          <w:rPr>
            <w:rFonts w:hint="eastAsia" w:ascii="仿宋" w:hAnsi="仿宋" w:eastAsia="仿宋" w:cs="仿宋"/>
            <w:spacing w:val="19"/>
            <w:sz w:val="24"/>
            <w:szCs w:val="24"/>
            <w:highlight w:val="none"/>
            <w:lang w:val="en-US" w:eastAsia="zh-CN"/>
          </w:rPr>
          <w:tab/>
        </w:r>
      </w:ins>
      <w:ins w:id="844" w:author="不要说话" w:date="2026-03-25T14:54:31Z">
        <w:r>
          <w:rPr>
            <w:rFonts w:hint="eastAsia" w:ascii="仿宋" w:hAnsi="仿宋" w:eastAsia="仿宋" w:cs="仿宋"/>
            <w:spacing w:val="19"/>
            <w:sz w:val="24"/>
            <w:szCs w:val="24"/>
            <w:highlight w:val="none"/>
            <w:lang w:eastAsia="zh-CN"/>
          </w:rPr>
          <w:t>（</w:t>
        </w:r>
      </w:ins>
      <w:ins w:id="845" w:author="不要说话" w:date="2026-03-25T14:54:33Z">
        <w:r>
          <w:rPr>
            <w:rFonts w:hint="eastAsia" w:ascii="仿宋" w:hAnsi="仿宋" w:eastAsia="仿宋" w:cs="仿宋"/>
            <w:spacing w:val="19"/>
            <w:sz w:val="24"/>
            <w:szCs w:val="24"/>
            <w:highlight w:val="none"/>
            <w:lang w:val="en-US" w:eastAsia="zh-CN"/>
          </w:rPr>
          <w:t>9</w:t>
        </w:r>
      </w:ins>
      <w:ins w:id="846" w:author="不要说话" w:date="2026-03-25T14:54:31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847" w:author="不要说话" w:date="2026-03-25T14:54:27Z">
        <w:r>
          <w:rPr>
            <w:rFonts w:hint="eastAsia" w:ascii="仿宋" w:hAnsi="仿宋" w:eastAsia="仿宋" w:cs="仿宋"/>
            <w:spacing w:val="19"/>
            <w:sz w:val="24"/>
            <w:szCs w:val="24"/>
            <w:highlight w:val="none"/>
          </w:rPr>
          <w:t>乙方明确表示拒绝履行本合同约定的主要义务，或者经甲方书面通知后仍拒绝执行本合同主要条款内容的，甲方有权解除本合同。乙方应于合同解除之日起 10 个工作日内 向甲方返还甲方前期已支付的全部相关费用，并向甲方移交全部已形成成果；因此给甲方造成损失的，甲方有权另行追偿。</w:t>
        </w:r>
      </w:ins>
    </w:p>
    <w:p w14:paraId="6401DCE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848" w:author="不要说话" w:date="2026-03-25T14:54:48Z">
        <w:r>
          <w:rPr>
            <w:rFonts w:hint="eastAsia" w:ascii="仿宋" w:hAnsi="仿宋" w:eastAsia="仿宋" w:cs="仿宋"/>
            <w:spacing w:val="19"/>
            <w:sz w:val="24"/>
            <w:szCs w:val="24"/>
            <w:highlight w:val="none"/>
            <w:lang w:val="en-US" w:eastAsia="zh-CN"/>
          </w:rPr>
          <w:tab/>
        </w:r>
      </w:ins>
      <w:ins w:id="849" w:author="不要说话" w:date="2026-03-25T14:54:48Z">
        <w:r>
          <w:rPr>
            <w:rFonts w:hint="eastAsia" w:ascii="仿宋" w:hAnsi="仿宋" w:eastAsia="仿宋" w:cs="仿宋"/>
            <w:spacing w:val="19"/>
            <w:sz w:val="24"/>
            <w:szCs w:val="24"/>
            <w:highlight w:val="none"/>
            <w:lang w:val="en-US" w:eastAsia="zh-CN"/>
          </w:rPr>
          <w:tab/>
        </w:r>
      </w:ins>
      <w:ins w:id="850" w:author="不要说话" w:date="2026-03-25T14:54:46Z">
        <w:r>
          <w:rPr>
            <w:rFonts w:hint="eastAsia" w:ascii="仿宋" w:hAnsi="仿宋" w:eastAsia="仿宋" w:cs="仿宋"/>
            <w:spacing w:val="19"/>
            <w:sz w:val="24"/>
            <w:szCs w:val="24"/>
            <w:highlight w:val="none"/>
            <w:lang w:eastAsia="zh-CN"/>
          </w:rPr>
          <w:t>（</w:t>
        </w:r>
      </w:ins>
      <w:ins w:id="851" w:author="不要说话" w:date="2026-03-25T14:54:47Z">
        <w:r>
          <w:rPr>
            <w:rFonts w:hint="eastAsia" w:ascii="仿宋" w:hAnsi="仿宋" w:eastAsia="仿宋" w:cs="仿宋"/>
            <w:spacing w:val="19"/>
            <w:sz w:val="24"/>
            <w:szCs w:val="24"/>
            <w:highlight w:val="none"/>
            <w:lang w:val="en-US" w:eastAsia="zh-CN"/>
          </w:rPr>
          <w:t>10</w:t>
        </w:r>
      </w:ins>
      <w:ins w:id="852" w:author="不要说话" w:date="2026-03-25T14:54:46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853" w:author="不要说话" w:date="2026-03-25T14:55:41Z">
        <w:r>
          <w:rPr>
            <w:rFonts w:hint="eastAsia" w:ascii="仿宋" w:hAnsi="仿宋" w:eastAsia="仿宋" w:cs="仿宋"/>
            <w:spacing w:val="19"/>
            <w:sz w:val="24"/>
            <w:szCs w:val="24"/>
            <w:highlight w:val="none"/>
          </w:rPr>
          <w:t>在本合同已明确约定甲方有权参与项目代码开发、联调、评审或者代码管理的前提下，乙方无正当理由拒绝甲方指定人员按约参与项目代码开发的，且经甲方书面通知后 5 个工作日内 仍未改正的，甲方有权解除本合同。乙方应于合同解除之日起 10 个工作日内 向甲方返还已收取的全部相关开发费用，并移交全部代码、分支、提交记录、文档及其他成果；因此给甲方造成损失的，甲方有权另行追偿。</w:t>
        </w:r>
      </w:ins>
    </w:p>
    <w:p w14:paraId="61DCFAC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854" w:author="不要说话" w:date="2026-03-25T14:56:07Z">
        <w:r>
          <w:rPr>
            <w:rFonts w:hint="eastAsia" w:ascii="仿宋" w:hAnsi="仿宋" w:eastAsia="仿宋" w:cs="仿宋"/>
            <w:spacing w:val="19"/>
            <w:sz w:val="24"/>
            <w:szCs w:val="24"/>
            <w:highlight w:val="none"/>
            <w:lang w:val="en-US" w:eastAsia="zh-CN"/>
          </w:rPr>
          <w:tab/>
        </w:r>
      </w:ins>
      <w:ins w:id="855" w:author="不要说话" w:date="2026-03-25T14:56:07Z">
        <w:r>
          <w:rPr>
            <w:rFonts w:hint="eastAsia" w:ascii="仿宋" w:hAnsi="仿宋" w:eastAsia="仿宋" w:cs="仿宋"/>
            <w:spacing w:val="19"/>
            <w:sz w:val="24"/>
            <w:szCs w:val="24"/>
            <w:highlight w:val="none"/>
            <w:lang w:val="en-US" w:eastAsia="zh-CN"/>
          </w:rPr>
          <w:tab/>
        </w:r>
      </w:ins>
      <w:ins w:id="856" w:author="不要说话" w:date="2026-03-25T14:56:04Z">
        <w:r>
          <w:rPr>
            <w:rFonts w:hint="eastAsia" w:ascii="仿宋" w:hAnsi="仿宋" w:eastAsia="仿宋" w:cs="仿宋"/>
            <w:spacing w:val="19"/>
            <w:sz w:val="24"/>
            <w:szCs w:val="24"/>
            <w:highlight w:val="none"/>
            <w:lang w:eastAsia="zh-CN"/>
          </w:rPr>
          <w:t>（</w:t>
        </w:r>
      </w:ins>
      <w:ins w:id="857" w:author="不要说话" w:date="2026-03-25T14:56:05Z">
        <w:r>
          <w:rPr>
            <w:rFonts w:hint="eastAsia" w:ascii="仿宋" w:hAnsi="仿宋" w:eastAsia="仿宋" w:cs="仿宋"/>
            <w:spacing w:val="19"/>
            <w:sz w:val="24"/>
            <w:szCs w:val="24"/>
            <w:highlight w:val="none"/>
            <w:lang w:val="en-US" w:eastAsia="zh-CN"/>
          </w:rPr>
          <w:t>11</w:t>
        </w:r>
      </w:ins>
      <w:ins w:id="858" w:author="不要说话" w:date="2026-03-25T14:56:04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859" w:author="不要说话" w:date="2026-03-25T14:56:13Z">
        <w:r>
          <w:rPr>
            <w:rFonts w:hint="eastAsia" w:ascii="仿宋" w:hAnsi="仿宋" w:eastAsia="仿宋" w:cs="仿宋"/>
            <w:spacing w:val="19"/>
            <w:sz w:val="24"/>
            <w:szCs w:val="24"/>
            <w:highlight w:val="none"/>
          </w:rPr>
          <w:t>乙方无正当理由拒绝按照甲方依据本合同约定所指定的时间、地点、交付方式或者代码仓库提交项目代码、源代码、开发文档或者其他交付成果的，且经甲方书面通知后 5 个工作日内 仍未改正的，甲方有权解除本合同。乙方应于合同解除之日起 10 个工作日内 向甲方返还已收取的全部相关开发费用，并向甲方完整移交全部交付成果；因此给甲方造成损失的，甲方有权另行追偿。</w:t>
        </w:r>
      </w:ins>
    </w:p>
    <w:p w14:paraId="4A37220A">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第十五条合同生效及其他</w:t>
      </w:r>
    </w:p>
    <w:p w14:paraId="41C2FC5D">
      <w:pPr>
        <w:pStyle w:val="23"/>
        <w:spacing w:before="88" w:line="270" w:lineRule="auto"/>
        <w:ind w:left="20" w:right="70" w:firstLine="479"/>
        <w:jc w:val="both"/>
        <w:rPr>
          <w:rFonts w:hint="eastAsia" w:ascii="仿宋" w:hAnsi="仿宋" w:eastAsia="仿宋" w:cs="仿宋"/>
          <w:sz w:val="24"/>
          <w:szCs w:val="24"/>
        </w:rPr>
      </w:pPr>
      <w:r>
        <w:rPr>
          <w:rFonts w:hint="eastAsia" w:ascii="仿宋" w:hAnsi="仿宋" w:eastAsia="仿宋" w:cs="仿宋"/>
          <w:spacing w:val="11"/>
          <w:sz w:val="24"/>
          <w:szCs w:val="24"/>
        </w:rPr>
        <w:t>15.1</w:t>
      </w:r>
      <w:ins w:id="860" w:author="不要说话" w:date="2026-03-25T14:57:12Z">
        <w:r>
          <w:rPr>
            <w:rFonts w:hint="eastAsia" w:ascii="仿宋" w:hAnsi="仿宋" w:eastAsia="仿宋" w:cs="仿宋"/>
            <w:spacing w:val="8"/>
            <w:sz w:val="24"/>
            <w:szCs w:val="24"/>
            <w:lang w:val="en-US" w:eastAsia="zh-CN"/>
          </w:rPr>
          <w:t xml:space="preserve"> </w:t>
        </w:r>
      </w:ins>
      <w:ins w:id="861" w:author="不要说话" w:date="2026-03-25T14:56:48Z">
        <w:r>
          <w:rPr>
            <w:rFonts w:hint="eastAsia" w:ascii="仿宋" w:hAnsi="仿宋" w:eastAsia="仿宋" w:cs="仿宋"/>
            <w:spacing w:val="8"/>
            <w:sz w:val="24"/>
            <w:szCs w:val="24"/>
          </w:rPr>
          <w:t>本合同纸质文本一式肆份，甲乙双方各执贰份，自双方签字并盖章之日起生效；如使用电子印章的，自双方完成盖章之日起生效。本合同持续有效，直至乙方已全面履行本合同项下的全部义务，且双方之间与本合同有关的全部付款、退款、赔偿、违约责任及索赔事项均已结清之日止。</w:t>
        </w:r>
      </w:ins>
    </w:p>
    <w:p w14:paraId="2D0C777C">
      <w:pPr>
        <w:pStyle w:val="23"/>
        <w:spacing w:before="60" w:line="222" w:lineRule="auto"/>
        <w:jc w:val="both"/>
        <w:rPr>
          <w:rFonts w:hint="eastAsia" w:ascii="仿宋" w:hAnsi="仿宋" w:eastAsia="仿宋" w:cs="仿宋"/>
          <w:sz w:val="24"/>
          <w:szCs w:val="24"/>
        </w:rPr>
      </w:pPr>
      <w:ins w:id="862" w:author="不要说话" w:date="2026-03-25T14:57:24Z">
        <w:r>
          <w:rPr>
            <w:rFonts w:hint="eastAsia" w:ascii="仿宋" w:hAnsi="仿宋" w:eastAsia="仿宋" w:cs="仿宋"/>
            <w:spacing w:val="8"/>
            <w:sz w:val="24"/>
            <w:szCs w:val="24"/>
          </w:rPr>
          <w:t>如甲方加盖电子印章的，以加盖甲方电子印章的本合同电子文档所载内容为准。</w:t>
        </w:r>
      </w:ins>
    </w:p>
    <w:p w14:paraId="7344666B">
      <w:pPr>
        <w:pStyle w:val="23"/>
        <w:spacing w:before="71" w:line="277" w:lineRule="auto"/>
        <w:ind w:left="20" w:right="80" w:firstLine="479"/>
        <w:jc w:val="both"/>
        <w:rPr>
          <w:rFonts w:hint="eastAsia" w:ascii="仿宋" w:hAnsi="仿宋" w:eastAsia="仿宋" w:cs="仿宋"/>
          <w:sz w:val="24"/>
          <w:szCs w:val="24"/>
          <w:lang w:eastAsia="zh-CN"/>
        </w:rPr>
      </w:pPr>
      <w:r>
        <w:rPr>
          <w:rFonts w:hint="eastAsia" w:ascii="仿宋" w:hAnsi="仿宋" w:eastAsia="仿宋" w:cs="仿宋"/>
          <w:spacing w:val="12"/>
          <w:sz w:val="24"/>
          <w:szCs w:val="24"/>
        </w:rPr>
        <w:t>15.2</w:t>
      </w:r>
      <w:ins w:id="863" w:author="不要说话" w:date="2026-03-25T14:57:35Z">
        <w:r>
          <w:rPr>
            <w:rFonts w:hint="eastAsia" w:ascii="仿宋" w:hAnsi="仿宋" w:eastAsia="仿宋" w:cs="仿宋"/>
            <w:spacing w:val="12"/>
            <w:sz w:val="24"/>
            <w:szCs w:val="24"/>
            <w:lang w:val="en-US" w:eastAsia="zh-CN"/>
          </w:rPr>
          <w:t xml:space="preserve"> </w:t>
        </w:r>
      </w:ins>
      <w:ins w:id="864" w:author="不要说话" w:date="2026-03-25T14:57:37Z">
        <w:r>
          <w:rPr>
            <w:rFonts w:hint="eastAsia" w:ascii="仿宋" w:hAnsi="仿宋" w:eastAsia="仿宋" w:cs="仿宋"/>
            <w:spacing w:val="12"/>
            <w:sz w:val="24"/>
            <w:szCs w:val="24"/>
            <w:lang w:val="en-US" w:eastAsia="zh-CN"/>
          </w:rPr>
          <w:t>本合同附件如同时存在中文文本和英文文本的，中英文文本不一致时，以中文文本为准。</w:t>
        </w:r>
      </w:ins>
    </w:p>
    <w:p w14:paraId="41093B62">
      <w:pPr>
        <w:pStyle w:val="23"/>
        <w:spacing w:before="33" w:line="283" w:lineRule="auto"/>
        <w:ind w:left="20" w:right="109" w:firstLine="479"/>
        <w:jc w:val="both"/>
        <w:rPr>
          <w:rFonts w:hint="eastAsia" w:ascii="仿宋" w:hAnsi="仿宋" w:eastAsia="仿宋" w:cs="仿宋"/>
          <w:sz w:val="24"/>
          <w:szCs w:val="24"/>
        </w:rPr>
      </w:pPr>
      <w:r>
        <w:rPr>
          <w:rFonts w:hint="eastAsia" w:ascii="仿宋" w:hAnsi="仿宋" w:eastAsia="仿宋" w:cs="仿宋"/>
          <w:spacing w:val="11"/>
          <w:sz w:val="24"/>
          <w:szCs w:val="24"/>
        </w:rPr>
        <w:t>15.3</w:t>
      </w:r>
      <w:ins w:id="865" w:author="不要说话" w:date="2026-03-25T15:09:00Z">
        <w:r>
          <w:rPr>
            <w:rFonts w:hint="eastAsia" w:ascii="仿宋" w:hAnsi="仿宋" w:eastAsia="仿宋" w:cs="仿宋"/>
            <w:spacing w:val="11"/>
            <w:sz w:val="24"/>
            <w:szCs w:val="24"/>
            <w:lang w:val="en-US" w:eastAsia="zh-CN"/>
          </w:rPr>
          <w:t xml:space="preserve"> </w:t>
        </w:r>
      </w:ins>
      <w:ins w:id="866" w:author="不要说话" w:date="2026-03-25T15:08:37Z">
        <w:r>
          <w:rPr>
            <w:rFonts w:hint="eastAsia" w:ascii="仿宋" w:hAnsi="仿宋" w:eastAsia="仿宋" w:cs="仿宋"/>
            <w:spacing w:val="11"/>
            <w:sz w:val="24"/>
            <w:szCs w:val="24"/>
          </w:rPr>
          <w:t>本合同生效后，替代双方此前就本合同事项形成的全部口头或者书面纪要、备忘录、合同、协议及其他法律文件；双方就本合同事项的全部权利义务，均以本合同约定为准，不存在本合同之外的其他口头或者书面约定</w:t>
        </w:r>
      </w:ins>
    </w:p>
    <w:p w14:paraId="24FC99E9">
      <w:pPr>
        <w:pStyle w:val="23"/>
        <w:spacing w:before="34" w:line="273" w:lineRule="auto"/>
        <w:ind w:left="20" w:right="83" w:firstLine="479"/>
        <w:jc w:val="both"/>
        <w:rPr>
          <w:rFonts w:hint="eastAsia" w:ascii="仿宋" w:hAnsi="仿宋" w:eastAsia="仿宋" w:cs="仿宋"/>
          <w:sz w:val="24"/>
          <w:szCs w:val="24"/>
        </w:rPr>
      </w:pPr>
      <w:r>
        <w:rPr>
          <w:rFonts w:hint="eastAsia" w:ascii="仿宋" w:hAnsi="仿宋" w:eastAsia="仿宋" w:cs="仿宋"/>
          <w:spacing w:val="12"/>
          <w:sz w:val="24"/>
          <w:szCs w:val="24"/>
        </w:rPr>
        <w:t>15.4</w:t>
      </w:r>
      <w:ins w:id="867" w:author="不要说话" w:date="2026-03-25T15:08:59Z">
        <w:r>
          <w:rPr>
            <w:rFonts w:hint="eastAsia" w:ascii="仿宋" w:hAnsi="仿宋" w:eastAsia="仿宋" w:cs="仿宋"/>
            <w:spacing w:val="12"/>
            <w:sz w:val="24"/>
            <w:szCs w:val="24"/>
            <w:lang w:val="en-US" w:eastAsia="zh-CN"/>
          </w:rPr>
          <w:t xml:space="preserve"> </w:t>
        </w:r>
      </w:ins>
      <w:ins w:id="868" w:author="不要说话" w:date="2026-03-25T15:08:54Z">
        <w:r>
          <w:rPr>
            <w:rFonts w:hint="eastAsia" w:ascii="仿宋" w:hAnsi="仿宋" w:eastAsia="仿宋" w:cs="仿宋"/>
            <w:spacing w:val="12"/>
            <w:sz w:val="24"/>
            <w:szCs w:val="24"/>
          </w:rPr>
          <w:t>未经甲方事先书面同意，乙方不得向任何第三方披露本合同的签订事实及本合同内容；但甲方向其关联公司披露的，不受此限制。</w:t>
        </w:r>
      </w:ins>
    </w:p>
    <w:p w14:paraId="6A03DE0E">
      <w:pPr>
        <w:pStyle w:val="23"/>
        <w:spacing w:before="2" w:line="296" w:lineRule="auto"/>
        <w:ind w:left="20" w:right="80" w:firstLine="479"/>
        <w:jc w:val="both"/>
        <w:rPr>
          <w:rFonts w:hint="eastAsia" w:ascii="仿宋" w:hAnsi="仿宋" w:eastAsia="仿宋" w:cs="仿宋"/>
          <w:sz w:val="24"/>
          <w:szCs w:val="24"/>
        </w:rPr>
      </w:pPr>
      <w:r>
        <w:rPr>
          <w:rFonts w:hint="eastAsia" w:ascii="仿宋" w:hAnsi="仿宋" w:eastAsia="仿宋" w:cs="仿宋"/>
          <w:spacing w:val="12"/>
          <w:sz w:val="24"/>
          <w:szCs w:val="24"/>
        </w:rPr>
        <w:t>15.5</w:t>
      </w:r>
      <w:ins w:id="869" w:author="不要说话" w:date="2026-03-25T15:09:03Z">
        <w:r>
          <w:rPr>
            <w:rFonts w:hint="eastAsia" w:ascii="仿宋" w:hAnsi="仿宋" w:eastAsia="仿宋" w:cs="仿宋"/>
            <w:spacing w:val="12"/>
            <w:sz w:val="24"/>
            <w:szCs w:val="24"/>
            <w:lang w:val="en-US" w:eastAsia="zh-CN"/>
          </w:rPr>
          <w:t xml:space="preserve"> </w:t>
        </w:r>
      </w:ins>
      <w:ins w:id="870" w:author="不要说话" w:date="2026-03-25T15:09:19Z">
        <w:r>
          <w:rPr>
            <w:rFonts w:hint="eastAsia" w:ascii="仿宋" w:hAnsi="仿宋" w:eastAsia="仿宋" w:cs="仿宋"/>
            <w:spacing w:val="12"/>
            <w:sz w:val="24"/>
            <w:szCs w:val="24"/>
          </w:rPr>
          <w:t>对本合同内容所作的任何修改、补充或者变更，均应以书面形式作出，并经甲方和乙方签字盖章后生效，成为本合同不可分割的组成部分；未经甲方书面确认的任何口头承诺、会议纪要、聊天记录或者单方说明，均不得视为对本合同的修改或者补充。</w:t>
        </w:r>
      </w:ins>
    </w:p>
    <w:p w14:paraId="3048A982">
      <w:pPr>
        <w:pStyle w:val="23"/>
        <w:spacing w:before="1" w:line="281" w:lineRule="auto"/>
        <w:ind w:left="20" w:right="72" w:firstLine="479"/>
        <w:jc w:val="both"/>
        <w:rPr>
          <w:rFonts w:hint="eastAsia" w:ascii="仿宋" w:hAnsi="仿宋" w:eastAsia="仿宋" w:cs="仿宋"/>
          <w:sz w:val="24"/>
          <w:szCs w:val="24"/>
        </w:rPr>
      </w:pPr>
      <w:r>
        <w:rPr>
          <w:rFonts w:hint="eastAsia" w:ascii="仿宋" w:hAnsi="仿宋" w:eastAsia="仿宋" w:cs="仿宋"/>
          <w:spacing w:val="12"/>
          <w:sz w:val="24"/>
          <w:szCs w:val="24"/>
        </w:rPr>
        <w:t>15.6</w:t>
      </w:r>
      <w:ins w:id="871" w:author="不要说话" w:date="2026-03-25T15:11:00Z">
        <w:r>
          <w:rPr>
            <w:rFonts w:hint="eastAsia" w:ascii="仿宋" w:hAnsi="仿宋" w:eastAsia="仿宋" w:cs="仿宋"/>
            <w:spacing w:val="12"/>
            <w:sz w:val="24"/>
            <w:szCs w:val="24"/>
          </w:rPr>
          <w:t>甲乙双方因履行本合同或者与本合同有关的一切通知，均应按照本合同载明的地址、传真号码、电子邮箱地址或者甲方供应商门户网站系统，以书面信函、传真、电子邮件或者甲方供应商门户网站在线提交的方式作出。</w:t>
        </w:r>
      </w:ins>
      <w:r>
        <w:rPr>
          <w:rFonts w:hint="eastAsia" w:ascii="仿宋" w:hAnsi="仿宋" w:eastAsia="仿宋" w:cs="仿宋"/>
          <w:spacing w:val="7"/>
          <w:sz w:val="24"/>
          <w:szCs w:val="24"/>
        </w:rPr>
        <w:t>其中：</w:t>
      </w:r>
    </w:p>
    <w:p w14:paraId="54E03558">
      <w:pPr>
        <w:pStyle w:val="23"/>
        <w:spacing w:before="19" w:line="258" w:lineRule="auto"/>
        <w:ind w:left="20" w:right="67" w:firstLine="479"/>
        <w:jc w:val="both"/>
        <w:rPr>
          <w:ins w:id="872" w:author="不要说话" w:date="2026-03-25T15:11:34Z"/>
          <w:rFonts w:hint="eastAsia" w:ascii="仿宋" w:hAnsi="仿宋" w:eastAsia="仿宋" w:cs="仿宋"/>
          <w:spacing w:val="8"/>
          <w:sz w:val="24"/>
          <w:szCs w:val="24"/>
        </w:rPr>
      </w:pPr>
      <w:r>
        <w:rPr>
          <w:rFonts w:hint="eastAsia" w:ascii="仿宋" w:hAnsi="仿宋" w:eastAsia="仿宋" w:cs="仿宋"/>
          <w:spacing w:val="8"/>
          <w:sz w:val="24"/>
          <w:szCs w:val="24"/>
        </w:rPr>
        <w:t xml:space="preserve">15.6.1 </w:t>
      </w:r>
      <w:ins w:id="873" w:author="不要说话" w:date="2026-03-25T15:11:34Z">
        <w:r>
          <w:rPr>
            <w:rFonts w:hint="eastAsia" w:ascii="仿宋" w:hAnsi="仿宋" w:eastAsia="仿宋" w:cs="仿宋"/>
            <w:spacing w:val="8"/>
            <w:sz w:val="24"/>
            <w:szCs w:val="24"/>
          </w:rPr>
          <w:t>除本合同另有约定外，涉及下列任一事项的通知，均应以书面信函形式作出；否则，该通知无效，且不产生本合同项下的通知效力：</w:t>
        </w:r>
      </w:ins>
    </w:p>
    <w:p w14:paraId="529F57D4">
      <w:pPr>
        <w:pStyle w:val="23"/>
        <w:spacing w:before="121" w:line="222" w:lineRule="auto"/>
        <w:ind w:left="610" w:right="0" w:firstLine="0"/>
        <w:jc w:val="both"/>
        <w:rPr>
          <w:rFonts w:hint="eastAsia" w:ascii="仿宋" w:hAnsi="仿宋" w:eastAsia="仿宋" w:cs="仿宋"/>
          <w:spacing w:val="12"/>
          <w:sz w:val="24"/>
          <w:szCs w:val="24"/>
        </w:rPr>
      </w:pPr>
      <w:r>
        <w:rPr>
          <w:rFonts w:hint="eastAsia" w:ascii="仿宋" w:hAnsi="仿宋" w:eastAsia="仿宋" w:cs="仿宋"/>
          <w:spacing w:val="12"/>
          <w:sz w:val="24"/>
          <w:szCs w:val="24"/>
        </w:rPr>
        <w:t>(1)与本合同费用及支付事宜有关的通知；</w:t>
      </w:r>
    </w:p>
    <w:p w14:paraId="4DDE3A28">
      <w:pPr>
        <w:pStyle w:val="23"/>
        <w:spacing w:before="121"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(2)与本合同违约事宜有关的通知；</w:t>
      </w:r>
    </w:p>
    <w:p w14:paraId="25D9FD25">
      <w:pPr>
        <w:pStyle w:val="23"/>
        <w:spacing w:before="7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(3)与本合同终止、解除或变更事宜有关的通知；</w:t>
      </w:r>
    </w:p>
    <w:p w14:paraId="0B02CCBA">
      <w:pPr>
        <w:pStyle w:val="23"/>
        <w:spacing w:before="8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(4)与本合同延续/续展有关的通知；</w:t>
      </w:r>
    </w:p>
    <w:p w14:paraId="6D2FA2B3">
      <w:pPr>
        <w:pStyle w:val="23"/>
        <w:spacing w:before="99" w:line="222" w:lineRule="auto"/>
        <w:ind w:left="610"/>
        <w:jc w:val="both"/>
        <w:rPr>
          <w:rFonts w:hint="eastAsia" w:ascii="仿宋" w:hAnsi="仿宋" w:eastAsia="仿宋" w:cs="仿宋"/>
          <w:spacing w:val="12"/>
          <w:sz w:val="24"/>
          <w:szCs w:val="24"/>
        </w:rPr>
      </w:pPr>
      <w:r>
        <w:rPr>
          <w:rFonts w:hint="eastAsia" w:ascii="仿宋" w:hAnsi="仿宋" w:eastAsia="仿宋" w:cs="仿宋"/>
          <w:spacing w:val="12"/>
          <w:sz w:val="24"/>
          <w:szCs w:val="24"/>
        </w:rPr>
        <w:t>(5)[/]。</w:t>
      </w:r>
    </w:p>
    <w:p w14:paraId="383616DD">
      <w:pPr>
        <w:pStyle w:val="23"/>
        <w:spacing w:before="75" w:line="221" w:lineRule="auto"/>
        <w:jc w:val="both"/>
        <w:rPr>
          <w:rFonts w:hint="eastAsia" w:ascii="仿宋" w:hAnsi="仿宋" w:eastAsia="仿宋" w:cs="仿宋"/>
          <w:sz w:val="24"/>
          <w:szCs w:val="24"/>
        </w:rPr>
      </w:pPr>
      <w:r>
        <w:rPr>
          <w:rFonts w:hint="eastAsia" w:ascii="仿宋" w:hAnsi="仿宋" w:eastAsia="仿宋" w:cs="仿宋"/>
          <w:spacing w:val="8"/>
          <w:sz w:val="24"/>
          <w:szCs w:val="24"/>
        </w:rPr>
        <w:t>15.6.2本合同约定的各种通知方式的送达标准如下：</w:t>
      </w:r>
    </w:p>
    <w:p w14:paraId="07637495">
      <w:pPr>
        <w:pStyle w:val="23"/>
        <w:spacing w:before="77" w:line="272" w:lineRule="auto"/>
        <w:ind w:right="20" w:firstLine="610"/>
        <w:jc w:val="both"/>
        <w:rPr>
          <w:rFonts w:hint="eastAsia" w:ascii="仿宋" w:hAnsi="仿宋" w:eastAsia="仿宋" w:cs="仿宋"/>
          <w:sz w:val="24"/>
          <w:szCs w:val="24"/>
        </w:rPr>
      </w:pPr>
      <w:r>
        <w:rPr>
          <w:rFonts w:hint="eastAsia" w:ascii="仿宋" w:hAnsi="仿宋" w:eastAsia="仿宋" w:cs="仿宋"/>
          <w:spacing w:val="7"/>
          <w:sz w:val="24"/>
          <w:szCs w:val="24"/>
        </w:rPr>
        <w:t>(1)如采用书面信函形式，应当使用挂号信或者具有良好信誉的特快专递送达，</w:t>
      </w:r>
      <w:r>
        <w:rPr>
          <w:rFonts w:hint="eastAsia" w:ascii="仿宋" w:hAnsi="仿宋" w:eastAsia="仿宋" w:cs="仿宋"/>
          <w:spacing w:val="19"/>
          <w:sz w:val="24"/>
          <w:szCs w:val="24"/>
        </w:rPr>
        <w:t>接受方签收挂号信或特快专递的时间(以邮局或快递公司系统记录为</w:t>
      </w:r>
      <w:r>
        <w:rPr>
          <w:rFonts w:hint="eastAsia" w:ascii="仿宋" w:hAnsi="仿宋" w:eastAsia="仿宋" w:cs="仿宋"/>
          <w:spacing w:val="18"/>
          <w:sz w:val="24"/>
          <w:szCs w:val="24"/>
        </w:rPr>
        <w:t>准)为通知送</w:t>
      </w:r>
      <w:r>
        <w:rPr>
          <w:rFonts w:hint="eastAsia" w:ascii="仿宋" w:hAnsi="仿宋" w:eastAsia="仿宋" w:cs="仿宋"/>
          <w:spacing w:val="-3"/>
          <w:sz w:val="24"/>
          <w:szCs w:val="24"/>
        </w:rPr>
        <w:t>达时间；</w:t>
      </w:r>
    </w:p>
    <w:p w14:paraId="10966452">
      <w:pPr>
        <w:pStyle w:val="23"/>
        <w:spacing w:before="84" w:line="222" w:lineRule="auto"/>
        <w:jc w:val="both"/>
        <w:rPr>
          <w:rFonts w:hint="eastAsia" w:ascii="仿宋" w:hAnsi="仿宋" w:eastAsia="仿宋" w:cs="仿宋"/>
          <w:sz w:val="24"/>
          <w:szCs w:val="24"/>
        </w:rPr>
      </w:pPr>
      <w:r>
        <w:rPr>
          <w:rFonts w:hint="eastAsia" w:ascii="仿宋" w:hAnsi="仿宋" w:eastAsia="仿宋" w:cs="仿宋"/>
          <w:spacing w:val="11"/>
          <w:sz w:val="24"/>
          <w:szCs w:val="24"/>
        </w:rPr>
        <w:t>(2)如采用传真方式，传真到达接受方指定传真系统的时间为通知送达时间；</w:t>
      </w:r>
    </w:p>
    <w:p w14:paraId="06A98327">
      <w:pPr>
        <w:pStyle w:val="23"/>
        <w:spacing w:before="61" w:line="265" w:lineRule="auto"/>
        <w:ind w:right="96" w:firstLine="610"/>
        <w:jc w:val="both"/>
        <w:rPr>
          <w:rFonts w:hint="eastAsia" w:ascii="仿宋" w:hAnsi="仿宋" w:eastAsia="仿宋" w:cs="仿宋"/>
          <w:sz w:val="24"/>
          <w:szCs w:val="24"/>
        </w:rPr>
      </w:pPr>
      <w:r>
        <w:rPr>
          <w:rFonts w:hint="eastAsia" w:ascii="仿宋" w:hAnsi="仿宋" w:eastAsia="仿宋" w:cs="仿宋"/>
          <w:spacing w:val="12"/>
          <w:sz w:val="24"/>
          <w:szCs w:val="24"/>
        </w:rPr>
        <w:t>(3)如采用电子邮件方式，电子邮件到达接受方指定电子邮</w:t>
      </w:r>
      <w:r>
        <w:rPr>
          <w:rFonts w:hint="eastAsia" w:ascii="仿宋" w:hAnsi="仿宋" w:eastAsia="仿宋" w:cs="仿宋"/>
          <w:spacing w:val="11"/>
          <w:sz w:val="24"/>
          <w:szCs w:val="24"/>
        </w:rPr>
        <w:t>箱的时间为通知送</w:t>
      </w:r>
      <w:r>
        <w:rPr>
          <w:rFonts w:hint="eastAsia" w:ascii="仿宋" w:hAnsi="仿宋" w:eastAsia="仿宋" w:cs="仿宋"/>
          <w:spacing w:val="-3"/>
          <w:sz w:val="24"/>
          <w:szCs w:val="24"/>
        </w:rPr>
        <w:t>达时间。</w:t>
      </w:r>
    </w:p>
    <w:p w14:paraId="022C32EB">
      <w:pPr>
        <w:pStyle w:val="23"/>
        <w:spacing w:before="57" w:line="267" w:lineRule="auto"/>
        <w:ind w:right="97" w:firstLine="610"/>
        <w:jc w:val="both"/>
        <w:rPr>
          <w:rFonts w:hint="eastAsia" w:ascii="仿宋" w:hAnsi="仿宋" w:eastAsia="仿宋" w:cs="仿宋"/>
          <w:sz w:val="24"/>
          <w:szCs w:val="24"/>
        </w:rPr>
      </w:pPr>
      <w:r>
        <w:rPr>
          <w:rFonts w:hint="eastAsia" w:ascii="仿宋" w:hAnsi="仿宋" w:eastAsia="仿宋" w:cs="仿宋"/>
          <w:spacing w:val="12"/>
          <w:sz w:val="24"/>
          <w:szCs w:val="24"/>
        </w:rPr>
        <w:t>(4)如采用甲方供应商门户网站在线提交的方式，信息表单</w:t>
      </w:r>
      <w:r>
        <w:rPr>
          <w:rFonts w:hint="eastAsia" w:ascii="仿宋" w:hAnsi="仿宋" w:eastAsia="仿宋" w:cs="仿宋"/>
          <w:spacing w:val="11"/>
          <w:sz w:val="24"/>
          <w:szCs w:val="24"/>
        </w:rPr>
        <w:t>正式创建提交系统</w:t>
      </w:r>
      <w:r>
        <w:rPr>
          <w:rFonts w:hint="eastAsia" w:ascii="仿宋" w:hAnsi="仿宋" w:eastAsia="仿宋" w:cs="仿宋"/>
          <w:spacing w:val="12"/>
          <w:sz w:val="24"/>
          <w:szCs w:val="24"/>
        </w:rPr>
        <w:t>的时间为通知送达时间。如甲方供应商门户网站关闭或故障，双方应立即</w:t>
      </w:r>
      <w:r>
        <w:rPr>
          <w:rFonts w:hint="eastAsia" w:ascii="仿宋" w:hAnsi="仿宋" w:eastAsia="仿宋" w:cs="仿宋"/>
          <w:spacing w:val="11"/>
          <w:sz w:val="24"/>
          <w:szCs w:val="24"/>
        </w:rPr>
        <w:t>使用书面</w:t>
      </w:r>
      <w:r>
        <w:rPr>
          <w:rFonts w:hint="eastAsia" w:ascii="仿宋" w:hAnsi="仿宋" w:eastAsia="仿宋" w:cs="仿宋"/>
          <w:spacing w:val="7"/>
          <w:sz w:val="24"/>
          <w:szCs w:val="24"/>
        </w:rPr>
        <w:t>信函形式或者传真或者电子邮件方式进行通知。</w:t>
      </w:r>
    </w:p>
    <w:p w14:paraId="51F81BF9">
      <w:pPr>
        <w:pStyle w:val="23"/>
        <w:spacing w:before="107" w:line="273" w:lineRule="auto"/>
        <w:ind w:right="64" w:firstLine="509"/>
        <w:jc w:val="both"/>
        <w:rPr>
          <w:rFonts w:hint="eastAsia" w:ascii="仿宋" w:hAnsi="仿宋" w:eastAsia="仿宋" w:cs="仿宋"/>
          <w:sz w:val="24"/>
          <w:szCs w:val="24"/>
        </w:rPr>
      </w:pPr>
      <w:r>
        <w:rPr>
          <w:rFonts w:hint="eastAsia" w:ascii="仿宋" w:hAnsi="仿宋" w:eastAsia="仿宋" w:cs="仿宋"/>
          <w:spacing w:val="16"/>
          <w:sz w:val="24"/>
          <w:szCs w:val="24"/>
        </w:rPr>
        <w:t>如果因接受方原因(包括但不限于接受方拒收书面信函、接受方传真机关闭或</w:t>
      </w:r>
      <w:r>
        <w:rPr>
          <w:rFonts w:hint="eastAsia" w:ascii="仿宋" w:hAnsi="仿宋" w:eastAsia="仿宋" w:cs="仿宋"/>
          <w:spacing w:val="15"/>
          <w:sz w:val="24"/>
          <w:szCs w:val="24"/>
        </w:rPr>
        <w:t>故障、接受方电子邮箱地址不存在或者邮箱已满或者设置拒收等)导致通知发送失</w:t>
      </w:r>
      <w:r>
        <w:rPr>
          <w:rFonts w:hint="eastAsia" w:ascii="仿宋" w:hAnsi="仿宋" w:eastAsia="仿宋" w:cs="仿宋"/>
          <w:spacing w:val="16"/>
          <w:sz w:val="24"/>
          <w:szCs w:val="24"/>
        </w:rPr>
        <w:t>败，视为通知已经送达(发送方侧载明的书面信</w:t>
      </w:r>
      <w:r>
        <w:rPr>
          <w:rFonts w:hint="eastAsia" w:ascii="仿宋" w:hAnsi="仿宋" w:eastAsia="仿宋" w:cs="仿宋"/>
          <w:spacing w:val="15"/>
          <w:sz w:val="24"/>
          <w:szCs w:val="24"/>
        </w:rPr>
        <w:t>函寄出时间或者传真发送时间或者</w:t>
      </w:r>
      <w:r>
        <w:rPr>
          <w:rFonts w:hint="eastAsia" w:ascii="仿宋" w:hAnsi="仿宋" w:eastAsia="仿宋" w:cs="仿宋"/>
          <w:spacing w:val="6"/>
          <w:sz w:val="24"/>
          <w:szCs w:val="24"/>
        </w:rPr>
        <w:t>电子邮件发送时间视为通知送达时间)。</w:t>
      </w:r>
    </w:p>
    <w:p w14:paraId="51012188">
      <w:pPr>
        <w:pStyle w:val="23"/>
        <w:spacing w:before="69" w:line="222" w:lineRule="auto"/>
        <w:ind w:left="509"/>
        <w:jc w:val="both"/>
        <w:rPr>
          <w:rFonts w:hint="eastAsia" w:ascii="仿宋" w:hAnsi="仿宋" w:eastAsia="仿宋" w:cs="仿宋"/>
          <w:sz w:val="24"/>
          <w:szCs w:val="24"/>
        </w:rPr>
      </w:pPr>
      <w:r>
        <w:rPr>
          <w:rFonts w:hint="eastAsia" w:ascii="仿宋" w:hAnsi="仿宋" w:eastAsia="仿宋" w:cs="仿宋"/>
          <w:spacing w:val="7"/>
          <w:sz w:val="24"/>
          <w:szCs w:val="24"/>
        </w:rPr>
        <w:t>15.6.3本合同双方通知地址及方式如下：</w:t>
      </w:r>
    </w:p>
    <w:p w14:paraId="073262E3">
      <w:pPr>
        <w:pStyle w:val="23"/>
        <w:spacing w:before="82" w:line="222" w:lineRule="auto"/>
        <w:ind w:left="509"/>
        <w:jc w:val="both"/>
        <w:rPr>
          <w:rFonts w:hint="eastAsia" w:ascii="仿宋" w:hAnsi="仿宋" w:eastAsia="仿宋" w:cs="仿宋"/>
          <w:sz w:val="24"/>
          <w:szCs w:val="24"/>
          <w:lang w:eastAsia="zh-CN"/>
        </w:rPr>
      </w:pPr>
      <w:r>
        <w:rPr>
          <w:rFonts w:hint="eastAsia" w:ascii="仿宋" w:hAnsi="仿宋" w:eastAsia="仿宋" w:cs="仿宋"/>
          <w:spacing w:val="9"/>
          <w:sz w:val="24"/>
          <w:szCs w:val="24"/>
        </w:rPr>
        <w:t>甲方：</w:t>
      </w:r>
      <w:r>
        <w:rPr>
          <w:rFonts w:hint="eastAsia" w:ascii="仿宋" w:hAnsi="仿宋" w:eastAsia="仿宋" w:cs="仿宋"/>
          <w:spacing w:val="22"/>
          <w:sz w:val="24"/>
          <w:szCs w:val="24"/>
        </w:rPr>
        <w:t>[</w:t>
      </w:r>
      <w:r>
        <w:rPr>
          <w:rFonts w:hint="eastAsia" w:ascii="仿宋" w:hAnsi="仿宋" w:eastAsia="仿宋" w:cs="仿宋"/>
          <w:spacing w:val="22"/>
          <w:sz w:val="24"/>
          <w:szCs w:val="24"/>
          <w:lang w:val="en-US" w:eastAsia="zh-CN"/>
        </w:rPr>
        <w:t xml:space="preserve"> </w:t>
      </w:r>
      <w:r>
        <w:rPr>
          <w:rFonts w:hint="eastAsia" w:ascii="仿宋" w:hAnsi="仿宋" w:eastAsia="仿宋" w:cs="仿宋"/>
          <w:spacing w:val="9"/>
          <w:sz w:val="24"/>
          <w:szCs w:val="24"/>
        </w:rPr>
        <w:t>南京三方化工设备监理有限公司</w:t>
      </w:r>
      <w:r>
        <w:rPr>
          <w:rFonts w:hint="eastAsia" w:ascii="仿宋" w:hAnsi="仿宋" w:eastAsia="仿宋" w:cs="仿宋"/>
          <w:spacing w:val="-37"/>
          <w:sz w:val="24"/>
          <w:szCs w:val="24"/>
          <w:lang w:val="en-US" w:eastAsia="zh-CN"/>
        </w:rPr>
        <w:t xml:space="preserve"> </w:t>
      </w:r>
      <w:r>
        <w:rPr>
          <w:rFonts w:hint="eastAsia" w:ascii="仿宋" w:hAnsi="仿宋" w:eastAsia="仿宋" w:cs="仿宋"/>
          <w:spacing w:val="22"/>
          <w:sz w:val="24"/>
          <w:szCs w:val="24"/>
        </w:rPr>
        <w:t>]</w:t>
      </w:r>
    </w:p>
    <w:p w14:paraId="25191B08">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地  址：[</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南京市鼓楼区清江南路19号南大苏富特科技创新园一号楼3层</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234158DE">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r>
        <w:rPr>
          <w:rFonts w:hint="eastAsia" w:ascii="仿宋" w:hAnsi="仿宋" w:eastAsia="仿宋" w:cs="仿宋"/>
          <w:spacing w:val="9"/>
          <w:sz w:val="24"/>
          <w:szCs w:val="24"/>
          <w:lang w:val="en-US" w:eastAsia="zh-CN"/>
        </w:rPr>
        <w:t xml:space="preserve"> 赵洵</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spacing w:val="9"/>
          <w:sz w:val="24"/>
          <w:szCs w:val="24"/>
        </w:rPr>
        <w:t>]</w:t>
      </w:r>
    </w:p>
    <w:p w14:paraId="6DC979ED">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  话：[</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color w:val="000000" w:themeColor="text1"/>
          <w:spacing w:val="9"/>
          <w:sz w:val="24"/>
          <w:szCs w:val="24"/>
          <w:lang w:val="en-US" w:eastAsia="zh-CN"/>
          <w14:textFill>
            <w14:solidFill>
              <w14:schemeClr w14:val="tx1"/>
            </w14:solidFill>
          </w14:textFill>
        </w:rPr>
        <w:t>186 7974 9899</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4B6785D5">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传  真：</w:t>
      </w:r>
      <w:r>
        <w:rPr>
          <w:rFonts w:hint="eastAsia" w:ascii="仿宋" w:hAnsi="仿宋" w:eastAsia="仿宋" w:cs="仿宋"/>
          <w:spacing w:val="9"/>
          <w:sz w:val="24"/>
          <w:szCs w:val="24"/>
          <w:lang w:val="en-US" w:eastAsia="zh-CN"/>
        </w:rPr>
        <w:t>[</w:t>
      </w:r>
      <w:r>
        <w:rPr>
          <w:rFonts w:hint="eastAsia" w:ascii="仿宋" w:hAnsi="仿宋" w:eastAsia="仿宋" w:cs="仿宋"/>
          <w:color w:val="FF0000"/>
          <w:spacing w:val="9"/>
          <w:sz w:val="24"/>
          <w:szCs w:val="24"/>
          <w:lang w:val="en-US" w:eastAsia="zh-CN"/>
        </w:rPr>
        <w:t>+86-25-68220758</w:t>
      </w:r>
      <w:r>
        <w:rPr>
          <w:rFonts w:hint="eastAsia" w:ascii="仿宋" w:hAnsi="仿宋" w:eastAsia="仿宋" w:cs="仿宋"/>
          <w:spacing w:val="9"/>
          <w:sz w:val="24"/>
          <w:szCs w:val="24"/>
          <w:lang w:val="en-US" w:eastAsia="zh-CN"/>
        </w:rPr>
        <w:t xml:space="preserve"> ]</w:t>
      </w:r>
    </w:p>
    <w:p w14:paraId="168C0CE1">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邮 编 ： [ </w:t>
      </w:r>
      <w:r>
        <w:rPr>
          <w:rFonts w:hint="eastAsia" w:ascii="仿宋" w:hAnsi="仿宋" w:eastAsia="仿宋" w:cs="仿宋"/>
          <w:spacing w:val="9"/>
          <w:sz w:val="24"/>
          <w:szCs w:val="24"/>
          <w:lang w:val="en-US" w:eastAsia="zh-CN"/>
        </w:rPr>
        <w:t xml:space="preserve">210036 </w:t>
      </w:r>
      <w:r>
        <w:rPr>
          <w:rFonts w:hint="eastAsia" w:ascii="仿宋" w:hAnsi="仿宋" w:eastAsia="仿宋" w:cs="仿宋"/>
          <w:spacing w:val="9"/>
          <w:sz w:val="24"/>
          <w:szCs w:val="24"/>
        </w:rPr>
        <w:t>]</w:t>
      </w:r>
    </w:p>
    <w:p w14:paraId="3349AED9">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r>
        <w:rPr>
          <w:rFonts w:hint="eastAsia" w:ascii="仿宋" w:hAnsi="仿宋" w:eastAsia="仿宋" w:cs="仿宋"/>
          <w:color w:val="000000" w:themeColor="text1"/>
          <w:spacing w:val="9"/>
          <w:sz w:val="24"/>
          <w:szCs w:val="24"/>
          <w:lang w:val="en-US" w:eastAsia="zh-CN"/>
          <w14:textFill>
            <w14:solidFill>
              <w14:schemeClr w14:val="tx1"/>
            </w14:solidFill>
          </w14:textFill>
        </w:rPr>
        <w:t>zhaoxun@qscce.com</w:t>
      </w:r>
      <w:r>
        <w:rPr>
          <w:rFonts w:hint="eastAsia" w:ascii="仿宋" w:hAnsi="仿宋" w:eastAsia="仿宋" w:cs="仿宋"/>
          <w:spacing w:val="9"/>
          <w:sz w:val="24"/>
          <w:szCs w:val="24"/>
        </w:rPr>
        <w:t xml:space="preserve">] </w:t>
      </w:r>
    </w:p>
    <w:p w14:paraId="4560DE72">
      <w:pPr>
        <w:pStyle w:val="23"/>
        <w:spacing w:before="82" w:line="222" w:lineRule="auto"/>
        <w:ind w:left="509"/>
        <w:jc w:val="both"/>
        <w:rPr>
          <w:rFonts w:hint="eastAsia" w:ascii="仿宋" w:hAnsi="仿宋" w:eastAsia="仿宋" w:cs="仿宋"/>
          <w:spacing w:val="9"/>
          <w:sz w:val="24"/>
          <w:szCs w:val="24"/>
        </w:rPr>
      </w:pPr>
    </w:p>
    <w:p w14:paraId="54074A44">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乙方：[]</w:t>
      </w:r>
    </w:p>
    <w:p w14:paraId="4732BA7D">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地址：[] </w:t>
      </w:r>
    </w:p>
    <w:p w14:paraId="605D4259">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p>
    <w:p w14:paraId="6C90480F">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电  话：[] </w:t>
      </w:r>
    </w:p>
    <w:p w14:paraId="0097CC2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传  真 ： [ / ]</w:t>
      </w:r>
    </w:p>
    <w:p w14:paraId="726270B3">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邮  编：[]</w:t>
      </w:r>
    </w:p>
    <w:p w14:paraId="7D7FBDD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p>
    <w:p w14:paraId="1BE9F922">
      <w:pPr>
        <w:pStyle w:val="23"/>
        <w:spacing w:before="62" w:line="272" w:lineRule="auto"/>
        <w:ind w:right="62" w:firstLine="509"/>
        <w:jc w:val="both"/>
        <w:rPr>
          <w:rFonts w:hint="eastAsia" w:ascii="仿宋" w:hAnsi="仿宋" w:eastAsia="仿宋" w:cs="仿宋"/>
          <w:sz w:val="24"/>
          <w:szCs w:val="24"/>
        </w:rPr>
      </w:pPr>
      <w:r>
        <w:rPr>
          <w:rFonts w:hint="eastAsia" w:ascii="仿宋" w:hAnsi="仿宋" w:eastAsia="仿宋" w:cs="仿宋"/>
          <w:spacing w:val="13"/>
          <w:sz w:val="24"/>
          <w:szCs w:val="24"/>
        </w:rPr>
        <w:t>上述任何信息发生变更的，变更方应及时以书面形式</w:t>
      </w:r>
      <w:r>
        <w:rPr>
          <w:rFonts w:hint="eastAsia" w:ascii="仿宋" w:hAnsi="仿宋" w:eastAsia="仿宋" w:cs="仿宋"/>
          <w:spacing w:val="12"/>
          <w:sz w:val="24"/>
          <w:szCs w:val="24"/>
        </w:rPr>
        <w:t>通知另一方，未及时通知</w:t>
      </w:r>
      <w:r>
        <w:rPr>
          <w:rFonts w:hint="eastAsia" w:ascii="仿宋" w:hAnsi="仿宋" w:eastAsia="仿宋" w:cs="仿宋"/>
          <w:spacing w:val="8"/>
          <w:sz w:val="24"/>
          <w:szCs w:val="24"/>
        </w:rPr>
        <w:t>并影响本合同履行或造成损失的，应承担相应的责任。</w:t>
      </w:r>
    </w:p>
    <w:p w14:paraId="7D0B754B">
      <w:pPr>
        <w:pStyle w:val="23"/>
        <w:spacing w:before="32" w:line="279" w:lineRule="auto"/>
        <w:ind w:firstLine="509"/>
        <w:jc w:val="both"/>
        <w:rPr>
          <w:rFonts w:hint="eastAsia" w:ascii="仿宋" w:hAnsi="仿宋" w:eastAsia="仿宋" w:cs="仿宋"/>
          <w:sz w:val="24"/>
          <w:szCs w:val="24"/>
        </w:rPr>
      </w:pPr>
      <w:r>
        <w:rPr>
          <w:rFonts w:hint="eastAsia" w:ascii="仿宋" w:hAnsi="仿宋" w:eastAsia="仿宋" w:cs="仿宋"/>
          <w:spacing w:val="11"/>
          <w:sz w:val="24"/>
          <w:szCs w:val="24"/>
        </w:rPr>
        <w:t>15.7未得到甲方的书面许可，乙方均不得以广告或在公共场合使用或摹</w:t>
      </w:r>
      <w:r>
        <w:rPr>
          <w:rFonts w:hint="eastAsia" w:ascii="仿宋" w:hAnsi="仿宋" w:eastAsia="仿宋" w:cs="仿宋"/>
          <w:spacing w:val="10"/>
          <w:sz w:val="24"/>
          <w:szCs w:val="24"/>
        </w:rPr>
        <w:t>仿对方</w:t>
      </w:r>
      <w:r>
        <w:rPr>
          <w:rFonts w:hint="eastAsia" w:ascii="仿宋" w:hAnsi="仿宋" w:eastAsia="仿宋" w:cs="仿宋"/>
          <w:spacing w:val="13"/>
          <w:sz w:val="24"/>
          <w:szCs w:val="24"/>
        </w:rPr>
        <w:t>的商业名称、商标、图案、服务标志、符号、代</w:t>
      </w:r>
      <w:r>
        <w:rPr>
          <w:rFonts w:hint="eastAsia" w:ascii="仿宋" w:hAnsi="仿宋" w:eastAsia="仿宋" w:cs="仿宋"/>
          <w:spacing w:val="12"/>
          <w:sz w:val="24"/>
          <w:szCs w:val="24"/>
        </w:rPr>
        <w:t>码、型号或缩写，乙方均不得声称</w:t>
      </w:r>
      <w:r>
        <w:rPr>
          <w:rFonts w:hint="eastAsia" w:ascii="仿宋" w:hAnsi="仿宋" w:eastAsia="仿宋" w:cs="仿宋"/>
          <w:spacing w:val="8"/>
          <w:sz w:val="24"/>
          <w:szCs w:val="24"/>
        </w:rPr>
        <w:t>对甲方的商业名称、商标、图案、服务标志、符号、代码、型号或缩写拥有所有权。</w:t>
      </w:r>
    </w:p>
    <w:p w14:paraId="3D7E88A3">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9"/>
          <w:sz w:val="24"/>
          <w:szCs w:val="24"/>
        </w:rPr>
        <w:t>15.8本合同各条标题仅为提示之用，应以条文内容确定各方的权利义务。</w:t>
      </w:r>
    </w:p>
    <w:p w14:paraId="0E6BB28C">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2"/>
          <w:sz w:val="24"/>
          <w:szCs w:val="24"/>
        </w:rPr>
        <w:t>15.9</w:t>
      </w:r>
      <w:r>
        <w:rPr>
          <w:rFonts w:hint="eastAsia" w:ascii="仿宋" w:hAnsi="仿宋" w:eastAsia="仿宋" w:cs="仿宋"/>
          <w:spacing w:val="13"/>
          <w:sz w:val="24"/>
          <w:szCs w:val="24"/>
        </w:rPr>
        <w:t>如果本合同的任何条款在任何时候变成不合法、无效或不可强制执行而不从根本上影响本合同的效力时，本合同的其他条款不受影响。</w:t>
      </w:r>
    </w:p>
    <w:p w14:paraId="7EE9C952">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15.10本合同的任何内容不应被视为或解释为双方之间具有合资、合伙、代理关系。</w:t>
      </w:r>
    </w:p>
    <w:p w14:paraId="3B985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15.11未经甲方书面同意，乙方不得向第三方转让全部或部分权利，也不得以包括但不限于保理、质押等形式处分本合同项下的权利。</w:t>
      </w:r>
    </w:p>
    <w:p w14:paraId="245FB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15.1</w:t>
      </w:r>
      <w:r>
        <w:rPr>
          <w:rFonts w:hint="eastAsia" w:ascii="仿宋" w:hAnsi="仿宋" w:eastAsia="仿宋" w:cs="仿宋"/>
          <w:spacing w:val="13"/>
          <w:sz w:val="24"/>
          <w:szCs w:val="24"/>
          <w:lang w:val="en-US" w:eastAsia="zh-CN"/>
        </w:rPr>
        <w:t>2</w:t>
      </w:r>
      <w:r>
        <w:rPr>
          <w:rFonts w:hint="eastAsia" w:ascii="仿宋" w:hAnsi="仿宋" w:eastAsia="仿宋" w:cs="仿宋"/>
          <w:spacing w:val="13"/>
          <w:sz w:val="24"/>
          <w:szCs w:val="24"/>
        </w:rPr>
        <w:t>双方同意，下述文件是本合同不可分割的组成部分，并与本合同文件一起阅读和解释：</w:t>
      </w:r>
    </w:p>
    <w:p w14:paraId="02C8946D">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(1)本合同正文；</w:t>
      </w:r>
    </w:p>
    <w:p w14:paraId="35746448">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(2)合同附件(如有);</w:t>
      </w:r>
    </w:p>
    <w:p w14:paraId="4186CE1F">
      <w:pPr>
        <w:pStyle w:val="23"/>
        <w:spacing w:before="32" w:line="279" w:lineRule="auto"/>
        <w:ind w:firstLine="509"/>
        <w:rPr>
          <w:rFonts w:hint="eastAsia" w:ascii="仿宋" w:hAnsi="仿宋" w:eastAsia="仿宋" w:cs="仿宋"/>
          <w:spacing w:val="13"/>
        </w:rPr>
      </w:pPr>
      <w:r>
        <w:rPr>
          <w:rFonts w:hint="eastAsia" w:ascii="仿宋" w:hAnsi="仿宋" w:eastAsia="仿宋" w:cs="仿宋"/>
          <w:spacing w:val="13"/>
          <w:sz w:val="24"/>
          <w:szCs w:val="24"/>
        </w:rPr>
        <w:t>上述各文件彼此相互解释、相互补充，如在上述文件之间出现含糊或冲突之处</w:t>
      </w:r>
      <w:r>
        <w:rPr>
          <w:rFonts w:hint="eastAsia" w:ascii="仿宋" w:hAnsi="仿宋" w:eastAsia="仿宋" w:cs="仿宋"/>
          <w:spacing w:val="13"/>
          <w:sz w:val="24"/>
          <w:szCs w:val="24"/>
          <w:lang w:eastAsia="zh-CN"/>
        </w:rPr>
        <w:t>，</w:t>
      </w:r>
      <w:r>
        <w:rPr>
          <w:rFonts w:hint="eastAsia" w:ascii="仿宋" w:hAnsi="仿宋" w:eastAsia="仿宋" w:cs="仿宋"/>
          <w:spacing w:val="13"/>
          <w:sz w:val="24"/>
          <w:szCs w:val="24"/>
        </w:rPr>
        <w:t>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s="仿宋"/>
          <w:spacing w:val="13"/>
        </w:rPr>
        <w:br w:type="page"/>
      </w:r>
    </w:p>
    <w:bookmarkEnd w:id="19"/>
    <w:bookmarkEnd w:id="20"/>
    <w:bookmarkEnd w:id="21"/>
    <w:p w14:paraId="47AA0F6F">
      <w:pPr>
        <w:pStyle w:val="65"/>
        <w:snapToGrid w:val="0"/>
        <w:spacing w:line="348" w:lineRule="auto"/>
        <w:rPr>
          <w:rFonts w:hint="eastAsia" w:ascii="仿宋" w:hAnsi="仿宋" w:eastAsia="仿宋" w:cs="仿宋"/>
        </w:rPr>
      </w:pPr>
      <w:r>
        <w:rPr>
          <w:rFonts w:hint="eastAsia" w:ascii="仿宋" w:hAnsi="仿宋" w:eastAsia="仿宋" w:cs="仿宋"/>
          <w:sz w:val="32"/>
          <w:szCs w:val="32"/>
        </w:rPr>
        <w:br w:type="page"/>
      </w:r>
      <w:r>
        <w:rPr>
          <w:rFonts w:hint="eastAsia" w:ascii="仿宋" w:hAnsi="仿宋" w:eastAsia="仿宋" w:cs="仿宋"/>
        </w:rPr>
        <w:t>第七章 响应文件格式</w:t>
      </w:r>
    </w:p>
    <w:p w14:paraId="6628FB8D">
      <w:pPr>
        <w:pStyle w:val="65"/>
        <w:outlineLvl w:val="9"/>
        <w:rPr>
          <w:rFonts w:hint="eastAsia" w:ascii="仿宋" w:hAnsi="仿宋" w:eastAsia="仿宋" w:cs="仿宋"/>
        </w:rPr>
      </w:pPr>
    </w:p>
    <w:p w14:paraId="4D474290">
      <w:pPr>
        <w:autoSpaceDE/>
        <w:autoSpaceDN/>
        <w:adjustRightInd/>
        <w:spacing w:line="360" w:lineRule="auto"/>
        <w:ind w:firstLine="0" w:firstLineChars="0"/>
        <w:jc w:val="center"/>
        <w:rPr>
          <w:rFonts w:hint="eastAsia" w:ascii="仿宋" w:hAnsi="仿宋" w:eastAsia="仿宋" w:cs="仿宋"/>
          <w:b/>
          <w:bCs/>
          <w:sz w:val="18"/>
          <w:szCs w:val="18"/>
          <w:u w:val="single"/>
        </w:rPr>
      </w:pPr>
      <w:r>
        <w:rPr>
          <w:rFonts w:hint="eastAsia" w:ascii="仿宋" w:hAnsi="仿宋" w:eastAsia="仿宋" w:cs="仿宋"/>
          <w:bCs/>
          <w:sz w:val="2"/>
          <w:szCs w:val="2"/>
        </w:rPr>
        <w:t>U</w:t>
      </w:r>
      <w:r>
        <w:rPr>
          <w:rFonts w:hint="eastAsia" w:ascii="仿宋" w:hAnsi="仿宋" w:eastAsia="仿宋" w:cs="仿宋"/>
          <w:b/>
          <w:bCs/>
          <w:sz w:val="44"/>
          <w:szCs w:val="44"/>
          <w:u w:val="single"/>
        </w:rPr>
        <w:t xml:space="preserve">   （ 项 目 名 称 ）   </w:t>
      </w:r>
    </w:p>
    <w:p w14:paraId="41D16F32">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AA3A5B0">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3180038">
      <w:pPr>
        <w:autoSpaceDE/>
        <w:autoSpaceDN/>
        <w:adjustRightInd/>
        <w:spacing w:line="360" w:lineRule="auto"/>
        <w:ind w:firstLine="0" w:firstLineChars="0"/>
        <w:jc w:val="center"/>
        <w:rPr>
          <w:rFonts w:hint="eastAsia" w:ascii="仿宋" w:hAnsi="仿宋" w:eastAsia="仿宋" w:cs="仿宋"/>
          <w:b/>
          <w:sz w:val="84"/>
          <w:szCs w:val="84"/>
        </w:rPr>
      </w:pPr>
      <w:r>
        <w:rPr>
          <w:rFonts w:hint="eastAsia" w:ascii="仿宋" w:hAnsi="仿宋" w:eastAsia="仿宋" w:cs="仿宋"/>
          <w:b/>
          <w:sz w:val="84"/>
          <w:szCs w:val="84"/>
        </w:rPr>
        <w:t>响应 文 件</w:t>
      </w:r>
    </w:p>
    <w:p w14:paraId="1ACD2F6D">
      <w:pPr>
        <w:autoSpaceDE/>
        <w:autoSpaceDN/>
        <w:adjustRightInd/>
        <w:spacing w:line="360" w:lineRule="auto"/>
        <w:ind w:firstLine="0" w:firstLineChars="0"/>
        <w:jc w:val="center"/>
        <w:rPr>
          <w:rFonts w:hint="eastAsia" w:ascii="仿宋" w:hAnsi="仿宋" w:eastAsia="仿宋" w:cs="仿宋"/>
          <w:b/>
          <w:sz w:val="84"/>
          <w:szCs w:val="84"/>
        </w:rPr>
      </w:pPr>
    </w:p>
    <w:p w14:paraId="4CA11C39">
      <w:pPr>
        <w:autoSpaceDE/>
        <w:autoSpaceDN/>
        <w:adjustRightInd/>
        <w:spacing w:line="360" w:lineRule="auto"/>
        <w:ind w:firstLine="0" w:firstLineChars="0"/>
        <w:jc w:val="center"/>
        <w:rPr>
          <w:rFonts w:hint="eastAsia" w:ascii="仿宋" w:hAnsi="仿宋" w:eastAsia="仿宋" w:cs="仿宋"/>
          <w:b/>
          <w:szCs w:val="21"/>
        </w:rPr>
      </w:pPr>
    </w:p>
    <w:p w14:paraId="5BC49650">
      <w:pPr>
        <w:autoSpaceDE/>
        <w:autoSpaceDN/>
        <w:adjustRightInd/>
        <w:spacing w:line="360" w:lineRule="auto"/>
        <w:ind w:firstLine="151" w:firstLineChars="50"/>
        <w:rPr>
          <w:rFonts w:hint="eastAsia" w:ascii="仿宋" w:hAnsi="仿宋" w:eastAsia="仿宋" w:cs="仿宋"/>
          <w:b/>
          <w:sz w:val="32"/>
        </w:rPr>
      </w:pPr>
      <w:r>
        <w:rPr>
          <w:rFonts w:hint="eastAsia" w:ascii="仿宋" w:hAnsi="仿宋" w:eastAsia="仿宋" w:cs="仿宋"/>
          <w:b/>
          <w:sz w:val="30"/>
        </w:rPr>
        <w:t>谈判编号：</w:t>
      </w:r>
    </w:p>
    <w:p w14:paraId="1FC77293">
      <w:pPr>
        <w:autoSpaceDE/>
        <w:autoSpaceDN/>
        <w:adjustRightInd/>
        <w:spacing w:line="360" w:lineRule="auto"/>
        <w:ind w:firstLine="0" w:firstLineChars="0"/>
        <w:rPr>
          <w:rFonts w:hint="eastAsia" w:ascii="仿宋" w:hAnsi="仿宋" w:eastAsia="仿宋" w:cs="仿宋"/>
          <w:b/>
          <w:sz w:val="32"/>
          <w:szCs w:val="32"/>
        </w:rPr>
      </w:pPr>
    </w:p>
    <w:p w14:paraId="41834061">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供应商名称：</w:t>
      </w:r>
      <w:r>
        <w:rPr>
          <w:rFonts w:hint="eastAsia" w:ascii="仿宋" w:hAnsi="仿宋" w:eastAsia="仿宋" w:cs="仿宋"/>
          <w:b/>
          <w:sz w:val="32"/>
          <w:u w:val="single"/>
        </w:rPr>
        <w:t xml:space="preserve">                    </w:t>
      </w:r>
      <w:r>
        <w:rPr>
          <w:rFonts w:hint="eastAsia" w:ascii="仿宋" w:hAnsi="仿宋" w:eastAsia="仿宋" w:cs="仿宋"/>
          <w:b/>
          <w:sz w:val="32"/>
        </w:rPr>
        <w:t>（及公章）</w:t>
      </w:r>
    </w:p>
    <w:p w14:paraId="63498DF2">
      <w:pPr>
        <w:autoSpaceDE/>
        <w:autoSpaceDN/>
        <w:adjustRightInd/>
        <w:spacing w:line="360" w:lineRule="auto"/>
        <w:ind w:firstLine="0" w:firstLineChars="0"/>
        <w:rPr>
          <w:rFonts w:hint="eastAsia" w:ascii="仿宋" w:hAnsi="仿宋" w:eastAsia="仿宋" w:cs="仿宋"/>
          <w:b/>
          <w:sz w:val="32"/>
        </w:rPr>
      </w:pPr>
    </w:p>
    <w:p w14:paraId="17D76C69">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法定代表人或委托代理人：       （签字）</w:t>
      </w:r>
    </w:p>
    <w:p w14:paraId="3E66B669">
      <w:pPr>
        <w:autoSpaceDE/>
        <w:autoSpaceDN/>
        <w:adjustRightInd/>
        <w:spacing w:line="360" w:lineRule="auto"/>
        <w:ind w:firstLine="0" w:firstLineChars="0"/>
        <w:jc w:val="center"/>
        <w:rPr>
          <w:rFonts w:hint="eastAsia" w:ascii="仿宋" w:hAnsi="仿宋" w:eastAsia="仿宋" w:cs="仿宋"/>
          <w:b/>
          <w:sz w:val="32"/>
        </w:rPr>
      </w:pPr>
    </w:p>
    <w:p w14:paraId="0570B1D1">
      <w:pPr>
        <w:autoSpaceDE/>
        <w:autoSpaceDN/>
        <w:adjustRightInd/>
        <w:spacing w:line="360" w:lineRule="auto"/>
        <w:ind w:firstLine="0" w:firstLineChars="0"/>
        <w:jc w:val="center"/>
        <w:rPr>
          <w:rFonts w:hint="eastAsia" w:ascii="仿宋" w:hAnsi="仿宋" w:eastAsia="仿宋" w:cs="仿宋"/>
          <w:b/>
          <w:sz w:val="32"/>
        </w:rPr>
      </w:pPr>
    </w:p>
    <w:p w14:paraId="5E3167DB">
      <w:pPr>
        <w:autoSpaceDE/>
        <w:autoSpaceDN/>
        <w:adjustRightInd/>
        <w:spacing w:line="360" w:lineRule="auto"/>
        <w:ind w:firstLine="0" w:firstLineChars="0"/>
        <w:jc w:val="center"/>
        <w:rPr>
          <w:rFonts w:hint="eastAsia" w:ascii="仿宋" w:hAnsi="仿宋" w:eastAsia="仿宋" w:cs="仿宋"/>
          <w:b/>
          <w:bCs/>
          <w:sz w:val="28"/>
          <w:szCs w:val="28"/>
        </w:rPr>
      </w:pPr>
      <w:r>
        <w:rPr>
          <w:rFonts w:hint="eastAsia" w:ascii="仿宋" w:hAnsi="仿宋" w:eastAsia="仿宋" w:cs="仿宋"/>
          <w:b/>
          <w:bCs/>
          <w:sz w:val="28"/>
          <w:szCs w:val="28"/>
        </w:rPr>
        <w:t>年月日</w:t>
      </w:r>
    </w:p>
    <w:p w14:paraId="4F623FF8">
      <w:pPr>
        <w:autoSpaceDE/>
        <w:autoSpaceDN/>
        <w:adjustRightInd/>
        <w:spacing w:line="240" w:lineRule="auto"/>
        <w:ind w:firstLine="0" w:firstLineChars="0"/>
        <w:jc w:val="left"/>
        <w:rPr>
          <w:rFonts w:hint="eastAsia" w:ascii="仿宋" w:hAnsi="仿宋" w:eastAsia="仿宋" w:cs="仿宋"/>
          <w:b/>
          <w:bCs/>
          <w:sz w:val="28"/>
          <w:szCs w:val="28"/>
        </w:rPr>
      </w:pPr>
      <w:r>
        <w:rPr>
          <w:rFonts w:hint="eastAsia" w:ascii="仿宋" w:hAnsi="仿宋" w:eastAsia="仿宋" w:cs="仿宋"/>
          <w:b/>
          <w:bCs/>
          <w:sz w:val="28"/>
          <w:szCs w:val="28"/>
        </w:rPr>
        <w:br w:type="page"/>
      </w:r>
    </w:p>
    <w:p w14:paraId="4A274F83">
      <w:pPr>
        <w:pStyle w:val="65"/>
        <w:snapToGrid w:val="0"/>
        <w:spacing w:line="348" w:lineRule="auto"/>
        <w:outlineLvl w:val="1"/>
        <w:rPr>
          <w:rFonts w:hint="eastAsia" w:ascii="仿宋" w:hAnsi="仿宋" w:eastAsia="仿宋" w:cs="仿宋"/>
        </w:rPr>
      </w:pPr>
      <w:r>
        <w:rPr>
          <w:rFonts w:hint="eastAsia" w:ascii="仿宋" w:hAnsi="仿宋" w:eastAsia="仿宋" w:cs="仿宋"/>
        </w:rPr>
        <w:t>第七章 响应文件格式</w:t>
      </w:r>
    </w:p>
    <w:p w14:paraId="7F0BC6CE">
      <w:pPr>
        <w:autoSpaceDE/>
        <w:autoSpaceDN/>
        <w:spacing w:line="480" w:lineRule="auto"/>
        <w:ind w:firstLine="0" w:firstLineChars="0"/>
        <w:rPr>
          <w:rFonts w:hint="eastAsia" w:ascii="仿宋" w:hAnsi="仿宋" w:eastAsia="仿宋" w:cs="仿宋"/>
          <w:sz w:val="21"/>
          <w:szCs w:val="21"/>
        </w:rPr>
      </w:pPr>
      <w:r>
        <w:rPr>
          <w:rFonts w:hint="eastAsia" w:ascii="仿宋" w:hAnsi="仿宋" w:eastAsia="仿宋" w:cs="仿宋"/>
          <w:sz w:val="21"/>
          <w:szCs w:val="21"/>
        </w:rPr>
        <w:t>文件格式按下列顺序编制</w:t>
      </w:r>
    </w:p>
    <w:p w14:paraId="6CA30C28">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分项报价表</w:t>
      </w:r>
    </w:p>
    <w:p w14:paraId="6E04698A">
      <w:pPr>
        <w:pStyle w:val="110"/>
        <w:numPr>
          <w:ilvl w:val="0"/>
          <w:numId w:val="18"/>
        </w:numPr>
        <w:spacing w:line="480" w:lineRule="auto"/>
        <w:ind w:firstLineChars="0"/>
        <w:rPr>
          <w:rFonts w:hint="eastAsia" w:ascii="仿宋" w:hAnsi="仿宋" w:eastAsia="仿宋" w:cs="仿宋"/>
          <w:sz w:val="21"/>
          <w:szCs w:val="21"/>
          <w:lang w:val="en-US" w:eastAsia="zh-CN"/>
        </w:rPr>
      </w:pPr>
      <w:r>
        <w:rPr>
          <w:rFonts w:hint="eastAsia" w:ascii="仿宋" w:hAnsi="仿宋" w:eastAsia="仿宋" w:cs="仿宋"/>
          <w:sz w:val="21"/>
          <w:szCs w:val="21"/>
        </w:rPr>
        <w:t>资格证明文件</w:t>
      </w:r>
    </w:p>
    <w:p w14:paraId="3A48619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rPr>
        <w:t>供应商承诺书</w:t>
      </w:r>
    </w:p>
    <w:p w14:paraId="0B2963F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技术方案</w:t>
      </w:r>
    </w:p>
    <w:p w14:paraId="67E9C149">
      <w:pPr>
        <w:pStyle w:val="110"/>
        <w:numPr>
          <w:ilvl w:val="0"/>
          <w:numId w:val="18"/>
        </w:numPr>
        <w:spacing w:line="480" w:lineRule="auto"/>
        <w:ind w:firstLineChars="0"/>
        <w:rPr>
          <w:rFonts w:hint="eastAsia" w:ascii="仿宋" w:hAnsi="仿宋" w:eastAsia="仿宋" w:cs="仿宋"/>
        </w:rPr>
      </w:pPr>
      <w:r>
        <w:rPr>
          <w:rFonts w:hint="eastAsia" w:ascii="仿宋" w:hAnsi="仿宋" w:eastAsia="仿宋" w:cs="仿宋"/>
          <w:sz w:val="21"/>
          <w:szCs w:val="21"/>
        </w:rPr>
        <w:t>供应商认为必要的其它文件</w:t>
      </w:r>
    </w:p>
    <w:p w14:paraId="7E9890EE">
      <w:pPr>
        <w:autoSpaceDE/>
        <w:autoSpaceDN/>
        <w:adjustRightInd/>
        <w:spacing w:line="360" w:lineRule="auto"/>
        <w:ind w:firstLine="0" w:firstLineChars="0"/>
        <w:jc w:val="center"/>
        <w:rPr>
          <w:rFonts w:hint="eastAsia" w:ascii="仿宋" w:hAnsi="仿宋" w:eastAsia="仿宋" w:cs="仿宋"/>
          <w:b/>
          <w:bCs/>
          <w:sz w:val="28"/>
          <w:szCs w:val="28"/>
        </w:rPr>
      </w:pPr>
    </w:p>
    <w:p w14:paraId="79164898">
      <w:pPr>
        <w:autoSpaceDE/>
        <w:autoSpaceDN/>
        <w:adjustRightInd/>
        <w:spacing w:line="240" w:lineRule="auto"/>
        <w:ind w:left="0" w:leftChars="0" w:firstLine="0" w:firstLineChars="0"/>
        <w:jc w:val="left"/>
        <w:rPr>
          <w:rFonts w:hint="eastAsia" w:ascii="仿宋" w:hAnsi="仿宋" w:eastAsia="仿宋" w:cs="仿宋"/>
          <w:sz w:val="32"/>
          <w:szCs w:val="32"/>
        </w:rPr>
        <w:sectPr>
          <w:headerReference r:id="rId5" w:type="default"/>
          <w:footerReference r:id="rId6" w:type="default"/>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32"/>
          <w:szCs w:val="32"/>
        </w:rPr>
        <w:br w:type="page"/>
      </w:r>
    </w:p>
    <w:p w14:paraId="5BE31E08">
      <w:pPr>
        <w:autoSpaceDE/>
        <w:autoSpaceDN/>
        <w:adjustRightInd/>
        <w:spacing w:line="400" w:lineRule="exact"/>
        <w:ind w:firstLine="0" w:firstLineChars="0"/>
        <w:jc w:val="center"/>
        <w:outlineLvl w:val="1"/>
        <w:rPr>
          <w:rFonts w:hint="eastAsia" w:ascii="仿宋" w:hAnsi="仿宋" w:eastAsia="仿宋" w:cs="仿宋"/>
          <w:b/>
          <w:sz w:val="28"/>
          <w:szCs w:val="28"/>
        </w:rPr>
        <w:pPrChange w:id="874" w:author="不要说话" w:date="2026-03-25T17:04:09Z">
          <w:pPr>
            <w:autoSpaceDE/>
            <w:autoSpaceDN/>
            <w:adjustRightInd/>
            <w:spacing w:line="400" w:lineRule="exact"/>
            <w:ind w:firstLine="0" w:firstLineChars="0"/>
            <w:jc w:val="center"/>
          </w:pPr>
        </w:pPrChange>
      </w:pPr>
      <w:bookmarkStart w:id="22" w:name="_Toc310252652"/>
      <w:bookmarkStart w:id="23" w:name="_Toc310252853"/>
      <w:r>
        <w:rPr>
          <w:rFonts w:hint="eastAsia" w:ascii="仿宋" w:hAnsi="仿宋" w:eastAsia="仿宋" w:cs="仿宋"/>
          <w:b/>
          <w:sz w:val="28"/>
          <w:szCs w:val="28"/>
        </w:rPr>
        <w:t xml:space="preserve">一、报 价 </w:t>
      </w:r>
      <w:bookmarkEnd w:id="22"/>
      <w:bookmarkEnd w:id="23"/>
      <w:r>
        <w:rPr>
          <w:rFonts w:hint="eastAsia" w:ascii="仿宋" w:hAnsi="仿宋" w:eastAsia="仿宋" w:cs="仿宋"/>
          <w:b/>
          <w:sz w:val="28"/>
          <w:szCs w:val="28"/>
        </w:rPr>
        <w:t>函</w:t>
      </w:r>
    </w:p>
    <w:p w14:paraId="3303F2AC">
      <w:pPr>
        <w:autoSpaceDE/>
        <w:autoSpaceDN/>
        <w:adjustRightInd/>
        <w:spacing w:line="400" w:lineRule="exact"/>
        <w:ind w:firstLine="0" w:firstLineChars="0"/>
        <w:rPr>
          <w:rFonts w:hint="eastAsia" w:ascii="仿宋" w:hAnsi="仿宋" w:eastAsia="仿宋" w:cs="仿宋"/>
          <w:b/>
          <w:sz w:val="28"/>
          <w:szCs w:val="28"/>
        </w:rPr>
      </w:pPr>
    </w:p>
    <w:p w14:paraId="39817B30">
      <w:pPr>
        <w:autoSpaceDE/>
        <w:autoSpaceDN/>
        <w:adjustRightInd/>
        <w:spacing w:line="360" w:lineRule="auto"/>
        <w:ind w:firstLine="0" w:firstLineChars="0"/>
        <w:jc w:val="both"/>
        <w:rPr>
          <w:rFonts w:hint="eastAsia" w:ascii="仿宋" w:hAnsi="仿宋" w:eastAsia="仿宋" w:cs="仿宋"/>
          <w:sz w:val="24"/>
        </w:rPr>
      </w:pPr>
      <w:r>
        <w:rPr>
          <w:rFonts w:hint="eastAsia" w:ascii="仿宋" w:hAnsi="仿宋" w:eastAsia="仿宋" w:cs="仿宋"/>
          <w:sz w:val="24"/>
        </w:rPr>
        <w:t>致：</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r>
        <w:rPr>
          <w:rFonts w:hint="eastAsia" w:ascii="仿宋" w:hAnsi="仿宋" w:eastAsia="仿宋" w:cs="仿宋"/>
          <w:sz w:val="24"/>
        </w:rPr>
        <w:t>（采购单位名称）</w:t>
      </w:r>
    </w:p>
    <w:p w14:paraId="270631BB">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u w:val="single"/>
        </w:rPr>
        <w:t xml:space="preserve">根据已收到谈判编号为的 </w:t>
      </w:r>
      <w:r>
        <w:rPr>
          <w:rFonts w:hint="eastAsia" w:ascii="仿宋" w:hAnsi="仿宋" w:eastAsia="仿宋" w:cs="仿宋"/>
          <w:b w:val="0"/>
          <w:sz w:val="24"/>
          <w:u w:val="single"/>
          <w:lang w:val="en-US" w:eastAsia="zh-CN"/>
        </w:rPr>
        <w:t>NJSFTP-</w:t>
      </w:r>
      <w:del w:id="875" w:author="不要说话" w:date="2026-03-25T09:28:16Z">
        <w:r>
          <w:rPr>
            <w:rFonts w:hint="eastAsia" w:ascii="仿宋" w:hAnsi="仿宋" w:eastAsia="仿宋" w:cs="仿宋"/>
            <w:b w:val="0"/>
            <w:sz w:val="24"/>
            <w:u w:val="single"/>
            <w:lang w:val="en-US" w:eastAsia="zh-CN"/>
          </w:rPr>
          <w:delText>2025</w:delText>
        </w:r>
      </w:del>
      <w:ins w:id="876" w:author="不要说话" w:date="2026-03-25T09:28:16Z">
        <w:r>
          <w:rPr>
            <w:rFonts w:hint="eastAsia" w:ascii="仿宋" w:hAnsi="仿宋" w:eastAsia="仿宋" w:cs="仿宋"/>
            <w:b w:val="0"/>
            <w:sz w:val="24"/>
            <w:u w:val="single"/>
            <w:lang w:val="en-US" w:eastAsia="zh-CN"/>
          </w:rPr>
          <w:t>2026</w:t>
        </w:r>
      </w:ins>
      <w:r>
        <w:rPr>
          <w:rFonts w:hint="eastAsia" w:ascii="仿宋" w:hAnsi="仿宋" w:eastAsia="仿宋" w:cs="仿宋"/>
          <w:b w:val="0"/>
          <w:sz w:val="24"/>
          <w:u w:val="single"/>
          <w:lang w:val="en-US" w:eastAsia="zh-CN"/>
        </w:rPr>
        <w:t>-07-01</w:t>
      </w:r>
      <w:r>
        <w:rPr>
          <w:rFonts w:hint="eastAsia" w:ascii="仿宋" w:hAnsi="仿宋" w:eastAsia="仿宋" w:cs="仿宋"/>
          <w:sz w:val="24"/>
          <w:u w:val="single"/>
        </w:rPr>
        <w:t>（</w:t>
      </w:r>
      <w:r>
        <w:rPr>
          <w:rFonts w:hint="eastAsia" w:ascii="仿宋" w:hAnsi="仿宋" w:eastAsia="仿宋" w:cs="仿宋"/>
          <w:bCs w:val="0"/>
          <w:sz w:val="24"/>
          <w:u w:val="single"/>
          <w:lang w:val="en-US" w:eastAsia="zh-CN"/>
        </w:rPr>
        <w:t>南京三方一体化数字信息平台优化提升项目</w:t>
      </w:r>
      <w:r>
        <w:rPr>
          <w:rFonts w:hint="eastAsia" w:ascii="仿宋" w:hAnsi="仿宋" w:eastAsia="仿宋" w:cs="仿宋"/>
          <w:sz w:val="24"/>
          <w:u w:val="single"/>
        </w:rPr>
        <w:t>）项目的谈判文件，决定参加贵单位组织的本项目的谈判，我方授权  （姓名、职务）</w:t>
      </w:r>
      <w:r>
        <w:rPr>
          <w:rFonts w:hint="eastAsia" w:ascii="仿宋" w:hAnsi="仿宋" w:eastAsia="仿宋" w:cs="仿宋"/>
          <w:sz w:val="24"/>
        </w:rPr>
        <w:t>代表我方</w:t>
      </w:r>
      <w:r>
        <w:rPr>
          <w:rFonts w:hint="eastAsia" w:ascii="仿宋" w:hAnsi="仿宋" w:eastAsia="仿宋" w:cs="仿宋"/>
          <w:sz w:val="24"/>
          <w:u w:val="single"/>
        </w:rPr>
        <w:t xml:space="preserve">  （供应商单位名称）  </w:t>
      </w:r>
      <w:r>
        <w:rPr>
          <w:rFonts w:hint="eastAsia" w:ascii="仿宋" w:hAnsi="仿宋" w:eastAsia="仿宋" w:cs="仿宋"/>
          <w:sz w:val="2"/>
          <w:szCs w:val="2"/>
        </w:rPr>
        <w:t>UU</w:t>
      </w:r>
      <w:r>
        <w:rPr>
          <w:rFonts w:hint="eastAsia" w:ascii="仿宋" w:hAnsi="仿宋" w:eastAsia="仿宋" w:cs="仿宋"/>
          <w:sz w:val="24"/>
        </w:rPr>
        <w:t>提交报价文件正本一份及副本</w:t>
      </w:r>
      <w:r>
        <w:rPr>
          <w:rFonts w:hint="eastAsia" w:ascii="仿宋" w:hAnsi="仿宋" w:eastAsia="仿宋" w:cs="仿宋"/>
          <w:sz w:val="24"/>
          <w:u w:val="single"/>
        </w:rPr>
        <w:t>/</w:t>
      </w:r>
      <w:r>
        <w:rPr>
          <w:rFonts w:hint="eastAsia" w:ascii="仿宋" w:hAnsi="仿宋" w:eastAsia="仿宋" w:cs="仿宋"/>
          <w:sz w:val="24"/>
        </w:rPr>
        <w:t>份，在此，签字代表宣布同意如下：</w:t>
      </w:r>
    </w:p>
    <w:p w14:paraId="6F06E120">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1.所附响应文件中规定的应提交和交付的货物总价为：</w:t>
      </w:r>
    </w:p>
    <w:p w14:paraId="75F77E42">
      <w:pPr>
        <w:autoSpaceDE/>
        <w:autoSpaceDN/>
        <w:adjustRightInd/>
        <w:spacing w:line="360" w:lineRule="auto"/>
        <w:ind w:left="480" w:firstLine="0" w:firstLineChars="0"/>
        <w:jc w:val="both"/>
        <w:rPr>
          <w:rFonts w:hint="eastAsia" w:ascii="仿宋" w:hAnsi="仿宋" w:eastAsia="仿宋" w:cs="仿宋"/>
          <w:sz w:val="24"/>
          <w:u w:val="single"/>
        </w:rPr>
      </w:pPr>
      <w:r>
        <w:rPr>
          <w:rFonts w:hint="eastAsia" w:ascii="仿宋" w:hAnsi="仿宋" w:eastAsia="仿宋" w:cs="仿宋"/>
          <w:sz w:val="24"/>
          <w:u w:val="single"/>
        </w:rPr>
        <w:t>人民币（大写）：            （RMB¥：         元）。</w:t>
      </w:r>
    </w:p>
    <w:p w14:paraId="32B3B113">
      <w:pPr>
        <w:widowControl/>
        <w:spacing w:line="360" w:lineRule="auto"/>
        <w:ind w:right="140" w:firstLine="480"/>
        <w:rPr>
          <w:rFonts w:hint="eastAsia" w:ascii="仿宋" w:hAnsi="仿宋" w:eastAsia="仿宋" w:cs="仿宋"/>
          <w:bCs/>
          <w:sz w:val="24"/>
          <w:u w:val="single"/>
        </w:rPr>
      </w:pPr>
      <w:r>
        <w:rPr>
          <w:rFonts w:hint="eastAsia" w:ascii="仿宋" w:hAnsi="仿宋" w:eastAsia="仿宋" w:cs="仿宋"/>
          <w:color w:val="000000"/>
          <w:sz w:val="24"/>
        </w:rPr>
        <w:t>2.交货期:</w:t>
      </w:r>
      <w:r>
        <w:rPr>
          <w:rFonts w:hint="eastAsia" w:ascii="仿宋" w:hAnsi="仿宋" w:eastAsia="仿宋" w:cs="仿宋"/>
          <w:bCs/>
          <w:sz w:val="24"/>
          <w:u w:val="single"/>
        </w:rPr>
        <w:t xml:space="preserve"> </w:t>
      </w:r>
      <w:del w:id="877" w:author="不要说话" w:date="2026-03-25T09:28:16Z">
        <w:r>
          <w:rPr>
            <w:rFonts w:hint="eastAsia" w:ascii="仿宋" w:hAnsi="仿宋" w:eastAsia="仿宋" w:cs="仿宋"/>
            <w:bCs/>
            <w:sz w:val="24"/>
            <w:u w:val="single"/>
          </w:rPr>
          <w:delText>202</w:delText>
        </w:r>
      </w:del>
      <w:del w:id="878" w:author="不要说话" w:date="2026-03-25T09:28:16Z">
        <w:r>
          <w:rPr>
            <w:rFonts w:hint="eastAsia" w:ascii="仿宋" w:hAnsi="仿宋" w:eastAsia="仿宋" w:cs="仿宋"/>
            <w:bCs/>
            <w:sz w:val="24"/>
            <w:u w:val="single"/>
            <w:lang w:val="en-US" w:eastAsia="zh-CN"/>
          </w:rPr>
          <w:delText>5</w:delText>
        </w:r>
      </w:del>
      <w:ins w:id="879" w:author="不要说话" w:date="2026-03-25T09:28:16Z">
        <w:r>
          <w:rPr>
            <w:rFonts w:hint="eastAsia" w:ascii="仿宋" w:hAnsi="仿宋" w:eastAsia="仿宋" w:cs="仿宋"/>
            <w:bCs/>
            <w:sz w:val="24"/>
            <w:u w:val="single"/>
            <w:lang w:eastAsia="zh-CN"/>
          </w:rPr>
          <w:t>2026</w:t>
        </w:r>
      </w:ins>
      <w:r>
        <w:rPr>
          <w:rFonts w:hint="eastAsia" w:ascii="仿宋" w:hAnsi="仿宋" w:eastAsia="仿宋" w:cs="仿宋"/>
          <w:bCs/>
          <w:sz w:val="24"/>
          <w:u w:val="single"/>
        </w:rPr>
        <w:t>年1</w:t>
      </w:r>
      <w:r>
        <w:rPr>
          <w:rFonts w:hint="eastAsia" w:ascii="仿宋" w:hAnsi="仿宋" w:eastAsia="仿宋" w:cs="仿宋"/>
          <w:bCs/>
          <w:sz w:val="24"/>
          <w:u w:val="single"/>
          <w:lang w:val="en-US" w:eastAsia="zh-CN"/>
        </w:rPr>
        <w:t>2</w:t>
      </w:r>
      <w:r>
        <w:rPr>
          <w:rFonts w:hint="eastAsia" w:ascii="仿宋" w:hAnsi="仿宋" w:eastAsia="仿宋" w:cs="仿宋"/>
          <w:bCs/>
          <w:sz w:val="24"/>
          <w:u w:val="single"/>
        </w:rPr>
        <w:t>月</w:t>
      </w:r>
      <w:r>
        <w:rPr>
          <w:rFonts w:hint="eastAsia" w:ascii="仿宋" w:hAnsi="仿宋" w:eastAsia="仿宋" w:cs="仿宋"/>
          <w:bCs/>
          <w:sz w:val="24"/>
          <w:u w:val="single"/>
          <w:lang w:val="en-US" w:eastAsia="zh-CN"/>
        </w:rPr>
        <w:t>31</w:t>
      </w:r>
      <w:r>
        <w:rPr>
          <w:rFonts w:hint="eastAsia" w:ascii="仿宋" w:hAnsi="仿宋" w:eastAsia="仿宋" w:cs="仿宋"/>
          <w:bCs/>
          <w:sz w:val="24"/>
          <w:u w:val="single"/>
        </w:rPr>
        <w:t>日交货</w:t>
      </w:r>
    </w:p>
    <w:p w14:paraId="329CEC90">
      <w:pPr>
        <w:autoSpaceDE/>
        <w:autoSpaceDN/>
        <w:adjustRightInd/>
        <w:spacing w:line="360" w:lineRule="auto"/>
        <w:ind w:left="480" w:firstLine="0" w:firstLineChars="0"/>
        <w:jc w:val="both"/>
        <w:rPr>
          <w:rFonts w:hint="eastAsia" w:ascii="仿宋" w:hAnsi="仿宋" w:eastAsia="仿宋" w:cs="仿宋"/>
          <w:color w:val="000000"/>
          <w:kern w:val="0"/>
          <w:sz w:val="24"/>
        </w:rPr>
      </w:pPr>
      <w:r>
        <w:rPr>
          <w:rFonts w:hint="eastAsia" w:ascii="仿宋" w:hAnsi="仿宋" w:eastAsia="仿宋" w:cs="仿宋"/>
          <w:sz w:val="24"/>
        </w:rPr>
        <w:t>合同期限：</w:t>
      </w:r>
      <w:r>
        <w:rPr>
          <w:rFonts w:hint="eastAsia" w:ascii="仿宋" w:hAnsi="仿宋" w:eastAsia="仿宋" w:cs="仿宋"/>
          <w:sz w:val="24"/>
          <w:u w:val="single"/>
        </w:rPr>
        <w:t>一年（具体以合同签订时间为准）</w:t>
      </w:r>
    </w:p>
    <w:p w14:paraId="492C0ECD">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color w:val="000000"/>
          <w:sz w:val="24"/>
        </w:rPr>
        <w:t>3.质  量：</w:t>
      </w:r>
      <w:r>
        <w:rPr>
          <w:rFonts w:hint="eastAsia" w:ascii="仿宋" w:hAnsi="仿宋" w:eastAsia="仿宋" w:cs="仿宋"/>
          <w:color w:val="000000"/>
          <w:sz w:val="24"/>
          <w:u w:val="single"/>
        </w:rPr>
        <w:t>合格</w:t>
      </w:r>
      <w:r>
        <w:rPr>
          <w:rFonts w:hint="eastAsia" w:ascii="仿宋" w:hAnsi="仿宋" w:eastAsia="仿宋" w:cs="仿宋"/>
          <w:color w:val="000000"/>
          <w:sz w:val="24"/>
        </w:rPr>
        <w:t>。</w:t>
      </w:r>
    </w:p>
    <w:p w14:paraId="3A40BB0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4.我公司将按谈判文件的规定履行合同责任和义务。</w:t>
      </w:r>
    </w:p>
    <w:p w14:paraId="60547667">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5.我公司已详细审查全部谈判文件。我们完全理解并同意放弃对这方面有不明及误解的权力。</w:t>
      </w:r>
    </w:p>
    <w:p w14:paraId="234F2C5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6.本报价有效期为自谈判之日起</w:t>
      </w:r>
      <w:r>
        <w:rPr>
          <w:rFonts w:hint="eastAsia" w:ascii="仿宋" w:hAnsi="仿宋" w:eastAsia="仿宋" w:cs="仿宋"/>
          <w:sz w:val="24"/>
          <w:u w:val="single"/>
        </w:rPr>
        <w:t>60</w:t>
      </w:r>
      <w:r>
        <w:rPr>
          <w:rFonts w:hint="eastAsia" w:ascii="仿宋" w:hAnsi="仿宋" w:eastAsia="仿宋" w:cs="仿宋"/>
          <w:sz w:val="24"/>
        </w:rPr>
        <w:t>日历日。</w:t>
      </w:r>
    </w:p>
    <w:p w14:paraId="2F6557D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7.根据供应商须知规定，我方承诺，与采购单位聘请的为此项目提供咨询服务的公司及任何附属机构均无关联，我方不是采购单位的附属机构。</w:t>
      </w:r>
    </w:p>
    <w:p w14:paraId="5DE83A42">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8.我公司同意提供按照贵方可能要求的与其谈判有关的一切数据或资料。</w:t>
      </w:r>
    </w:p>
    <w:p w14:paraId="310FDDAE">
      <w:pPr>
        <w:autoSpaceDE/>
        <w:autoSpaceDN/>
        <w:adjustRightInd/>
        <w:spacing w:line="360" w:lineRule="auto"/>
        <w:ind w:left="480" w:firstLine="0" w:firstLineChars="0"/>
        <w:jc w:val="both"/>
        <w:rPr>
          <w:rFonts w:hint="eastAsia" w:ascii="仿宋" w:hAnsi="仿宋" w:eastAsia="仿宋" w:cs="仿宋"/>
          <w:sz w:val="24"/>
        </w:rPr>
      </w:pPr>
    </w:p>
    <w:p w14:paraId="48B81EAC">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地址              电话_________________电子函件_____________</w:t>
      </w:r>
    </w:p>
    <w:p w14:paraId="5A7D8ABE">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法定代表人或委托代理人（签字）_____________________</w:t>
      </w:r>
    </w:p>
    <w:p w14:paraId="1D408832">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供应商名称（盖公章）________________</w:t>
      </w:r>
    </w:p>
    <w:p w14:paraId="02221C81">
      <w:pPr>
        <w:autoSpaceDE/>
        <w:autoSpaceDN/>
        <w:adjustRightInd/>
        <w:spacing w:line="240" w:lineRule="auto"/>
        <w:ind w:left="0" w:leftChars="0" w:firstLine="0" w:firstLineChars="0"/>
        <w:jc w:val="left"/>
        <w:rPr>
          <w:rFonts w:hint="eastAsia" w:ascii="仿宋" w:hAnsi="仿宋" w:eastAsia="仿宋" w:cs="仿宋"/>
          <w:sz w:val="32"/>
          <w:szCs w:val="32"/>
        </w:rPr>
      </w:pPr>
      <w:r>
        <w:rPr>
          <w:rFonts w:hint="eastAsia" w:ascii="仿宋" w:hAnsi="仿宋" w:eastAsia="仿宋" w:cs="仿宋"/>
          <w:sz w:val="24"/>
        </w:rPr>
        <w:t>日期_______________________________</w:t>
      </w:r>
    </w:p>
    <w:p w14:paraId="0CC4CD3B">
      <w:pPr>
        <w:autoSpaceDE/>
        <w:autoSpaceDN/>
        <w:adjustRightInd/>
        <w:spacing w:line="480" w:lineRule="auto"/>
        <w:ind w:left="0" w:leftChars="0" w:firstLine="0" w:firstLineChars="0"/>
        <w:jc w:val="both"/>
        <w:rPr>
          <w:rFonts w:hint="eastAsia" w:ascii="仿宋" w:hAnsi="仿宋" w:eastAsia="仿宋" w:cs="仿宋"/>
          <w:sz w:val="32"/>
          <w:szCs w:val="32"/>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19C5D77B">
      <w:pPr>
        <w:autoSpaceDE/>
        <w:autoSpaceDN/>
        <w:adjustRightInd/>
        <w:spacing w:line="480" w:lineRule="auto"/>
        <w:ind w:left="0" w:leftChars="0" w:firstLine="0" w:firstLineChars="0"/>
        <w:jc w:val="left"/>
        <w:rPr>
          <w:rFonts w:hint="eastAsia" w:ascii="仿宋" w:hAnsi="仿宋" w:eastAsia="仿宋" w:cs="仿宋"/>
          <w:sz w:val="32"/>
          <w:szCs w:val="32"/>
        </w:rPr>
      </w:pPr>
    </w:p>
    <w:p w14:paraId="58A29844">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4" w:name="_Toc310252885"/>
      <w:r>
        <w:rPr>
          <w:rFonts w:hint="eastAsia" w:ascii="仿宋" w:hAnsi="仿宋" w:eastAsia="仿宋" w:cs="仿宋"/>
          <w:b/>
          <w:sz w:val="28"/>
          <w:szCs w:val="28"/>
          <w:lang w:val="en-US" w:eastAsia="zh-CN"/>
        </w:rPr>
        <w:t>二</w:t>
      </w:r>
      <w:r>
        <w:rPr>
          <w:rFonts w:hint="eastAsia" w:ascii="仿宋" w:hAnsi="仿宋" w:eastAsia="仿宋" w:cs="仿宋"/>
          <w:b/>
          <w:sz w:val="28"/>
          <w:szCs w:val="28"/>
        </w:rPr>
        <w:t>、分项报价表</w:t>
      </w:r>
    </w:p>
    <w:p w14:paraId="128E6136">
      <w:pPr>
        <w:autoSpaceDE/>
        <w:autoSpaceDN/>
        <w:adjustRightInd/>
        <w:spacing w:line="360" w:lineRule="auto"/>
        <w:ind w:firstLine="0" w:firstLineChars="0"/>
        <w:jc w:val="left"/>
        <w:rPr>
          <w:rFonts w:hint="eastAsia" w:ascii="仿宋" w:hAnsi="仿宋" w:eastAsia="仿宋" w:cs="仿宋"/>
          <w:color w:val="000000"/>
          <w:sz w:val="24"/>
        </w:rPr>
      </w:pPr>
      <w:r>
        <w:rPr>
          <w:rFonts w:hint="eastAsia" w:ascii="仿宋" w:hAnsi="仿宋" w:eastAsia="仿宋" w:cs="仿宋"/>
          <w:color w:val="000000"/>
          <w:sz w:val="24"/>
        </w:rPr>
        <w:t>供应商依据供货清单及技术要求进行分项报价。（单位：人民币/元）</w:t>
      </w:r>
    </w:p>
    <w:tbl>
      <w:tblPr>
        <w:tblStyle w:val="88"/>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2"/>
        <w:gridCol w:w="254"/>
        <w:gridCol w:w="4780"/>
        <w:gridCol w:w="1332"/>
        <w:gridCol w:w="588"/>
        <w:gridCol w:w="1389"/>
        <w:gridCol w:w="1082"/>
      </w:tblGrid>
      <w:tr w14:paraId="1971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5000" w:type="pct"/>
            <w:gridSpan w:val="7"/>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AFAD3">
            <w:pPr>
              <w:keepNext w:val="0"/>
              <w:keepLines w:val="0"/>
              <w:widowControl/>
              <w:suppressLineNumbers w:val="0"/>
              <w:jc w:val="center"/>
              <w:textAlignment w:val="center"/>
              <w:rPr>
                <w:rFonts w:hint="eastAsia" w:ascii="仿宋" w:hAnsi="仿宋" w:eastAsia="仿宋" w:cs="仿宋"/>
                <w:b/>
                <w:bCs/>
                <w:i w:val="0"/>
                <w:iCs w:val="0"/>
                <w:color w:val="000000"/>
                <w:sz w:val="40"/>
                <w:szCs w:val="40"/>
                <w:u w:val="none"/>
              </w:rPr>
            </w:pPr>
            <w:r>
              <w:rPr>
                <w:rStyle w:val="328"/>
                <w:rFonts w:hint="eastAsia" w:ascii="仿宋" w:hAnsi="仿宋" w:eastAsia="仿宋" w:cs="仿宋"/>
                <w:lang w:val="en-US" w:eastAsia="zh-CN" w:bidi="ar"/>
              </w:rPr>
              <w:t>报价单</w:t>
            </w:r>
          </w:p>
        </w:tc>
      </w:tr>
      <w:tr w14:paraId="3456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5000" w:type="pct"/>
            <w:gridSpan w:val="7"/>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325E7C2">
            <w:pPr>
              <w:jc w:val="center"/>
              <w:rPr>
                <w:rFonts w:hint="eastAsia" w:ascii="仿宋" w:hAnsi="仿宋" w:eastAsia="仿宋" w:cs="仿宋"/>
                <w:b/>
                <w:bCs/>
                <w:i w:val="0"/>
                <w:iCs w:val="0"/>
                <w:color w:val="000000"/>
                <w:sz w:val="40"/>
                <w:szCs w:val="40"/>
                <w:u w:val="none"/>
              </w:rPr>
            </w:pPr>
          </w:p>
        </w:tc>
      </w:tr>
      <w:tr w14:paraId="10D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B9189">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公司名称</w:t>
            </w:r>
          </w:p>
        </w:tc>
        <w:tc>
          <w:tcPr>
            <w:tcW w:w="4785" w:type="pct"/>
            <w:gridSpan w:val="6"/>
            <w:tcBorders>
              <w:top w:val="single" w:color="auto" w:sz="4" w:space="0"/>
              <w:left w:val="single" w:color="auto" w:sz="4" w:space="0"/>
              <w:bottom w:val="single" w:color="auto" w:sz="4" w:space="0"/>
              <w:right w:val="single" w:color="auto" w:sz="4" w:space="0"/>
            </w:tcBorders>
            <w:shd w:val="clear" w:color="auto" w:fill="auto"/>
            <w:noWrap/>
            <w:vAlign w:val="center"/>
          </w:tcPr>
          <w:p w14:paraId="643BC6C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67E7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D65E2">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电话</w:t>
            </w:r>
          </w:p>
        </w:tc>
        <w:tc>
          <w:tcPr>
            <w:tcW w:w="2556"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1CB50F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p>
        </w:tc>
        <w:tc>
          <w:tcPr>
            <w:tcW w:w="67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D0F5C">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负责人</w:t>
            </w:r>
          </w:p>
        </w:tc>
        <w:tc>
          <w:tcPr>
            <w:tcW w:w="155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2F7F6F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4C9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000" w:type="pct"/>
            <w:gridSpan w:val="7"/>
            <w:tcBorders>
              <w:top w:val="single" w:color="auto" w:sz="4" w:space="0"/>
              <w:left w:val="nil"/>
              <w:bottom w:val="nil"/>
              <w:right w:val="nil"/>
            </w:tcBorders>
            <w:shd w:val="clear" w:color="auto" w:fill="auto"/>
            <w:noWrap/>
            <w:vAlign w:val="center"/>
          </w:tcPr>
          <w:p w14:paraId="01D2ED2C">
            <w:pPr>
              <w:jc w:val="center"/>
              <w:rPr>
                <w:rFonts w:hint="eastAsia" w:ascii="仿宋" w:hAnsi="仿宋" w:eastAsia="仿宋" w:cs="仿宋"/>
                <w:i w:val="0"/>
                <w:iCs w:val="0"/>
                <w:color w:val="000000"/>
                <w:sz w:val="20"/>
                <w:szCs w:val="20"/>
                <w:u w:val="none"/>
              </w:rPr>
            </w:pPr>
          </w:p>
        </w:tc>
      </w:tr>
      <w:tr w14:paraId="553D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214" w:type="pct"/>
            <w:tcBorders>
              <w:top w:val="single" w:color="000000" w:sz="8" w:space="0"/>
              <w:left w:val="single" w:color="000000" w:sz="8" w:space="0"/>
              <w:bottom w:val="single" w:color="000000" w:sz="4" w:space="0"/>
              <w:right w:val="single" w:color="000000" w:sz="4" w:space="0"/>
            </w:tcBorders>
            <w:shd w:val="clear" w:color="auto" w:fill="FFFFFF"/>
            <w:noWrap/>
            <w:vAlign w:val="center"/>
          </w:tcPr>
          <w:p w14:paraId="12378CC6">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客户名称</w:t>
            </w:r>
          </w:p>
        </w:tc>
        <w:tc>
          <w:tcPr>
            <w:tcW w:w="2556" w:type="pct"/>
            <w:gridSpan w:val="2"/>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5D36C971">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南京三方化工设备监理有限公司</w:t>
            </w:r>
          </w:p>
        </w:tc>
        <w:tc>
          <w:tcPr>
            <w:tcW w:w="676" w:type="pct"/>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2FF5A08E">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项目名称</w:t>
            </w:r>
          </w:p>
        </w:tc>
        <w:tc>
          <w:tcPr>
            <w:tcW w:w="1553" w:type="pct"/>
            <w:gridSpan w:val="3"/>
            <w:tcBorders>
              <w:top w:val="single" w:color="000000" w:sz="8" w:space="0"/>
              <w:left w:val="single" w:color="000000" w:sz="4" w:space="0"/>
              <w:bottom w:val="single" w:color="000000" w:sz="4" w:space="0"/>
              <w:right w:val="single" w:color="000000" w:sz="8" w:space="0"/>
            </w:tcBorders>
            <w:shd w:val="clear" w:color="auto" w:fill="FFFFFF"/>
            <w:vAlign w:val="center"/>
          </w:tcPr>
          <w:p w14:paraId="2551EFB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color w:val="000000" w:themeColor="text1"/>
                <w:kern w:val="0"/>
                <w:sz w:val="24"/>
                <w:u w:val="single"/>
                <w:lang w:val="en-US" w:eastAsia="zh-CN"/>
                <w14:textFill>
                  <w14:solidFill>
                    <w14:schemeClr w14:val="tx1"/>
                  </w14:solidFill>
                </w14:textFill>
              </w:rPr>
              <w:t>南京三方一体化数字信息平台优化提升项目</w:t>
            </w:r>
          </w:p>
        </w:tc>
      </w:tr>
      <w:tr w14:paraId="4DC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4" w:space="0"/>
              <w:right w:val="single" w:color="000000" w:sz="4" w:space="0"/>
            </w:tcBorders>
            <w:shd w:val="clear" w:color="auto" w:fill="FFFFFF"/>
            <w:noWrap/>
            <w:vAlign w:val="center"/>
          </w:tcPr>
          <w:p w14:paraId="5B415E90">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负责人</w:t>
            </w:r>
          </w:p>
        </w:tc>
        <w:tc>
          <w:tcPr>
            <w:tcW w:w="2556" w:type="pct"/>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6C0CB8C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刘真云</w:t>
            </w:r>
          </w:p>
        </w:tc>
        <w:tc>
          <w:tcPr>
            <w:tcW w:w="67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56E9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项目编号</w:t>
            </w:r>
          </w:p>
        </w:tc>
        <w:tc>
          <w:tcPr>
            <w:tcW w:w="1553" w:type="pct"/>
            <w:gridSpan w:val="3"/>
            <w:tcBorders>
              <w:top w:val="single" w:color="000000" w:sz="4" w:space="0"/>
              <w:left w:val="single" w:color="000000" w:sz="4" w:space="0"/>
              <w:bottom w:val="single" w:color="000000" w:sz="4" w:space="0"/>
              <w:right w:val="single" w:color="000000" w:sz="8" w:space="0"/>
            </w:tcBorders>
            <w:shd w:val="clear" w:color="auto" w:fill="FFFFFF"/>
            <w:noWrap/>
            <w:vAlign w:val="center"/>
          </w:tcPr>
          <w:p w14:paraId="6F51BC86">
            <w:pPr>
              <w:ind w:firstLine="0" w:firstLineChars="0"/>
              <w:rPr>
                <w:rFonts w:hint="eastAsia" w:ascii="仿宋" w:hAnsi="仿宋" w:eastAsia="仿宋" w:cs="仿宋"/>
                <w:i w:val="0"/>
                <w:iCs w:val="0"/>
                <w:color w:val="000000"/>
                <w:sz w:val="20"/>
                <w:szCs w:val="20"/>
                <w:u w:val="none"/>
              </w:rPr>
            </w:pPr>
            <w:r>
              <w:rPr>
                <w:rFonts w:hint="eastAsia" w:ascii="仿宋" w:hAnsi="仿宋" w:eastAsia="仿宋" w:cs="仿宋"/>
                <w:color w:val="FF0000"/>
                <w:spacing w:val="-7"/>
                <w:kern w:val="2"/>
                <w:sz w:val="27"/>
                <w:szCs w:val="27"/>
                <w:lang w:val="en-US" w:eastAsia="zh-CN" w:bidi="ar-SA"/>
              </w:rPr>
              <w:t>NJSFTP-</w:t>
            </w:r>
            <w:ins w:id="880" w:author="不要说话" w:date="2026-03-25T09:28:16Z">
              <w:r>
                <w:rPr>
                  <w:rFonts w:hint="eastAsia" w:ascii="仿宋" w:hAnsi="仿宋" w:eastAsia="仿宋" w:cs="仿宋"/>
                  <w:color w:val="FF0000"/>
                  <w:spacing w:val="-7"/>
                  <w:kern w:val="2"/>
                  <w:sz w:val="27"/>
                  <w:szCs w:val="27"/>
                  <w:lang w:val="en-US" w:eastAsia="zh-CN" w:bidi="ar-SA"/>
                </w:rPr>
                <w:t>2026</w:t>
              </w:r>
            </w:ins>
            <w:r>
              <w:rPr>
                <w:rFonts w:hint="eastAsia" w:ascii="仿宋" w:hAnsi="仿宋" w:eastAsia="仿宋" w:cs="仿宋"/>
                <w:color w:val="FF0000"/>
                <w:spacing w:val="-7"/>
                <w:kern w:val="2"/>
                <w:sz w:val="27"/>
                <w:szCs w:val="27"/>
                <w:lang w:val="en-US" w:eastAsia="zh-CN" w:bidi="ar-SA"/>
              </w:rPr>
              <w:t>-07-01</w:t>
            </w:r>
          </w:p>
        </w:tc>
      </w:tr>
      <w:tr w14:paraId="3C6E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8" w:space="0"/>
              <w:right w:val="single" w:color="000000" w:sz="4" w:space="0"/>
            </w:tcBorders>
            <w:shd w:val="clear" w:color="auto" w:fill="FFFFFF"/>
            <w:noWrap/>
            <w:vAlign w:val="center"/>
          </w:tcPr>
          <w:p w14:paraId="1360F1CF">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日期</w:t>
            </w:r>
          </w:p>
        </w:tc>
        <w:tc>
          <w:tcPr>
            <w:tcW w:w="2556" w:type="pct"/>
            <w:gridSpan w:val="2"/>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1BFFCD03">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c>
          <w:tcPr>
            <w:tcW w:w="676" w:type="pct"/>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5E4E0BF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项目代表</w:t>
            </w:r>
          </w:p>
        </w:tc>
        <w:tc>
          <w:tcPr>
            <w:tcW w:w="1553" w:type="pct"/>
            <w:gridSpan w:val="3"/>
            <w:tcBorders>
              <w:top w:val="single" w:color="000000" w:sz="4" w:space="0"/>
              <w:left w:val="single" w:color="000000" w:sz="4" w:space="0"/>
              <w:bottom w:val="single" w:color="000000" w:sz="8" w:space="0"/>
              <w:right w:val="single" w:color="000000" w:sz="8" w:space="0"/>
            </w:tcBorders>
            <w:shd w:val="clear" w:color="auto" w:fill="FFFFFF"/>
            <w:noWrap/>
            <w:vAlign w:val="center"/>
          </w:tcPr>
          <w:p w14:paraId="496F5D4C">
            <w:pPr>
              <w:keepNext w:val="0"/>
              <w:keepLines w:val="0"/>
              <w:widowControl/>
              <w:suppressLineNumbers w:val="0"/>
              <w:jc w:val="left"/>
              <w:textAlignment w:val="center"/>
              <w:rPr>
                <w:rFonts w:hint="eastAsia" w:ascii="仿宋" w:hAnsi="仿宋" w:eastAsia="仿宋" w:cs="仿宋"/>
                <w:i w:val="0"/>
                <w:iCs w:val="0"/>
                <w:color w:val="000000"/>
                <w:sz w:val="20"/>
                <w:szCs w:val="20"/>
                <w:u w:val="none"/>
                <w:lang w:val="en-US"/>
              </w:rPr>
            </w:pPr>
            <w:r>
              <w:rPr>
                <w:rFonts w:hint="eastAsia" w:ascii="仿宋" w:hAnsi="仿宋" w:eastAsia="仿宋" w:cs="仿宋"/>
                <w:i w:val="0"/>
                <w:iCs w:val="0"/>
                <w:color w:val="000000"/>
                <w:kern w:val="0"/>
                <w:sz w:val="20"/>
                <w:szCs w:val="20"/>
                <w:u w:val="none"/>
                <w:lang w:val="en-US" w:eastAsia="zh-CN" w:bidi="ar"/>
              </w:rPr>
              <w:t>李文健、李帅杰</w:t>
            </w:r>
          </w:p>
        </w:tc>
      </w:tr>
      <w:tr w14:paraId="72BF1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1" w:hRule="atLeast"/>
        </w:trPr>
        <w:tc>
          <w:tcPr>
            <w:tcW w:w="5000" w:type="pct"/>
            <w:gridSpan w:val="7"/>
            <w:tcBorders>
              <w:top w:val="nil"/>
              <w:left w:val="nil"/>
              <w:bottom w:val="nil"/>
              <w:right w:val="nil"/>
            </w:tcBorders>
            <w:shd w:val="clear" w:color="auto" w:fill="auto"/>
            <w:noWrap/>
            <w:vAlign w:val="center"/>
          </w:tcPr>
          <w:p w14:paraId="72AED4C9">
            <w:pPr>
              <w:jc w:val="center"/>
              <w:rPr>
                <w:rFonts w:hint="eastAsia" w:ascii="仿宋" w:hAnsi="仿宋" w:eastAsia="仿宋" w:cs="仿宋"/>
                <w:i w:val="0"/>
                <w:iCs w:val="0"/>
                <w:color w:val="000000"/>
                <w:sz w:val="20"/>
                <w:szCs w:val="20"/>
                <w:u w:val="none"/>
              </w:rPr>
            </w:pPr>
          </w:p>
          <w:p w14:paraId="7100E28A">
            <w:pPr>
              <w:jc w:val="center"/>
              <w:rPr>
                <w:rFonts w:hint="eastAsia" w:ascii="仿宋" w:hAnsi="仿宋" w:eastAsia="仿宋" w:cs="仿宋"/>
                <w:i w:val="0"/>
                <w:iCs w:val="0"/>
                <w:color w:val="000000"/>
                <w:sz w:val="20"/>
                <w:szCs w:val="20"/>
                <w:u w:val="none"/>
              </w:rPr>
            </w:pPr>
          </w:p>
        </w:tc>
      </w:tr>
      <w:tr w14:paraId="28F60E3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54" w:hRule="atLeast"/>
          <w:tblHeader/>
        </w:trPr>
        <w:tc>
          <w:tcPr>
            <w:tcW w:w="5000" w:type="pct"/>
            <w:gridSpan w:val="7"/>
            <w:tcBorders>
              <w:tl2br w:val="nil"/>
              <w:tr2bl w:val="nil"/>
            </w:tcBorders>
            <w:shd w:val="clear" w:color="auto" w:fill="FFFFFF"/>
            <w:noWrap w:val="0"/>
            <w:vAlign w:val="center"/>
          </w:tcPr>
          <w:p w14:paraId="5C0C4668">
            <w:pPr>
              <w:keepNext w:val="0"/>
              <w:keepLines w:val="0"/>
              <w:widowControl/>
              <w:suppressLineNumbers w:val="0"/>
              <w:ind w:left="0" w:leftChars="0" w:firstLine="200" w:firstLineChars="100"/>
              <w:jc w:val="left"/>
              <w:textAlignment w:val="center"/>
              <w:rPr>
                <w:rFonts w:hint="eastAsia" w:ascii="仿宋" w:hAnsi="仿宋" w:eastAsia="仿宋" w:cs="仿宋"/>
                <w:i w:val="0"/>
                <w:iCs w:val="0"/>
                <w:color w:val="FF0000"/>
                <w:kern w:val="0"/>
                <w:sz w:val="20"/>
                <w:szCs w:val="20"/>
                <w:u w:val="none"/>
                <w:lang w:val="en-US" w:eastAsia="zh-CN" w:bidi="ar"/>
              </w:rPr>
            </w:pPr>
            <w:r>
              <w:rPr>
                <w:rStyle w:val="330"/>
                <w:rFonts w:ascii="仿宋" w:hAnsi="仿宋" w:eastAsia="仿宋" w:cs="仿宋"/>
                <w:color w:val="FF0000"/>
                <w:lang w:val="en-US" w:eastAsia="zh-CN" w:bidi="ar"/>
              </w:rPr>
              <w:t>工作量构成：</w:t>
            </w:r>
          </w:p>
        </w:tc>
      </w:tr>
      <w:tr w14:paraId="64D6904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54" w:hRule="atLeast"/>
          <w:tblHeader/>
        </w:trPr>
        <w:tc>
          <w:tcPr>
            <w:tcW w:w="343" w:type="pct"/>
            <w:gridSpan w:val="2"/>
            <w:vMerge w:val="restart"/>
            <w:tcBorders>
              <w:tl2br w:val="nil"/>
              <w:tr2bl w:val="nil"/>
            </w:tcBorders>
            <w:shd w:val="clear" w:color="auto" w:fill="FFFFFF"/>
            <w:noWrap w:val="0"/>
            <w:vAlign w:val="center"/>
          </w:tcPr>
          <w:p w14:paraId="78F875C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FF0000"/>
                <w:sz w:val="21"/>
                <w:szCs w:val="21"/>
                <w:u w:val="none"/>
              </w:rPr>
            </w:pPr>
            <w:r>
              <w:rPr>
                <w:rStyle w:val="329"/>
                <w:rFonts w:ascii="仿宋" w:hAnsi="仿宋" w:eastAsia="仿宋" w:cs="仿宋"/>
                <w:color w:val="FF0000"/>
                <w:lang w:val="en-US" w:eastAsia="zh-CN" w:bidi="ar"/>
              </w:rPr>
              <w:t>编号</w:t>
            </w:r>
          </w:p>
        </w:tc>
        <w:tc>
          <w:tcPr>
            <w:tcW w:w="3402" w:type="pct"/>
            <w:gridSpan w:val="3"/>
            <w:vMerge w:val="restart"/>
            <w:tcBorders>
              <w:tl2br w:val="nil"/>
              <w:tr2bl w:val="nil"/>
            </w:tcBorders>
            <w:shd w:val="clear" w:color="auto" w:fill="FFFFFF"/>
            <w:noWrap/>
            <w:vAlign w:val="center"/>
          </w:tcPr>
          <w:p w14:paraId="77D2F506">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工作内容</w:t>
            </w:r>
          </w:p>
        </w:tc>
        <w:tc>
          <w:tcPr>
            <w:tcW w:w="1254" w:type="pct"/>
            <w:gridSpan w:val="2"/>
            <w:tcBorders>
              <w:tl2br w:val="nil"/>
              <w:tr2bl w:val="nil"/>
            </w:tcBorders>
            <w:shd w:val="clear" w:color="auto" w:fill="FFFFFF"/>
            <w:noWrap/>
            <w:vAlign w:val="center"/>
          </w:tcPr>
          <w:p w14:paraId="25912A44">
            <w:pPr>
              <w:keepNext w:val="0"/>
              <w:keepLines w:val="0"/>
              <w:widowControl/>
              <w:suppressLineNumbers w:val="0"/>
              <w:ind w:left="0" w:leftChars="0" w:firstLine="200" w:firstLineChars="1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报价</w:t>
            </w:r>
          </w:p>
        </w:tc>
      </w:tr>
      <w:tr w14:paraId="0612ED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54" w:hRule="atLeast"/>
          <w:tblHeader/>
        </w:trPr>
        <w:tc>
          <w:tcPr>
            <w:tcW w:w="343" w:type="pct"/>
            <w:gridSpan w:val="2"/>
            <w:vMerge w:val="continue"/>
            <w:tcBorders>
              <w:tl2br w:val="nil"/>
              <w:tr2bl w:val="nil"/>
            </w:tcBorders>
            <w:shd w:val="clear" w:color="auto" w:fill="FFFFFF"/>
            <w:noWrap w:val="0"/>
            <w:vAlign w:val="center"/>
          </w:tcPr>
          <w:p w14:paraId="647DA344">
            <w:pPr>
              <w:keepNext w:val="0"/>
              <w:keepLines w:val="0"/>
              <w:widowControl/>
              <w:suppressLineNumbers w:val="0"/>
              <w:ind w:left="0" w:leftChars="0" w:firstLine="0" w:firstLineChars="0"/>
              <w:jc w:val="center"/>
              <w:textAlignment w:val="center"/>
              <w:rPr>
                <w:rStyle w:val="329"/>
                <w:rFonts w:ascii="仿宋" w:hAnsi="仿宋" w:eastAsia="仿宋" w:cs="仿宋"/>
                <w:color w:val="FF0000"/>
                <w:lang w:val="en-US" w:eastAsia="zh-CN" w:bidi="ar"/>
                <w:rPrChange w:id="881" w:author="不要说话" w:date="2026-02-24T08:59:03Z">
                  <w:rPr>
                    <w:rStyle w:val="329"/>
                    <w:rFonts w:ascii="仿宋" w:hAnsi="仿宋" w:eastAsia="仿宋" w:cs="仿宋"/>
                    <w:lang w:val="en-US" w:eastAsia="zh-CN" w:bidi="ar"/>
                  </w:rPr>
                </w:rPrChange>
              </w:rPr>
            </w:pPr>
          </w:p>
        </w:tc>
        <w:tc>
          <w:tcPr>
            <w:tcW w:w="3402" w:type="pct"/>
            <w:gridSpan w:val="3"/>
            <w:vMerge w:val="continue"/>
            <w:tcBorders>
              <w:tl2br w:val="nil"/>
              <w:tr2bl w:val="nil"/>
            </w:tcBorders>
            <w:shd w:val="clear" w:color="auto" w:fill="FFFFFF"/>
            <w:noWrap/>
            <w:vAlign w:val="center"/>
          </w:tcPr>
          <w:p w14:paraId="1D53BD8E">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Change w:id="882" w:author="不要说话" w:date="2026-02-24T08:59:03Z">
                  <w:rPr>
                    <w:rFonts w:hint="eastAsia" w:ascii="仿宋" w:hAnsi="仿宋" w:eastAsia="仿宋" w:cs="仿宋"/>
                    <w:i w:val="0"/>
                    <w:iCs w:val="0"/>
                    <w:color w:val="000000"/>
                    <w:kern w:val="0"/>
                    <w:sz w:val="20"/>
                    <w:szCs w:val="20"/>
                    <w:u w:val="none"/>
                    <w:lang w:val="en-US" w:eastAsia="zh-CN" w:bidi="ar"/>
                  </w:rPr>
                </w:rPrChange>
              </w:rPr>
            </w:pPr>
          </w:p>
        </w:tc>
        <w:tc>
          <w:tcPr>
            <w:tcW w:w="705" w:type="pct"/>
            <w:tcBorders>
              <w:tl2br w:val="nil"/>
              <w:tr2bl w:val="nil"/>
            </w:tcBorders>
            <w:shd w:val="clear" w:color="auto" w:fill="FFFFFF"/>
            <w:noWrap/>
            <w:vAlign w:val="center"/>
          </w:tcPr>
          <w:p w14:paraId="61E02BB0">
            <w:pPr>
              <w:keepNext w:val="0"/>
              <w:keepLines w:val="0"/>
              <w:widowControl/>
              <w:suppressLineNumbers w:val="0"/>
              <w:ind w:left="0" w:leftChars="0" w:firstLine="200" w:firstLineChars="100"/>
              <w:jc w:val="both"/>
              <w:textAlignment w:val="center"/>
              <w:rPr>
                <w:rFonts w:hint="eastAsia" w:ascii="仿宋" w:hAnsi="仿宋" w:eastAsia="仿宋" w:cs="仿宋"/>
                <w:i w:val="0"/>
                <w:iCs w:val="0"/>
                <w:color w:val="FF0000"/>
                <w:kern w:val="0"/>
                <w:sz w:val="20"/>
                <w:szCs w:val="20"/>
                <w:u w:val="none"/>
                <w:lang w:val="en-US" w:eastAsia="zh-CN" w:bidi="ar"/>
                <w:rPrChange w:id="883" w:author="不要说话" w:date="2026-02-24T08:59:03Z">
                  <w:rPr>
                    <w:rFonts w:hint="eastAsia" w:ascii="仿宋" w:hAnsi="仿宋" w:eastAsia="仿宋" w:cs="仿宋"/>
                    <w:i w:val="0"/>
                    <w:iCs w:val="0"/>
                    <w:color w:val="000000"/>
                    <w:kern w:val="0"/>
                    <w:sz w:val="20"/>
                    <w:szCs w:val="20"/>
                    <w:u w:val="none"/>
                    <w:lang w:val="en-US" w:eastAsia="zh-CN" w:bidi="ar"/>
                  </w:rPr>
                </w:rPrChange>
              </w:rPr>
            </w:pPr>
            <w:r>
              <w:rPr>
                <w:rFonts w:hint="eastAsia" w:ascii="仿宋" w:hAnsi="仿宋" w:eastAsia="仿宋" w:cs="仿宋"/>
                <w:i w:val="0"/>
                <w:iCs w:val="0"/>
                <w:color w:val="FF0000"/>
                <w:kern w:val="0"/>
                <w:sz w:val="20"/>
                <w:szCs w:val="20"/>
                <w:u w:val="none"/>
                <w:lang w:val="en-US" w:eastAsia="zh-CN" w:bidi="ar"/>
                <w:rPrChange w:id="884" w:author="不要说话" w:date="2026-02-24T08:59:03Z">
                  <w:rPr>
                    <w:rFonts w:hint="eastAsia" w:ascii="仿宋" w:hAnsi="仿宋" w:eastAsia="仿宋" w:cs="仿宋"/>
                    <w:i w:val="0"/>
                    <w:iCs w:val="0"/>
                    <w:color w:val="000000"/>
                    <w:kern w:val="0"/>
                    <w:sz w:val="20"/>
                    <w:szCs w:val="20"/>
                    <w:u w:val="none"/>
                    <w:lang w:val="en-US" w:eastAsia="zh-CN" w:bidi="ar"/>
                  </w:rPr>
                </w:rPrChange>
              </w:rPr>
              <w:t>人工日/天</w:t>
            </w:r>
          </w:p>
        </w:tc>
        <w:tc>
          <w:tcPr>
            <w:tcW w:w="549" w:type="pct"/>
            <w:tcBorders>
              <w:tl2br w:val="nil"/>
              <w:tr2bl w:val="nil"/>
            </w:tcBorders>
            <w:shd w:val="clear" w:color="auto" w:fill="FFFFFF"/>
            <w:noWrap/>
            <w:vAlign w:val="center"/>
          </w:tcPr>
          <w:p w14:paraId="401E73F8">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FF0000"/>
                <w:kern w:val="0"/>
                <w:sz w:val="20"/>
                <w:szCs w:val="20"/>
                <w:u w:val="none"/>
                <w:lang w:val="en-US" w:eastAsia="zh-CN" w:bidi="ar"/>
                <w:rPrChange w:id="885" w:author="不要说话" w:date="2026-02-24T08:59:03Z">
                  <w:rPr>
                    <w:rFonts w:hint="eastAsia" w:ascii="仿宋" w:hAnsi="仿宋" w:eastAsia="仿宋" w:cs="仿宋"/>
                    <w:i w:val="0"/>
                    <w:iCs w:val="0"/>
                    <w:color w:val="000000"/>
                    <w:kern w:val="0"/>
                    <w:sz w:val="20"/>
                    <w:szCs w:val="20"/>
                    <w:u w:val="none"/>
                    <w:lang w:val="en-US" w:eastAsia="zh-CN" w:bidi="ar"/>
                  </w:rPr>
                </w:rPrChange>
              </w:rPr>
            </w:pPr>
            <w:r>
              <w:rPr>
                <w:rFonts w:hint="eastAsia" w:ascii="仿宋" w:hAnsi="仿宋" w:eastAsia="仿宋" w:cs="仿宋"/>
                <w:i w:val="0"/>
                <w:iCs w:val="0"/>
                <w:color w:val="FF0000"/>
                <w:kern w:val="0"/>
                <w:sz w:val="20"/>
                <w:szCs w:val="20"/>
                <w:u w:val="none"/>
                <w:lang w:val="en-US" w:eastAsia="zh-CN" w:bidi="ar"/>
                <w:rPrChange w:id="886" w:author="不要说话" w:date="2026-02-24T08:59:03Z">
                  <w:rPr>
                    <w:rFonts w:hint="eastAsia" w:ascii="仿宋" w:hAnsi="仿宋" w:eastAsia="仿宋" w:cs="仿宋"/>
                    <w:i w:val="0"/>
                    <w:iCs w:val="0"/>
                    <w:color w:val="000000"/>
                    <w:kern w:val="0"/>
                    <w:sz w:val="20"/>
                    <w:szCs w:val="20"/>
                    <w:u w:val="none"/>
                    <w:lang w:val="en-US" w:eastAsia="zh-CN" w:bidi="ar"/>
                  </w:rPr>
                </w:rPrChange>
              </w:rPr>
              <w:t>价格/元</w:t>
            </w:r>
          </w:p>
        </w:tc>
      </w:tr>
      <w:tr w14:paraId="3C8B194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43" w:type="pct"/>
            <w:gridSpan w:val="2"/>
            <w:vMerge w:val="restart"/>
            <w:tcBorders>
              <w:tl2br w:val="nil"/>
              <w:tr2bl w:val="nil"/>
            </w:tcBorders>
            <w:shd w:val="clear" w:color="auto" w:fill="FFFFFF"/>
            <w:noWrap w:val="0"/>
            <w:vAlign w:val="center"/>
          </w:tcPr>
          <w:p w14:paraId="38FD447D">
            <w:pPr>
              <w:keepNext w:val="0"/>
              <w:keepLines w:val="0"/>
              <w:widowControl/>
              <w:numPr>
                <w:ilvl w:val="0"/>
                <w:numId w:val="0"/>
              </w:numPr>
              <w:suppressLineNumbers w:val="0"/>
              <w:ind w:leftChars="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3402" w:type="pct"/>
            <w:gridSpan w:val="3"/>
            <w:tcBorders>
              <w:tl2br w:val="nil"/>
              <w:tr2bl w:val="nil"/>
            </w:tcBorders>
            <w:shd w:val="clear" w:color="auto" w:fill="FFFFFF"/>
            <w:noWrap/>
            <w:vAlign w:val="center"/>
          </w:tcPr>
          <w:p w14:paraId="40809C4B">
            <w:pPr>
              <w:ind w:firstLine="0" w:firstLineChars="0"/>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A44124F">
            <w:pPr>
              <w:jc w:val="left"/>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ign w:val="center"/>
          </w:tcPr>
          <w:p w14:paraId="33B2526E">
            <w:pPr>
              <w:jc w:val="left"/>
              <w:rPr>
                <w:rFonts w:hint="eastAsia" w:ascii="仿宋" w:hAnsi="仿宋" w:eastAsia="仿宋" w:cs="仿宋"/>
                <w:b/>
                <w:bCs/>
                <w:i w:val="0"/>
                <w:iCs w:val="0"/>
                <w:color w:val="000000"/>
                <w:kern w:val="0"/>
                <w:sz w:val="21"/>
                <w:szCs w:val="21"/>
                <w:u w:val="none"/>
                <w:lang w:val="en-US" w:eastAsia="zh-CN" w:bidi="ar"/>
              </w:rPr>
            </w:pPr>
          </w:p>
        </w:tc>
      </w:tr>
      <w:tr w14:paraId="77446D6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00" w:hRule="atLeast"/>
        </w:trPr>
        <w:tc>
          <w:tcPr>
            <w:tcW w:w="343" w:type="pct"/>
            <w:gridSpan w:val="2"/>
            <w:vMerge w:val="continue"/>
            <w:tcBorders>
              <w:tl2br w:val="nil"/>
              <w:tr2bl w:val="nil"/>
            </w:tcBorders>
            <w:shd w:val="clear" w:color="auto" w:fill="FFFFFF"/>
            <w:noWrap w:val="0"/>
            <w:vAlign w:val="center"/>
          </w:tcPr>
          <w:p w14:paraId="657DFD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D9C4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04C1C3A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A90A19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CCF3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4279C57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6DFC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35B523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93E36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CB3FD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93" w:hRule="atLeast"/>
        </w:trPr>
        <w:tc>
          <w:tcPr>
            <w:tcW w:w="343" w:type="pct"/>
            <w:gridSpan w:val="2"/>
            <w:vMerge w:val="continue"/>
            <w:tcBorders>
              <w:tl2br w:val="nil"/>
              <w:tr2bl w:val="nil"/>
            </w:tcBorders>
            <w:shd w:val="clear" w:color="auto" w:fill="FFFFFF"/>
            <w:noWrap w:val="0"/>
            <w:vAlign w:val="center"/>
          </w:tcPr>
          <w:p w14:paraId="053287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87C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71134E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9D99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F82CA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343" w:type="pct"/>
            <w:gridSpan w:val="2"/>
            <w:vMerge w:val="continue"/>
            <w:tcBorders>
              <w:tl2br w:val="nil"/>
              <w:tr2bl w:val="nil"/>
            </w:tcBorders>
            <w:shd w:val="clear" w:color="auto" w:fill="FFFFFF"/>
            <w:noWrap w:val="0"/>
            <w:vAlign w:val="center"/>
          </w:tcPr>
          <w:p w14:paraId="1C9A2D7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A2B91E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D5E48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FE76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D644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68" w:hRule="atLeast"/>
        </w:trPr>
        <w:tc>
          <w:tcPr>
            <w:tcW w:w="343" w:type="pct"/>
            <w:gridSpan w:val="2"/>
            <w:vMerge w:val="continue"/>
            <w:tcBorders>
              <w:tl2br w:val="nil"/>
              <w:tr2bl w:val="nil"/>
            </w:tcBorders>
            <w:shd w:val="clear" w:color="auto" w:fill="FFFFFF"/>
            <w:noWrap w:val="0"/>
            <w:vAlign w:val="center"/>
          </w:tcPr>
          <w:p w14:paraId="7114BB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EF4766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3CAD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13310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CACF4E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2A92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821483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D3160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07954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C0DC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C0AF1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FB71D9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E263B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FED59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943CE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0AE01C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EE364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8E46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44BA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7F2FC7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33CB902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3B369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41E58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B3D5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3FA73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51A2E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468B3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B03EA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E819DC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F9047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ECFC2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A3D3B4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E7BF23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0AA19F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C7D442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248582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218A2F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DE5A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6BB731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CF863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53" w:hRule="atLeast"/>
        </w:trPr>
        <w:tc>
          <w:tcPr>
            <w:tcW w:w="343" w:type="pct"/>
            <w:gridSpan w:val="2"/>
            <w:vMerge w:val="continue"/>
            <w:tcBorders>
              <w:tl2br w:val="nil"/>
              <w:tr2bl w:val="nil"/>
            </w:tcBorders>
            <w:shd w:val="clear" w:color="auto" w:fill="FFFFFF"/>
            <w:noWrap w:val="0"/>
            <w:vAlign w:val="center"/>
          </w:tcPr>
          <w:p w14:paraId="0B03A4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A2B03D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E8B1AA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89D7F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A9839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507A207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3B761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4A32D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3722A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4E5C4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3E7D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BBE5D4A">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50CC8C34">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033CDA2">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r>
      <w:tr w14:paraId="65A5FEA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707" w:hRule="atLeast"/>
        </w:trPr>
        <w:tc>
          <w:tcPr>
            <w:tcW w:w="343" w:type="pct"/>
            <w:gridSpan w:val="2"/>
            <w:vMerge w:val="continue"/>
            <w:tcBorders>
              <w:tl2br w:val="nil"/>
              <w:tr2bl w:val="nil"/>
            </w:tcBorders>
            <w:shd w:val="clear" w:color="auto" w:fill="FFFFFF"/>
            <w:noWrap w:val="0"/>
            <w:vAlign w:val="center"/>
          </w:tcPr>
          <w:p w14:paraId="04CC421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0AD91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EFE631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349B8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5584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58" w:hRule="atLeast"/>
        </w:trPr>
        <w:tc>
          <w:tcPr>
            <w:tcW w:w="343" w:type="pct"/>
            <w:gridSpan w:val="2"/>
            <w:vMerge w:val="continue"/>
            <w:tcBorders>
              <w:tl2br w:val="nil"/>
              <w:tr2bl w:val="nil"/>
            </w:tcBorders>
            <w:shd w:val="clear" w:color="auto" w:fill="FFFFFF"/>
            <w:noWrap w:val="0"/>
            <w:vAlign w:val="center"/>
          </w:tcPr>
          <w:p w14:paraId="2BF94FB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CFEA7E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D952E0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FA52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DEC68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EBEA7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695EA3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30238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8B9DFE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CC0E44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16938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7042D6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BB6EB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4D07D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AF88E8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702E28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7CA521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2E050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0E2AECE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7EEB4C9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0C614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2E76C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4FC52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34BB36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E229C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654F99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AD3F36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6C846F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C2683D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FB50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15" w:hRule="atLeast"/>
        </w:trPr>
        <w:tc>
          <w:tcPr>
            <w:tcW w:w="343" w:type="pct"/>
            <w:gridSpan w:val="2"/>
            <w:vMerge w:val="restart"/>
            <w:tcBorders>
              <w:tl2br w:val="nil"/>
              <w:tr2bl w:val="nil"/>
            </w:tcBorders>
            <w:shd w:val="clear" w:color="auto" w:fill="FFFFFF"/>
            <w:noWrap w:val="0"/>
            <w:vAlign w:val="center"/>
          </w:tcPr>
          <w:p w14:paraId="3ABCC78A">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22</w:t>
            </w:r>
          </w:p>
        </w:tc>
        <w:tc>
          <w:tcPr>
            <w:tcW w:w="3402" w:type="pct"/>
            <w:gridSpan w:val="3"/>
            <w:tcBorders>
              <w:tl2br w:val="nil"/>
              <w:tr2bl w:val="nil"/>
            </w:tcBorders>
            <w:shd w:val="clear" w:color="auto" w:fill="FFFFFF"/>
            <w:noWrap w:val="0"/>
            <w:vAlign w:val="center"/>
          </w:tcPr>
          <w:p w14:paraId="725278A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2BF701C1">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0"/>
            <w:vAlign w:val="center"/>
          </w:tcPr>
          <w:p w14:paraId="4EF29722">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r>
      <w:tr w14:paraId="71B910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594" w:hRule="atLeast"/>
        </w:trPr>
        <w:tc>
          <w:tcPr>
            <w:tcW w:w="343" w:type="pct"/>
            <w:gridSpan w:val="2"/>
            <w:vMerge w:val="continue"/>
            <w:tcBorders>
              <w:tl2br w:val="nil"/>
              <w:tr2bl w:val="nil"/>
            </w:tcBorders>
            <w:shd w:val="clear" w:color="auto" w:fill="FFFFFF"/>
            <w:noWrap w:val="0"/>
            <w:vAlign w:val="center"/>
          </w:tcPr>
          <w:p w14:paraId="0EDC1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7EC83F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15F059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6C65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994C17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343" w:type="pct"/>
            <w:gridSpan w:val="2"/>
            <w:vMerge w:val="continue"/>
            <w:tcBorders>
              <w:tl2br w:val="nil"/>
              <w:tr2bl w:val="nil"/>
            </w:tcBorders>
            <w:shd w:val="clear" w:color="auto" w:fill="FFFFFF"/>
            <w:noWrap w:val="0"/>
            <w:vAlign w:val="center"/>
          </w:tcPr>
          <w:p w14:paraId="1C8A02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9A976A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00D7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F8F6A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E58FF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25" w:hRule="atLeast"/>
        </w:trPr>
        <w:tc>
          <w:tcPr>
            <w:tcW w:w="343" w:type="pct"/>
            <w:gridSpan w:val="2"/>
            <w:vMerge w:val="continue"/>
            <w:tcBorders>
              <w:tl2br w:val="nil"/>
              <w:tr2bl w:val="nil"/>
            </w:tcBorders>
            <w:shd w:val="clear" w:color="auto" w:fill="FFFFFF"/>
            <w:noWrap w:val="0"/>
            <w:vAlign w:val="center"/>
          </w:tcPr>
          <w:p w14:paraId="1B1DD52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7B6A0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1C43C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00ECC6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3DF8049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3213BC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DED28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DE1E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CABACF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7996F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66E129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DDF0C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183CF2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15C663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6417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55" w:hRule="atLeast"/>
        </w:trPr>
        <w:tc>
          <w:tcPr>
            <w:tcW w:w="343" w:type="pct"/>
            <w:gridSpan w:val="2"/>
            <w:vMerge w:val="continue"/>
            <w:tcBorders>
              <w:tl2br w:val="nil"/>
              <w:tr2bl w:val="nil"/>
            </w:tcBorders>
            <w:shd w:val="clear" w:color="auto" w:fill="FFFFFF"/>
            <w:noWrap w:val="0"/>
            <w:vAlign w:val="center"/>
          </w:tcPr>
          <w:p w14:paraId="77AAA8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C0242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DD0185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786D4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0C40C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ACE02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0285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CEC93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40923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E7A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3" w:hRule="atLeast"/>
        </w:trPr>
        <w:tc>
          <w:tcPr>
            <w:tcW w:w="343" w:type="pct"/>
            <w:gridSpan w:val="2"/>
            <w:vMerge w:val="continue"/>
            <w:tcBorders>
              <w:tl2br w:val="nil"/>
              <w:tr2bl w:val="nil"/>
            </w:tcBorders>
            <w:shd w:val="clear" w:color="auto" w:fill="FFFFFF"/>
            <w:noWrap w:val="0"/>
            <w:vAlign w:val="center"/>
          </w:tcPr>
          <w:p w14:paraId="0AF5BBE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9C70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1B2EE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7DD09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26CCAC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6" w:hRule="atLeast"/>
        </w:trPr>
        <w:tc>
          <w:tcPr>
            <w:tcW w:w="343" w:type="pct"/>
            <w:gridSpan w:val="2"/>
            <w:vMerge w:val="continue"/>
            <w:tcBorders>
              <w:tl2br w:val="nil"/>
              <w:tr2bl w:val="nil"/>
            </w:tcBorders>
            <w:shd w:val="clear" w:color="auto" w:fill="FFFFFF"/>
            <w:noWrap w:val="0"/>
            <w:vAlign w:val="center"/>
          </w:tcPr>
          <w:p w14:paraId="1AE872E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274C8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907E4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D4325B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BB5704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24" w:hRule="atLeast"/>
        </w:trPr>
        <w:tc>
          <w:tcPr>
            <w:tcW w:w="343" w:type="pct"/>
            <w:gridSpan w:val="2"/>
            <w:vMerge w:val="continue"/>
            <w:tcBorders>
              <w:tl2br w:val="nil"/>
              <w:tr2bl w:val="nil"/>
            </w:tcBorders>
            <w:shd w:val="clear" w:color="auto" w:fill="FFFFFF"/>
            <w:noWrap w:val="0"/>
            <w:vAlign w:val="center"/>
          </w:tcPr>
          <w:p w14:paraId="3DAC70E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954E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299903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8F4D5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02A44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E7090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51B51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AC3FC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442E7D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5D107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48474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8CCDF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434D8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6C453B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93F6D6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26D2E8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24E9AF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E32EC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74382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C73BF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2C758F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39DFA8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598D5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2D527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3E3C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5FBC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99ACDA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A1F4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13B84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32A38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AADDB0">
            <w:pPr>
              <w:jc w:val="center"/>
              <w:rPr>
                <w:rFonts w:hint="eastAsia" w:ascii="仿宋" w:hAnsi="仿宋" w:eastAsia="仿宋" w:cs="仿宋"/>
                <w:i w:val="0"/>
                <w:iCs w:val="0"/>
                <w:color w:val="000000"/>
                <w:sz w:val="21"/>
                <w:szCs w:val="21"/>
                <w:u w:val="none"/>
                <w:lang w:val="en-US" w:eastAsia="zh-CN"/>
              </w:rPr>
            </w:pPr>
          </w:p>
        </w:tc>
        <w:tc>
          <w:tcPr>
            <w:tcW w:w="3402" w:type="pct"/>
            <w:gridSpan w:val="3"/>
            <w:tcBorders>
              <w:tl2br w:val="nil"/>
              <w:tr2bl w:val="nil"/>
            </w:tcBorders>
            <w:shd w:val="clear" w:color="auto" w:fill="FFFFFF"/>
            <w:noWrap w:val="0"/>
            <w:vAlign w:val="center"/>
          </w:tcPr>
          <w:p w14:paraId="3CAEE24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19AB086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c>
          <w:tcPr>
            <w:tcW w:w="549" w:type="pct"/>
            <w:tcBorders>
              <w:tl2br w:val="nil"/>
              <w:tr2bl w:val="nil"/>
            </w:tcBorders>
            <w:shd w:val="clear" w:color="auto" w:fill="FFFFFF"/>
            <w:noWrap w:val="0"/>
            <w:vAlign w:val="center"/>
          </w:tcPr>
          <w:p w14:paraId="29C854E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r>
      <w:tr w14:paraId="4B2C20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781F4C7">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91D11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3D92D3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D87D327">
            <w:pPr>
              <w:jc w:val="left"/>
              <w:rPr>
                <w:rFonts w:hint="eastAsia" w:ascii="仿宋" w:hAnsi="仿宋" w:eastAsia="仿宋" w:cs="仿宋"/>
                <w:i w:val="0"/>
                <w:iCs w:val="0"/>
                <w:color w:val="000000"/>
                <w:sz w:val="21"/>
                <w:szCs w:val="21"/>
                <w:u w:val="none"/>
              </w:rPr>
            </w:pPr>
          </w:p>
        </w:tc>
      </w:tr>
      <w:tr w14:paraId="690C991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8B53F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60F058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04D4A9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6CA95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AC0C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ACA42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1C349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582CFD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5B31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42044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D54A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F57D0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A5535D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6BB98B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FEAC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106C7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126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F011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5F941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49805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2B98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449B80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304427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06770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2D8CE2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0A4B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0C42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B0AD3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F53C15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3DFC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3418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D50DBF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8D6D1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C8C69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B09D88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2DCD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0469C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E9B0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2553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B9784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B6BE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12389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1F4CE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238E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6F08A9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25B3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9A5F0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43B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2BC47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BC1BC5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8F89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20DC1A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F706DB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94D69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C810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07E5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355F02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8DF8C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7783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46310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48457E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F1B000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987FD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46FE8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9F0C9B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BF1F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0BCCDB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287F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C8236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41988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01A0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B8CA94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D67C5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32A36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2486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D40FB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EBC907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1444A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E8E1D0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F181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C793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56BF87B">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945B7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602B7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0EC3A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44B9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98ECA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D4F7A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0B31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50BA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3075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2D0D8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E1091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C2718D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8C215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6170B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62A67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ign w:val="center"/>
          </w:tcPr>
          <w:p w14:paraId="32D005A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1B3355C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6C0D8A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78D2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E69C9C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40ED4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1E3C5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D230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343" w:type="pct"/>
            <w:gridSpan w:val="2"/>
            <w:vMerge w:val="continue"/>
            <w:tcBorders>
              <w:tl2br w:val="nil"/>
              <w:tr2bl w:val="nil"/>
            </w:tcBorders>
            <w:shd w:val="clear" w:color="auto" w:fill="FFFFFF"/>
            <w:noWrap w:val="0"/>
            <w:vAlign w:val="center"/>
          </w:tcPr>
          <w:p w14:paraId="4894290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353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3192B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E939D2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A09C3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1" w:hRule="atLeast"/>
        </w:trPr>
        <w:tc>
          <w:tcPr>
            <w:tcW w:w="343" w:type="pct"/>
            <w:gridSpan w:val="2"/>
            <w:vMerge w:val="continue"/>
            <w:tcBorders>
              <w:tl2br w:val="nil"/>
              <w:tr2bl w:val="nil"/>
            </w:tcBorders>
            <w:shd w:val="clear" w:color="auto" w:fill="FFFFFF"/>
            <w:noWrap w:val="0"/>
            <w:vAlign w:val="center"/>
          </w:tcPr>
          <w:p w14:paraId="23EFB15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D5807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6F70EB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2F815B0">
            <w:pPr>
              <w:jc w:val="left"/>
              <w:rPr>
                <w:rFonts w:hint="eastAsia" w:ascii="仿宋" w:hAnsi="仿宋" w:eastAsia="仿宋" w:cs="仿宋"/>
                <w:i w:val="0"/>
                <w:iCs w:val="0"/>
                <w:color w:val="000000"/>
                <w:sz w:val="21"/>
                <w:szCs w:val="21"/>
                <w:u w:val="none"/>
              </w:rPr>
            </w:pPr>
          </w:p>
        </w:tc>
      </w:tr>
      <w:tr w14:paraId="4AA4FA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4F1A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FAD950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EBBA39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4A8298E">
            <w:pPr>
              <w:jc w:val="left"/>
              <w:rPr>
                <w:rFonts w:hint="eastAsia" w:ascii="仿宋" w:hAnsi="仿宋" w:eastAsia="仿宋" w:cs="仿宋"/>
                <w:i w:val="0"/>
                <w:iCs w:val="0"/>
                <w:color w:val="000000"/>
                <w:sz w:val="21"/>
                <w:szCs w:val="21"/>
                <w:u w:val="none"/>
              </w:rPr>
            </w:pPr>
          </w:p>
        </w:tc>
      </w:tr>
      <w:tr w14:paraId="55D4F7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0" w:hRule="atLeast"/>
        </w:trPr>
        <w:tc>
          <w:tcPr>
            <w:tcW w:w="343" w:type="pct"/>
            <w:gridSpan w:val="2"/>
            <w:vMerge w:val="continue"/>
            <w:tcBorders>
              <w:tl2br w:val="nil"/>
              <w:tr2bl w:val="nil"/>
            </w:tcBorders>
            <w:shd w:val="clear" w:color="auto" w:fill="FFFFFF"/>
            <w:noWrap w:val="0"/>
            <w:vAlign w:val="center"/>
          </w:tcPr>
          <w:p w14:paraId="248581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BDC4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B26015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A658CC8">
            <w:pPr>
              <w:jc w:val="left"/>
              <w:rPr>
                <w:rFonts w:hint="eastAsia" w:ascii="仿宋" w:hAnsi="仿宋" w:eastAsia="仿宋" w:cs="仿宋"/>
                <w:i w:val="0"/>
                <w:iCs w:val="0"/>
                <w:color w:val="000000"/>
                <w:sz w:val="21"/>
                <w:szCs w:val="21"/>
                <w:u w:val="none"/>
              </w:rPr>
            </w:pPr>
          </w:p>
        </w:tc>
      </w:tr>
      <w:tr w14:paraId="6E057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4B6636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F6290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88B13A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32359C">
            <w:pPr>
              <w:jc w:val="left"/>
              <w:rPr>
                <w:rFonts w:hint="eastAsia" w:ascii="仿宋" w:hAnsi="仿宋" w:eastAsia="仿宋" w:cs="仿宋"/>
                <w:i w:val="0"/>
                <w:iCs w:val="0"/>
                <w:color w:val="000000"/>
                <w:sz w:val="21"/>
                <w:szCs w:val="21"/>
                <w:u w:val="none"/>
              </w:rPr>
            </w:pPr>
          </w:p>
        </w:tc>
      </w:tr>
      <w:tr w14:paraId="30CF7D6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57558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B587F0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372FB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DAED469">
            <w:pPr>
              <w:jc w:val="left"/>
              <w:rPr>
                <w:rFonts w:hint="eastAsia" w:ascii="仿宋" w:hAnsi="仿宋" w:eastAsia="仿宋" w:cs="仿宋"/>
                <w:i w:val="0"/>
                <w:iCs w:val="0"/>
                <w:color w:val="000000"/>
                <w:sz w:val="21"/>
                <w:szCs w:val="21"/>
                <w:u w:val="none"/>
              </w:rPr>
            </w:pPr>
          </w:p>
        </w:tc>
      </w:tr>
      <w:tr w14:paraId="5380B67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7D61B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8CDDB3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17092B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1BE046C">
            <w:pPr>
              <w:jc w:val="left"/>
              <w:rPr>
                <w:rFonts w:hint="eastAsia" w:ascii="仿宋" w:hAnsi="仿宋" w:eastAsia="仿宋" w:cs="仿宋"/>
                <w:i w:val="0"/>
                <w:iCs w:val="0"/>
                <w:color w:val="000000"/>
                <w:sz w:val="21"/>
                <w:szCs w:val="21"/>
                <w:u w:val="none"/>
              </w:rPr>
            </w:pPr>
          </w:p>
        </w:tc>
      </w:tr>
      <w:tr w14:paraId="1AC0D9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DC248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E0A8CF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12FACB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B151729">
            <w:pPr>
              <w:jc w:val="left"/>
              <w:rPr>
                <w:rFonts w:hint="eastAsia" w:ascii="仿宋" w:hAnsi="仿宋" w:eastAsia="仿宋" w:cs="仿宋"/>
                <w:i w:val="0"/>
                <w:iCs w:val="0"/>
                <w:color w:val="000000"/>
                <w:sz w:val="21"/>
                <w:szCs w:val="21"/>
                <w:u w:val="none"/>
                <w:lang w:val="en-US" w:eastAsia="zh-CN"/>
              </w:rPr>
            </w:pPr>
          </w:p>
        </w:tc>
      </w:tr>
      <w:tr w14:paraId="171A9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837AA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5943B0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541C29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3E76EB89">
            <w:pPr>
              <w:jc w:val="left"/>
              <w:rPr>
                <w:rFonts w:hint="eastAsia" w:ascii="仿宋" w:hAnsi="仿宋" w:eastAsia="仿宋" w:cs="仿宋"/>
                <w:i w:val="0"/>
                <w:iCs w:val="0"/>
                <w:color w:val="000000"/>
                <w:sz w:val="21"/>
                <w:szCs w:val="21"/>
                <w:u w:val="none"/>
                <w:lang w:val="en-US" w:eastAsia="zh-CN"/>
              </w:rPr>
            </w:pPr>
          </w:p>
        </w:tc>
      </w:tr>
      <w:tr w14:paraId="57E20D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C4245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C81C9E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22A1FE0">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80BE77B">
            <w:pPr>
              <w:jc w:val="left"/>
              <w:rPr>
                <w:rFonts w:hint="eastAsia" w:ascii="仿宋" w:hAnsi="仿宋" w:eastAsia="仿宋" w:cs="仿宋"/>
                <w:i w:val="0"/>
                <w:iCs w:val="0"/>
                <w:color w:val="000000"/>
                <w:sz w:val="21"/>
                <w:szCs w:val="21"/>
                <w:u w:val="none"/>
                <w:lang w:val="en-US" w:eastAsia="zh-CN"/>
              </w:rPr>
            </w:pPr>
          </w:p>
        </w:tc>
      </w:tr>
      <w:tr w14:paraId="3D620F1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325E0E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B39EA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09580A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FC3C03C">
            <w:pPr>
              <w:jc w:val="left"/>
              <w:rPr>
                <w:rFonts w:hint="eastAsia" w:ascii="仿宋" w:hAnsi="仿宋" w:eastAsia="仿宋" w:cs="仿宋"/>
                <w:i w:val="0"/>
                <w:iCs w:val="0"/>
                <w:color w:val="000000"/>
                <w:sz w:val="21"/>
                <w:szCs w:val="21"/>
                <w:u w:val="none"/>
                <w:lang w:val="en-US" w:eastAsia="zh-CN"/>
              </w:rPr>
            </w:pPr>
          </w:p>
        </w:tc>
      </w:tr>
      <w:tr w14:paraId="07E4586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34E1C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C6A6C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74A0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63BDA22">
            <w:pPr>
              <w:jc w:val="left"/>
              <w:rPr>
                <w:rFonts w:hint="eastAsia" w:ascii="仿宋" w:hAnsi="仿宋" w:eastAsia="仿宋" w:cs="仿宋"/>
                <w:i w:val="0"/>
                <w:iCs w:val="0"/>
                <w:color w:val="000000"/>
                <w:sz w:val="21"/>
                <w:szCs w:val="21"/>
                <w:u w:val="none"/>
                <w:lang w:val="en-US" w:eastAsia="zh-CN"/>
              </w:rPr>
            </w:pPr>
          </w:p>
        </w:tc>
      </w:tr>
      <w:tr w14:paraId="42FE70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05763A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A84573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4F33E89">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4B432B29">
            <w:pPr>
              <w:jc w:val="left"/>
              <w:rPr>
                <w:rFonts w:hint="eastAsia" w:ascii="仿宋" w:hAnsi="仿宋" w:eastAsia="仿宋" w:cs="仿宋"/>
                <w:i w:val="0"/>
                <w:iCs w:val="0"/>
                <w:color w:val="000000"/>
                <w:sz w:val="21"/>
                <w:szCs w:val="21"/>
                <w:u w:val="none"/>
                <w:lang w:val="en-US" w:eastAsia="zh-CN"/>
              </w:rPr>
            </w:pPr>
          </w:p>
        </w:tc>
      </w:tr>
      <w:tr w14:paraId="174571F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6BE6E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6EC1AA4">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77F89F7">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A2C2030">
            <w:pPr>
              <w:jc w:val="left"/>
              <w:rPr>
                <w:rFonts w:hint="eastAsia" w:ascii="仿宋" w:hAnsi="仿宋" w:eastAsia="仿宋" w:cs="仿宋"/>
                <w:i w:val="0"/>
                <w:iCs w:val="0"/>
                <w:color w:val="000000"/>
                <w:sz w:val="21"/>
                <w:szCs w:val="21"/>
                <w:u w:val="none"/>
                <w:lang w:val="en-US" w:eastAsia="zh-CN"/>
              </w:rPr>
            </w:pPr>
          </w:p>
        </w:tc>
      </w:tr>
      <w:tr w14:paraId="324BC76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277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AB2879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68D3E42">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6D920DCD">
            <w:pPr>
              <w:jc w:val="left"/>
              <w:rPr>
                <w:rFonts w:hint="eastAsia" w:ascii="仿宋" w:hAnsi="仿宋" w:eastAsia="仿宋" w:cs="仿宋"/>
                <w:i w:val="0"/>
                <w:iCs w:val="0"/>
                <w:color w:val="000000"/>
                <w:sz w:val="21"/>
                <w:szCs w:val="21"/>
                <w:u w:val="none"/>
                <w:lang w:val="en-US" w:eastAsia="zh-CN"/>
              </w:rPr>
            </w:pPr>
          </w:p>
        </w:tc>
      </w:tr>
      <w:tr w14:paraId="527AD8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42D4AF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57496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F42101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22F02FEA">
            <w:pPr>
              <w:jc w:val="left"/>
              <w:rPr>
                <w:rFonts w:hint="eastAsia" w:ascii="仿宋" w:hAnsi="仿宋" w:eastAsia="仿宋" w:cs="仿宋"/>
                <w:i w:val="0"/>
                <w:iCs w:val="0"/>
                <w:color w:val="000000"/>
                <w:sz w:val="21"/>
                <w:szCs w:val="21"/>
                <w:u w:val="none"/>
                <w:lang w:val="en-US" w:eastAsia="zh-CN"/>
              </w:rPr>
            </w:pPr>
          </w:p>
        </w:tc>
      </w:tr>
      <w:tr w14:paraId="6F9DE4E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07" w:hRule="atLeast"/>
        </w:trPr>
        <w:tc>
          <w:tcPr>
            <w:tcW w:w="343" w:type="pct"/>
            <w:gridSpan w:val="2"/>
            <w:vMerge w:val="continue"/>
            <w:tcBorders>
              <w:tl2br w:val="nil"/>
              <w:tr2bl w:val="nil"/>
            </w:tcBorders>
            <w:shd w:val="clear" w:color="auto" w:fill="FFFFFF"/>
            <w:noWrap w:val="0"/>
            <w:vAlign w:val="center"/>
          </w:tcPr>
          <w:p w14:paraId="13EE53C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002C2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10EF80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3CDD97">
            <w:pPr>
              <w:jc w:val="left"/>
              <w:rPr>
                <w:rFonts w:hint="eastAsia" w:ascii="仿宋" w:hAnsi="仿宋" w:eastAsia="仿宋" w:cs="仿宋"/>
                <w:i w:val="0"/>
                <w:iCs w:val="0"/>
                <w:color w:val="000000"/>
                <w:sz w:val="21"/>
                <w:szCs w:val="21"/>
                <w:u w:val="none"/>
              </w:rPr>
            </w:pPr>
          </w:p>
        </w:tc>
      </w:tr>
      <w:tr w14:paraId="60F9FDC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81" w:hRule="atLeast"/>
        </w:trPr>
        <w:tc>
          <w:tcPr>
            <w:tcW w:w="343" w:type="pct"/>
            <w:gridSpan w:val="2"/>
            <w:vMerge w:val="continue"/>
            <w:tcBorders>
              <w:tl2br w:val="nil"/>
              <w:tr2bl w:val="nil"/>
            </w:tcBorders>
            <w:shd w:val="clear" w:color="auto" w:fill="FFFFFF"/>
            <w:noWrap w:val="0"/>
            <w:vAlign w:val="center"/>
          </w:tcPr>
          <w:p w14:paraId="07FD0A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63F6A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1DB3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5E212">
            <w:pPr>
              <w:jc w:val="left"/>
              <w:rPr>
                <w:rFonts w:hint="eastAsia" w:ascii="仿宋" w:hAnsi="仿宋" w:eastAsia="仿宋" w:cs="仿宋"/>
                <w:i w:val="0"/>
                <w:iCs w:val="0"/>
                <w:color w:val="000000"/>
                <w:sz w:val="21"/>
                <w:szCs w:val="21"/>
                <w:u w:val="none"/>
              </w:rPr>
            </w:pPr>
          </w:p>
        </w:tc>
      </w:tr>
      <w:tr w14:paraId="5F573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BDAE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B2100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F4F510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FDEE2C">
            <w:pPr>
              <w:jc w:val="left"/>
              <w:rPr>
                <w:rFonts w:hint="eastAsia" w:ascii="仿宋" w:hAnsi="仿宋" w:eastAsia="仿宋" w:cs="仿宋"/>
                <w:i w:val="0"/>
                <w:iCs w:val="0"/>
                <w:color w:val="000000"/>
                <w:sz w:val="21"/>
                <w:szCs w:val="21"/>
                <w:u w:val="none"/>
              </w:rPr>
            </w:pPr>
          </w:p>
        </w:tc>
      </w:tr>
      <w:tr w14:paraId="02C89C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C3745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132413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ACFC76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C7C894">
            <w:pPr>
              <w:jc w:val="left"/>
              <w:rPr>
                <w:rFonts w:hint="eastAsia" w:ascii="仿宋" w:hAnsi="仿宋" w:eastAsia="仿宋" w:cs="仿宋"/>
                <w:i w:val="0"/>
                <w:iCs w:val="0"/>
                <w:color w:val="000000"/>
                <w:sz w:val="21"/>
                <w:szCs w:val="21"/>
                <w:u w:val="none"/>
              </w:rPr>
            </w:pPr>
          </w:p>
        </w:tc>
      </w:tr>
      <w:tr w14:paraId="0DA06E0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1F8EC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902F27B">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59EDA3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6087151">
            <w:pPr>
              <w:jc w:val="left"/>
              <w:rPr>
                <w:rFonts w:hint="eastAsia" w:ascii="仿宋" w:hAnsi="仿宋" w:eastAsia="仿宋" w:cs="仿宋"/>
                <w:i w:val="0"/>
                <w:iCs w:val="0"/>
                <w:color w:val="000000"/>
                <w:sz w:val="21"/>
                <w:szCs w:val="21"/>
                <w:u w:val="none"/>
              </w:rPr>
            </w:pPr>
          </w:p>
        </w:tc>
      </w:tr>
      <w:tr w14:paraId="101790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FA22B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A521C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9D6A3D7">
            <w:pPr>
              <w:jc w:val="left"/>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7EC9B82B">
            <w:pPr>
              <w:jc w:val="left"/>
              <w:rPr>
                <w:rFonts w:hint="eastAsia" w:ascii="仿宋" w:hAnsi="仿宋" w:eastAsia="仿宋" w:cs="仿宋"/>
                <w:i w:val="0"/>
                <w:iCs w:val="0"/>
                <w:color w:val="000000"/>
                <w:sz w:val="21"/>
                <w:szCs w:val="21"/>
                <w:u w:val="none"/>
                <w:lang w:eastAsia="zh-CN"/>
              </w:rPr>
            </w:pPr>
          </w:p>
        </w:tc>
      </w:tr>
      <w:tr w14:paraId="7A15A4B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587FD5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32E521">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F05C58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8FADCE8">
            <w:pPr>
              <w:jc w:val="left"/>
              <w:rPr>
                <w:rFonts w:hint="eastAsia" w:ascii="仿宋" w:hAnsi="仿宋" w:eastAsia="仿宋" w:cs="仿宋"/>
                <w:i w:val="0"/>
                <w:iCs w:val="0"/>
                <w:color w:val="000000"/>
                <w:sz w:val="21"/>
                <w:szCs w:val="21"/>
                <w:u w:val="none"/>
              </w:rPr>
            </w:pPr>
          </w:p>
        </w:tc>
      </w:tr>
      <w:tr w14:paraId="1D4FE03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050AF5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16D43E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4E219B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8740DEB">
            <w:pPr>
              <w:jc w:val="left"/>
              <w:rPr>
                <w:rFonts w:hint="eastAsia" w:ascii="仿宋" w:hAnsi="仿宋" w:eastAsia="仿宋" w:cs="仿宋"/>
                <w:i w:val="0"/>
                <w:iCs w:val="0"/>
                <w:color w:val="000000"/>
                <w:sz w:val="21"/>
                <w:szCs w:val="21"/>
                <w:u w:val="none"/>
              </w:rPr>
            </w:pPr>
          </w:p>
        </w:tc>
      </w:tr>
      <w:tr w14:paraId="0351E7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D9F516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3D88D38">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2C30D5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1BF5E9">
            <w:pPr>
              <w:jc w:val="left"/>
              <w:rPr>
                <w:rFonts w:hint="eastAsia" w:ascii="仿宋" w:hAnsi="仿宋" w:eastAsia="仿宋" w:cs="仿宋"/>
                <w:i w:val="0"/>
                <w:iCs w:val="0"/>
                <w:color w:val="000000"/>
                <w:sz w:val="21"/>
                <w:szCs w:val="21"/>
                <w:u w:val="none"/>
              </w:rPr>
            </w:pPr>
          </w:p>
        </w:tc>
      </w:tr>
      <w:tr w14:paraId="13B351E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restart"/>
            <w:tcBorders>
              <w:tl2br w:val="nil"/>
              <w:tr2bl w:val="nil"/>
            </w:tcBorders>
            <w:shd w:val="clear" w:color="auto" w:fill="FFFFFF"/>
            <w:noWrap w:val="0"/>
            <w:vAlign w:val="center"/>
          </w:tcPr>
          <w:p w14:paraId="057595AB">
            <w:pPr>
              <w:numPr>
                <w:ilvl w:val="0"/>
                <w:numId w:val="0"/>
              </w:numPr>
              <w:ind w:leftChars="0"/>
              <w:jc w:val="center"/>
              <w:rPr>
                <w:rFonts w:hint="eastAsia"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3</w:t>
            </w:r>
          </w:p>
        </w:tc>
        <w:tc>
          <w:tcPr>
            <w:tcW w:w="3402" w:type="pct"/>
            <w:gridSpan w:val="3"/>
            <w:tcBorders>
              <w:tl2br w:val="nil"/>
              <w:tr2bl w:val="nil"/>
            </w:tcBorders>
            <w:shd w:val="clear" w:color="auto" w:fill="FFFFFF"/>
            <w:noWrap/>
            <w:vAlign w:val="center"/>
          </w:tcPr>
          <w:p w14:paraId="15E212B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EF5AC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3525F63">
            <w:pPr>
              <w:jc w:val="left"/>
              <w:rPr>
                <w:rFonts w:hint="eastAsia" w:ascii="仿宋" w:hAnsi="仿宋" w:eastAsia="仿宋" w:cs="仿宋"/>
                <w:i w:val="0"/>
                <w:iCs w:val="0"/>
                <w:color w:val="000000"/>
                <w:sz w:val="21"/>
                <w:szCs w:val="21"/>
                <w:u w:val="none"/>
              </w:rPr>
            </w:pPr>
          </w:p>
        </w:tc>
      </w:tr>
      <w:tr w14:paraId="7083BB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151EA1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F0A4E17">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52A1AA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9380628">
            <w:pPr>
              <w:jc w:val="left"/>
              <w:rPr>
                <w:rFonts w:hint="eastAsia" w:ascii="仿宋" w:hAnsi="仿宋" w:eastAsia="仿宋" w:cs="仿宋"/>
                <w:i w:val="0"/>
                <w:iCs w:val="0"/>
                <w:color w:val="000000"/>
                <w:sz w:val="21"/>
                <w:szCs w:val="21"/>
                <w:u w:val="none"/>
              </w:rPr>
            </w:pPr>
          </w:p>
        </w:tc>
      </w:tr>
      <w:tr w14:paraId="127CFF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EA52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96BF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686D03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C4EC37">
            <w:pPr>
              <w:jc w:val="left"/>
              <w:rPr>
                <w:rFonts w:hint="eastAsia" w:ascii="仿宋" w:hAnsi="仿宋" w:eastAsia="仿宋" w:cs="仿宋"/>
                <w:i w:val="0"/>
                <w:iCs w:val="0"/>
                <w:color w:val="000000"/>
                <w:sz w:val="21"/>
                <w:szCs w:val="21"/>
                <w:u w:val="none"/>
              </w:rPr>
            </w:pPr>
          </w:p>
        </w:tc>
      </w:tr>
      <w:tr w14:paraId="2564D6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1C01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57E48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A8B99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A07BD39">
            <w:pPr>
              <w:jc w:val="left"/>
              <w:rPr>
                <w:rFonts w:hint="eastAsia" w:ascii="仿宋" w:hAnsi="仿宋" w:eastAsia="仿宋" w:cs="仿宋"/>
                <w:i w:val="0"/>
                <w:iCs w:val="0"/>
                <w:color w:val="000000"/>
                <w:sz w:val="21"/>
                <w:szCs w:val="21"/>
                <w:u w:val="none"/>
              </w:rPr>
            </w:pPr>
          </w:p>
        </w:tc>
      </w:tr>
      <w:tr w14:paraId="20A09F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88E2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6446F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8D55BD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922FBE4">
            <w:pPr>
              <w:jc w:val="left"/>
              <w:rPr>
                <w:rFonts w:hint="eastAsia" w:ascii="仿宋" w:hAnsi="仿宋" w:eastAsia="仿宋" w:cs="仿宋"/>
                <w:i w:val="0"/>
                <w:iCs w:val="0"/>
                <w:color w:val="000000"/>
                <w:sz w:val="21"/>
                <w:szCs w:val="21"/>
                <w:u w:val="none"/>
              </w:rPr>
            </w:pPr>
          </w:p>
        </w:tc>
      </w:tr>
      <w:tr w14:paraId="419640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F39B7C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A04E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AEC84F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7B735E">
            <w:pPr>
              <w:jc w:val="left"/>
              <w:rPr>
                <w:rFonts w:hint="eastAsia" w:ascii="仿宋" w:hAnsi="仿宋" w:eastAsia="仿宋" w:cs="仿宋"/>
                <w:i w:val="0"/>
                <w:iCs w:val="0"/>
                <w:color w:val="000000"/>
                <w:sz w:val="21"/>
                <w:szCs w:val="21"/>
                <w:u w:val="none"/>
              </w:rPr>
            </w:pPr>
          </w:p>
        </w:tc>
      </w:tr>
      <w:tr w14:paraId="09E60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2953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E388B2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11B204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A42AFB8">
            <w:pPr>
              <w:jc w:val="left"/>
              <w:rPr>
                <w:rFonts w:hint="eastAsia" w:ascii="仿宋" w:hAnsi="仿宋" w:eastAsia="仿宋" w:cs="仿宋"/>
                <w:i w:val="0"/>
                <w:iCs w:val="0"/>
                <w:color w:val="000000"/>
                <w:sz w:val="21"/>
                <w:szCs w:val="21"/>
                <w:u w:val="none"/>
              </w:rPr>
            </w:pPr>
          </w:p>
        </w:tc>
      </w:tr>
      <w:tr w14:paraId="0DC825A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91FF9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76055A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99596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17DF8EA">
            <w:pPr>
              <w:jc w:val="left"/>
              <w:rPr>
                <w:rFonts w:hint="eastAsia" w:ascii="仿宋" w:hAnsi="仿宋" w:eastAsia="仿宋" w:cs="仿宋"/>
                <w:i w:val="0"/>
                <w:iCs w:val="0"/>
                <w:color w:val="000000"/>
                <w:sz w:val="21"/>
                <w:szCs w:val="21"/>
                <w:u w:val="none"/>
              </w:rPr>
            </w:pPr>
          </w:p>
        </w:tc>
      </w:tr>
      <w:tr w14:paraId="3CAF1F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D022DB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06E28E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2E0C8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2C5F68">
            <w:pPr>
              <w:jc w:val="left"/>
              <w:rPr>
                <w:rFonts w:hint="eastAsia" w:ascii="仿宋" w:hAnsi="仿宋" w:eastAsia="仿宋" w:cs="仿宋"/>
                <w:i w:val="0"/>
                <w:iCs w:val="0"/>
                <w:color w:val="000000"/>
                <w:sz w:val="21"/>
                <w:szCs w:val="21"/>
                <w:u w:val="none"/>
              </w:rPr>
            </w:pPr>
          </w:p>
        </w:tc>
      </w:tr>
      <w:tr w14:paraId="2B15E1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892A5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741A0B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CAE1F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BB0B11C">
            <w:pPr>
              <w:jc w:val="left"/>
              <w:rPr>
                <w:rFonts w:hint="eastAsia" w:ascii="仿宋" w:hAnsi="仿宋" w:eastAsia="仿宋" w:cs="仿宋"/>
                <w:i w:val="0"/>
                <w:iCs w:val="0"/>
                <w:color w:val="000000"/>
                <w:sz w:val="21"/>
                <w:szCs w:val="21"/>
                <w:u w:val="none"/>
              </w:rPr>
            </w:pPr>
          </w:p>
        </w:tc>
      </w:tr>
      <w:tr w14:paraId="4314EC3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07D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86312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B43A28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E068D9D">
            <w:pPr>
              <w:jc w:val="left"/>
              <w:rPr>
                <w:rFonts w:hint="eastAsia" w:ascii="仿宋" w:hAnsi="仿宋" w:eastAsia="仿宋" w:cs="仿宋"/>
                <w:i w:val="0"/>
                <w:iCs w:val="0"/>
                <w:color w:val="000000"/>
                <w:sz w:val="21"/>
                <w:szCs w:val="21"/>
                <w:u w:val="none"/>
              </w:rPr>
            </w:pPr>
          </w:p>
        </w:tc>
      </w:tr>
      <w:tr w14:paraId="47FD19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5FE7E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C7D9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6EAD23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54D6002">
            <w:pPr>
              <w:jc w:val="left"/>
              <w:rPr>
                <w:rFonts w:hint="eastAsia" w:ascii="仿宋" w:hAnsi="仿宋" w:eastAsia="仿宋" w:cs="仿宋"/>
                <w:i w:val="0"/>
                <w:iCs w:val="0"/>
                <w:color w:val="000000"/>
                <w:sz w:val="21"/>
                <w:szCs w:val="21"/>
                <w:u w:val="none"/>
              </w:rPr>
            </w:pPr>
          </w:p>
        </w:tc>
      </w:tr>
      <w:tr w14:paraId="1CDA1D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E4F4C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B10B9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E418D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FE74FE">
            <w:pPr>
              <w:jc w:val="left"/>
              <w:rPr>
                <w:rFonts w:hint="eastAsia" w:ascii="仿宋" w:hAnsi="仿宋" w:eastAsia="仿宋" w:cs="仿宋"/>
                <w:i w:val="0"/>
                <w:iCs w:val="0"/>
                <w:color w:val="000000"/>
                <w:sz w:val="21"/>
                <w:szCs w:val="21"/>
                <w:u w:val="none"/>
              </w:rPr>
            </w:pPr>
          </w:p>
        </w:tc>
      </w:tr>
      <w:tr w14:paraId="3D893BB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075E18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CC1F80D">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038A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3963445">
            <w:pPr>
              <w:jc w:val="left"/>
              <w:rPr>
                <w:rFonts w:hint="eastAsia" w:ascii="仿宋" w:hAnsi="仿宋" w:eastAsia="仿宋" w:cs="仿宋"/>
                <w:i w:val="0"/>
                <w:iCs w:val="0"/>
                <w:color w:val="000000"/>
                <w:sz w:val="21"/>
                <w:szCs w:val="21"/>
                <w:u w:val="none"/>
              </w:rPr>
            </w:pPr>
          </w:p>
        </w:tc>
      </w:tr>
      <w:tr w14:paraId="52FB3B6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DB2123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E2509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729DF2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9AD7D1">
            <w:pPr>
              <w:jc w:val="left"/>
              <w:rPr>
                <w:rFonts w:hint="eastAsia" w:ascii="仿宋" w:hAnsi="仿宋" w:eastAsia="仿宋" w:cs="仿宋"/>
                <w:i w:val="0"/>
                <w:iCs w:val="0"/>
                <w:color w:val="000000"/>
                <w:sz w:val="21"/>
                <w:szCs w:val="21"/>
                <w:u w:val="none"/>
              </w:rPr>
            </w:pPr>
          </w:p>
        </w:tc>
      </w:tr>
      <w:tr w14:paraId="15174D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5A33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E44241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9304A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A50460">
            <w:pPr>
              <w:jc w:val="left"/>
              <w:rPr>
                <w:rFonts w:hint="eastAsia" w:ascii="仿宋" w:hAnsi="仿宋" w:eastAsia="仿宋" w:cs="仿宋"/>
                <w:i w:val="0"/>
                <w:iCs w:val="0"/>
                <w:color w:val="000000"/>
                <w:sz w:val="21"/>
                <w:szCs w:val="21"/>
                <w:u w:val="none"/>
              </w:rPr>
            </w:pPr>
          </w:p>
        </w:tc>
      </w:tr>
      <w:tr w14:paraId="5FD9F1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6C7C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F5E9C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BF1648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5BE49FB">
            <w:pPr>
              <w:jc w:val="left"/>
              <w:rPr>
                <w:rFonts w:hint="eastAsia" w:ascii="仿宋" w:hAnsi="仿宋" w:eastAsia="仿宋" w:cs="仿宋"/>
                <w:i w:val="0"/>
                <w:iCs w:val="0"/>
                <w:color w:val="000000"/>
                <w:sz w:val="21"/>
                <w:szCs w:val="21"/>
                <w:u w:val="none"/>
              </w:rPr>
            </w:pPr>
          </w:p>
        </w:tc>
      </w:tr>
      <w:tr w14:paraId="34B27A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E1C3F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4BAA3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98BAA0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EBD656">
            <w:pPr>
              <w:jc w:val="left"/>
              <w:rPr>
                <w:rFonts w:hint="eastAsia" w:ascii="仿宋" w:hAnsi="仿宋" w:eastAsia="仿宋" w:cs="仿宋"/>
                <w:i w:val="0"/>
                <w:iCs w:val="0"/>
                <w:color w:val="000000"/>
                <w:sz w:val="21"/>
                <w:szCs w:val="21"/>
                <w:u w:val="none"/>
              </w:rPr>
            </w:pPr>
          </w:p>
        </w:tc>
      </w:tr>
      <w:tr w14:paraId="7BB55FE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8A24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1864A5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4ECD4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816AB6">
            <w:pPr>
              <w:jc w:val="left"/>
              <w:rPr>
                <w:rFonts w:hint="eastAsia" w:ascii="仿宋" w:hAnsi="仿宋" w:eastAsia="仿宋" w:cs="仿宋"/>
                <w:i w:val="0"/>
                <w:iCs w:val="0"/>
                <w:color w:val="000000"/>
                <w:sz w:val="21"/>
                <w:szCs w:val="21"/>
                <w:u w:val="none"/>
              </w:rPr>
            </w:pPr>
          </w:p>
        </w:tc>
      </w:tr>
      <w:tr w14:paraId="13540C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99A43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D24D90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90D81E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8F43375">
            <w:pPr>
              <w:jc w:val="left"/>
              <w:rPr>
                <w:rFonts w:hint="eastAsia" w:ascii="仿宋" w:hAnsi="仿宋" w:eastAsia="仿宋" w:cs="仿宋"/>
                <w:i w:val="0"/>
                <w:iCs w:val="0"/>
                <w:color w:val="000000"/>
                <w:sz w:val="21"/>
                <w:szCs w:val="21"/>
                <w:u w:val="none"/>
              </w:rPr>
            </w:pPr>
          </w:p>
        </w:tc>
      </w:tr>
      <w:tr w14:paraId="6A7AC6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5DDDC5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4EDED7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C5B52E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50706F">
            <w:pPr>
              <w:jc w:val="left"/>
              <w:rPr>
                <w:rFonts w:hint="eastAsia" w:ascii="仿宋" w:hAnsi="仿宋" w:eastAsia="仿宋" w:cs="仿宋"/>
                <w:i w:val="0"/>
                <w:iCs w:val="0"/>
                <w:color w:val="000000"/>
                <w:sz w:val="21"/>
                <w:szCs w:val="21"/>
                <w:u w:val="none"/>
              </w:rPr>
            </w:pPr>
          </w:p>
        </w:tc>
      </w:tr>
      <w:tr w14:paraId="0804F72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6D4E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1517B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CE4AF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124DB90">
            <w:pPr>
              <w:jc w:val="left"/>
              <w:rPr>
                <w:rFonts w:hint="eastAsia" w:ascii="仿宋" w:hAnsi="仿宋" w:eastAsia="仿宋" w:cs="仿宋"/>
                <w:i w:val="0"/>
                <w:iCs w:val="0"/>
                <w:color w:val="000000"/>
                <w:sz w:val="21"/>
                <w:szCs w:val="21"/>
                <w:u w:val="none"/>
              </w:rPr>
            </w:pPr>
          </w:p>
        </w:tc>
      </w:tr>
      <w:tr w14:paraId="5D7448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CB125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E24775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6C2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20E737">
            <w:pPr>
              <w:jc w:val="left"/>
              <w:rPr>
                <w:rFonts w:hint="eastAsia" w:ascii="仿宋" w:hAnsi="仿宋" w:eastAsia="仿宋" w:cs="仿宋"/>
                <w:i w:val="0"/>
                <w:iCs w:val="0"/>
                <w:color w:val="000000"/>
                <w:sz w:val="21"/>
                <w:szCs w:val="21"/>
                <w:u w:val="none"/>
              </w:rPr>
            </w:pPr>
          </w:p>
        </w:tc>
      </w:tr>
      <w:tr w14:paraId="7D932B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364268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9EC28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CC78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FA6365C">
            <w:pPr>
              <w:jc w:val="left"/>
              <w:rPr>
                <w:rFonts w:hint="eastAsia" w:ascii="仿宋" w:hAnsi="仿宋" w:eastAsia="仿宋" w:cs="仿宋"/>
                <w:i w:val="0"/>
                <w:iCs w:val="0"/>
                <w:color w:val="000000"/>
                <w:sz w:val="21"/>
                <w:szCs w:val="21"/>
                <w:u w:val="none"/>
              </w:rPr>
            </w:pPr>
          </w:p>
        </w:tc>
      </w:tr>
      <w:tr w14:paraId="572C26E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F31FE7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E3A4E4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E89C4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C211EAF">
            <w:pPr>
              <w:jc w:val="left"/>
              <w:rPr>
                <w:rFonts w:hint="eastAsia" w:ascii="仿宋" w:hAnsi="仿宋" w:eastAsia="仿宋" w:cs="仿宋"/>
                <w:i w:val="0"/>
                <w:iCs w:val="0"/>
                <w:color w:val="000000"/>
                <w:sz w:val="21"/>
                <w:szCs w:val="21"/>
                <w:u w:val="none"/>
              </w:rPr>
            </w:pPr>
          </w:p>
        </w:tc>
      </w:tr>
      <w:tr w14:paraId="49C82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3AB00B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6AB78F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DECDE5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8787B3F">
            <w:pPr>
              <w:jc w:val="left"/>
              <w:rPr>
                <w:rFonts w:hint="eastAsia" w:ascii="仿宋" w:hAnsi="仿宋" w:eastAsia="仿宋" w:cs="仿宋"/>
                <w:i w:val="0"/>
                <w:iCs w:val="0"/>
                <w:color w:val="000000"/>
                <w:sz w:val="21"/>
                <w:szCs w:val="21"/>
                <w:u w:val="none"/>
              </w:rPr>
            </w:pPr>
          </w:p>
        </w:tc>
      </w:tr>
      <w:tr w14:paraId="2D32776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4AD6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E50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4669D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5A86D15">
            <w:pPr>
              <w:jc w:val="left"/>
              <w:rPr>
                <w:rFonts w:hint="eastAsia" w:ascii="仿宋" w:hAnsi="仿宋" w:eastAsia="仿宋" w:cs="仿宋"/>
                <w:i w:val="0"/>
                <w:iCs w:val="0"/>
                <w:color w:val="000000"/>
                <w:sz w:val="21"/>
                <w:szCs w:val="21"/>
                <w:u w:val="none"/>
              </w:rPr>
            </w:pPr>
          </w:p>
        </w:tc>
      </w:tr>
      <w:tr w14:paraId="79898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95A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33BB27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CAF1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A5F2A3">
            <w:pPr>
              <w:jc w:val="left"/>
              <w:rPr>
                <w:rFonts w:hint="eastAsia" w:ascii="仿宋" w:hAnsi="仿宋" w:eastAsia="仿宋" w:cs="仿宋"/>
                <w:i w:val="0"/>
                <w:iCs w:val="0"/>
                <w:color w:val="000000"/>
                <w:sz w:val="21"/>
                <w:szCs w:val="21"/>
                <w:u w:val="none"/>
              </w:rPr>
            </w:pPr>
          </w:p>
        </w:tc>
      </w:tr>
      <w:tr w14:paraId="292192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C52A8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F09E8B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883A5F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7171AA9">
            <w:pPr>
              <w:jc w:val="left"/>
              <w:rPr>
                <w:rFonts w:hint="eastAsia" w:ascii="仿宋" w:hAnsi="仿宋" w:eastAsia="仿宋" w:cs="仿宋"/>
                <w:i w:val="0"/>
                <w:iCs w:val="0"/>
                <w:color w:val="000000"/>
                <w:sz w:val="21"/>
                <w:szCs w:val="21"/>
                <w:u w:val="none"/>
              </w:rPr>
            </w:pPr>
          </w:p>
        </w:tc>
      </w:tr>
      <w:tr w14:paraId="49FF70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AE807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E562DA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5F571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054FF2">
            <w:pPr>
              <w:jc w:val="left"/>
              <w:rPr>
                <w:rFonts w:hint="eastAsia" w:ascii="仿宋" w:hAnsi="仿宋" w:eastAsia="仿宋" w:cs="仿宋"/>
                <w:i w:val="0"/>
                <w:iCs w:val="0"/>
                <w:color w:val="000000"/>
                <w:sz w:val="21"/>
                <w:szCs w:val="21"/>
                <w:u w:val="none"/>
              </w:rPr>
            </w:pPr>
          </w:p>
        </w:tc>
      </w:tr>
      <w:tr w14:paraId="33ECACF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F2653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D2C4A1">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0CE4F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7EAE98">
            <w:pPr>
              <w:jc w:val="left"/>
              <w:rPr>
                <w:rFonts w:hint="eastAsia" w:ascii="仿宋" w:hAnsi="仿宋" w:eastAsia="仿宋" w:cs="仿宋"/>
                <w:i w:val="0"/>
                <w:iCs w:val="0"/>
                <w:color w:val="000000"/>
                <w:sz w:val="21"/>
                <w:szCs w:val="21"/>
                <w:u w:val="none"/>
              </w:rPr>
            </w:pPr>
          </w:p>
        </w:tc>
      </w:tr>
      <w:tr w14:paraId="33FCBB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F7AA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D54683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396A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5481AA">
            <w:pPr>
              <w:jc w:val="left"/>
              <w:rPr>
                <w:rFonts w:hint="eastAsia" w:ascii="仿宋" w:hAnsi="仿宋" w:eastAsia="仿宋" w:cs="仿宋"/>
                <w:i w:val="0"/>
                <w:iCs w:val="0"/>
                <w:color w:val="000000"/>
                <w:sz w:val="21"/>
                <w:szCs w:val="21"/>
                <w:u w:val="none"/>
              </w:rPr>
            </w:pPr>
          </w:p>
        </w:tc>
      </w:tr>
      <w:tr w14:paraId="6C4E077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1E248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06ABB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03C0EF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F9132AE">
            <w:pPr>
              <w:jc w:val="left"/>
              <w:rPr>
                <w:rFonts w:hint="eastAsia" w:ascii="仿宋" w:hAnsi="仿宋" w:eastAsia="仿宋" w:cs="仿宋"/>
                <w:i w:val="0"/>
                <w:iCs w:val="0"/>
                <w:color w:val="000000"/>
                <w:sz w:val="21"/>
                <w:szCs w:val="21"/>
                <w:u w:val="none"/>
              </w:rPr>
            </w:pPr>
          </w:p>
        </w:tc>
      </w:tr>
      <w:tr w14:paraId="4605904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C6C72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1D7710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D452A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969A65C">
            <w:pPr>
              <w:jc w:val="left"/>
              <w:rPr>
                <w:rFonts w:hint="eastAsia" w:ascii="仿宋" w:hAnsi="仿宋" w:eastAsia="仿宋" w:cs="仿宋"/>
                <w:i w:val="0"/>
                <w:iCs w:val="0"/>
                <w:color w:val="000000"/>
                <w:sz w:val="21"/>
                <w:szCs w:val="21"/>
                <w:u w:val="none"/>
              </w:rPr>
            </w:pPr>
          </w:p>
        </w:tc>
      </w:tr>
      <w:tr w14:paraId="3C19ECB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5FD57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5649A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C9141B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FCF0746">
            <w:pPr>
              <w:jc w:val="left"/>
              <w:rPr>
                <w:rFonts w:hint="eastAsia" w:ascii="仿宋" w:hAnsi="仿宋" w:eastAsia="仿宋" w:cs="仿宋"/>
                <w:i w:val="0"/>
                <w:iCs w:val="0"/>
                <w:color w:val="000000"/>
                <w:sz w:val="21"/>
                <w:szCs w:val="21"/>
                <w:u w:val="none"/>
              </w:rPr>
            </w:pPr>
          </w:p>
        </w:tc>
      </w:tr>
      <w:tr w14:paraId="4369BB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8C427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64F6E9">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3A3AA3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BD8053A">
            <w:pPr>
              <w:jc w:val="left"/>
              <w:rPr>
                <w:rFonts w:hint="eastAsia" w:ascii="仿宋" w:hAnsi="仿宋" w:eastAsia="仿宋" w:cs="仿宋"/>
                <w:i w:val="0"/>
                <w:iCs w:val="0"/>
                <w:color w:val="000000"/>
                <w:sz w:val="21"/>
                <w:szCs w:val="21"/>
                <w:u w:val="none"/>
              </w:rPr>
            </w:pPr>
          </w:p>
        </w:tc>
      </w:tr>
      <w:tr w14:paraId="7109E37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40D724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ABCEB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B75A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552A60">
            <w:pPr>
              <w:jc w:val="left"/>
              <w:rPr>
                <w:rFonts w:hint="eastAsia" w:ascii="仿宋" w:hAnsi="仿宋" w:eastAsia="仿宋" w:cs="仿宋"/>
                <w:i w:val="0"/>
                <w:iCs w:val="0"/>
                <w:color w:val="000000"/>
                <w:sz w:val="21"/>
                <w:szCs w:val="21"/>
                <w:u w:val="none"/>
              </w:rPr>
            </w:pPr>
          </w:p>
        </w:tc>
      </w:tr>
      <w:tr w14:paraId="6D44A25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91729F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780E7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2B370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80A9674">
            <w:pPr>
              <w:jc w:val="left"/>
              <w:rPr>
                <w:rFonts w:hint="eastAsia" w:ascii="仿宋" w:hAnsi="仿宋" w:eastAsia="仿宋" w:cs="仿宋"/>
                <w:i w:val="0"/>
                <w:iCs w:val="0"/>
                <w:color w:val="000000"/>
                <w:sz w:val="21"/>
                <w:szCs w:val="21"/>
                <w:u w:val="none"/>
              </w:rPr>
            </w:pPr>
          </w:p>
        </w:tc>
      </w:tr>
      <w:tr w14:paraId="7645FE7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AD602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BEF18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EE3CD6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3AD9B16">
            <w:pPr>
              <w:jc w:val="left"/>
              <w:rPr>
                <w:rFonts w:hint="eastAsia" w:ascii="仿宋" w:hAnsi="仿宋" w:eastAsia="仿宋" w:cs="仿宋"/>
                <w:i w:val="0"/>
                <w:iCs w:val="0"/>
                <w:color w:val="000000"/>
                <w:sz w:val="21"/>
                <w:szCs w:val="21"/>
                <w:u w:val="none"/>
              </w:rPr>
            </w:pPr>
          </w:p>
        </w:tc>
      </w:tr>
      <w:tr w14:paraId="78E4201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2CE9B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3196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9791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706FC74">
            <w:pPr>
              <w:jc w:val="left"/>
              <w:rPr>
                <w:rFonts w:hint="eastAsia" w:ascii="仿宋" w:hAnsi="仿宋" w:eastAsia="仿宋" w:cs="仿宋"/>
                <w:i w:val="0"/>
                <w:iCs w:val="0"/>
                <w:color w:val="000000"/>
                <w:sz w:val="21"/>
                <w:szCs w:val="21"/>
                <w:u w:val="none"/>
              </w:rPr>
            </w:pPr>
          </w:p>
        </w:tc>
      </w:tr>
      <w:tr w14:paraId="3E9D90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D1CE6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061AA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6AE4A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300C22">
            <w:pPr>
              <w:jc w:val="left"/>
              <w:rPr>
                <w:rFonts w:hint="eastAsia" w:ascii="仿宋" w:hAnsi="仿宋" w:eastAsia="仿宋" w:cs="仿宋"/>
                <w:i w:val="0"/>
                <w:iCs w:val="0"/>
                <w:color w:val="000000"/>
                <w:sz w:val="21"/>
                <w:szCs w:val="21"/>
                <w:u w:val="none"/>
              </w:rPr>
            </w:pPr>
          </w:p>
        </w:tc>
      </w:tr>
      <w:tr w14:paraId="3F9087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242F2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B1ACEE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9129E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C1583">
            <w:pPr>
              <w:jc w:val="left"/>
              <w:rPr>
                <w:rFonts w:hint="eastAsia" w:ascii="仿宋" w:hAnsi="仿宋" w:eastAsia="仿宋" w:cs="仿宋"/>
                <w:i w:val="0"/>
                <w:iCs w:val="0"/>
                <w:color w:val="000000"/>
                <w:sz w:val="21"/>
                <w:szCs w:val="21"/>
                <w:u w:val="none"/>
              </w:rPr>
            </w:pPr>
          </w:p>
        </w:tc>
      </w:tr>
      <w:tr w14:paraId="1CA3A08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5D4F7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4DA6DF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78E7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1EBF5A">
            <w:pPr>
              <w:jc w:val="left"/>
              <w:rPr>
                <w:rFonts w:hint="eastAsia" w:ascii="仿宋" w:hAnsi="仿宋" w:eastAsia="仿宋" w:cs="仿宋"/>
                <w:i w:val="0"/>
                <w:iCs w:val="0"/>
                <w:color w:val="000000"/>
                <w:sz w:val="21"/>
                <w:szCs w:val="21"/>
                <w:u w:val="none"/>
              </w:rPr>
            </w:pPr>
          </w:p>
        </w:tc>
      </w:tr>
      <w:tr w14:paraId="73F7375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6E9E1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62264D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6CC7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24CA965">
            <w:pPr>
              <w:jc w:val="left"/>
              <w:rPr>
                <w:rFonts w:hint="eastAsia" w:ascii="仿宋" w:hAnsi="仿宋" w:eastAsia="仿宋" w:cs="仿宋"/>
                <w:i w:val="0"/>
                <w:iCs w:val="0"/>
                <w:color w:val="000000"/>
                <w:sz w:val="21"/>
                <w:szCs w:val="21"/>
                <w:u w:val="none"/>
              </w:rPr>
            </w:pPr>
          </w:p>
        </w:tc>
      </w:tr>
      <w:tr w14:paraId="14E8AA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54DB9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CA1687">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8B4EE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7BC92D4">
            <w:pPr>
              <w:jc w:val="left"/>
              <w:rPr>
                <w:rFonts w:hint="eastAsia" w:ascii="仿宋" w:hAnsi="仿宋" w:eastAsia="仿宋" w:cs="仿宋"/>
                <w:i w:val="0"/>
                <w:iCs w:val="0"/>
                <w:color w:val="000000"/>
                <w:sz w:val="21"/>
                <w:szCs w:val="21"/>
                <w:u w:val="none"/>
              </w:rPr>
            </w:pPr>
          </w:p>
        </w:tc>
      </w:tr>
      <w:tr w14:paraId="381A4B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CF891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D9E662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ABA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2C0EDF">
            <w:pPr>
              <w:jc w:val="left"/>
              <w:rPr>
                <w:rFonts w:hint="eastAsia" w:ascii="仿宋" w:hAnsi="仿宋" w:eastAsia="仿宋" w:cs="仿宋"/>
                <w:i w:val="0"/>
                <w:iCs w:val="0"/>
                <w:color w:val="000000"/>
                <w:sz w:val="21"/>
                <w:szCs w:val="21"/>
                <w:u w:val="none"/>
              </w:rPr>
            </w:pPr>
          </w:p>
        </w:tc>
      </w:tr>
      <w:tr w14:paraId="4FBE26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6C1B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EFF50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B280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4289434">
            <w:pPr>
              <w:jc w:val="left"/>
              <w:rPr>
                <w:rFonts w:hint="eastAsia" w:ascii="仿宋" w:hAnsi="仿宋" w:eastAsia="仿宋" w:cs="仿宋"/>
                <w:i w:val="0"/>
                <w:iCs w:val="0"/>
                <w:color w:val="000000"/>
                <w:sz w:val="21"/>
                <w:szCs w:val="21"/>
                <w:u w:val="none"/>
              </w:rPr>
            </w:pPr>
          </w:p>
        </w:tc>
      </w:tr>
      <w:tr w14:paraId="79882F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38023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974AE4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AD3B49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EBD840">
            <w:pPr>
              <w:jc w:val="left"/>
              <w:rPr>
                <w:rFonts w:hint="eastAsia" w:ascii="仿宋" w:hAnsi="仿宋" w:eastAsia="仿宋" w:cs="仿宋"/>
                <w:i w:val="0"/>
                <w:iCs w:val="0"/>
                <w:color w:val="000000"/>
                <w:sz w:val="21"/>
                <w:szCs w:val="21"/>
                <w:u w:val="none"/>
              </w:rPr>
            </w:pPr>
          </w:p>
        </w:tc>
      </w:tr>
      <w:tr w14:paraId="50E66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F982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A5EDA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8E4CC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1CB030">
            <w:pPr>
              <w:jc w:val="left"/>
              <w:rPr>
                <w:rFonts w:hint="eastAsia" w:ascii="仿宋" w:hAnsi="仿宋" w:eastAsia="仿宋" w:cs="仿宋"/>
                <w:i w:val="0"/>
                <w:iCs w:val="0"/>
                <w:color w:val="000000"/>
                <w:sz w:val="21"/>
                <w:szCs w:val="21"/>
                <w:u w:val="none"/>
              </w:rPr>
            </w:pPr>
          </w:p>
        </w:tc>
      </w:tr>
      <w:tr w14:paraId="5D86D5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C1479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ACA4F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EE763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46F4675">
            <w:pPr>
              <w:jc w:val="left"/>
              <w:rPr>
                <w:rFonts w:hint="eastAsia" w:ascii="仿宋" w:hAnsi="仿宋" w:eastAsia="仿宋" w:cs="仿宋"/>
                <w:i w:val="0"/>
                <w:iCs w:val="0"/>
                <w:color w:val="000000"/>
                <w:sz w:val="21"/>
                <w:szCs w:val="21"/>
                <w:u w:val="none"/>
              </w:rPr>
            </w:pPr>
          </w:p>
        </w:tc>
      </w:tr>
      <w:tr w14:paraId="183E71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CCED1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918C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AE32E1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DDDDA7E">
            <w:pPr>
              <w:jc w:val="left"/>
              <w:rPr>
                <w:rFonts w:hint="eastAsia" w:ascii="仿宋" w:hAnsi="仿宋" w:eastAsia="仿宋" w:cs="仿宋"/>
                <w:i w:val="0"/>
                <w:iCs w:val="0"/>
                <w:color w:val="000000"/>
                <w:sz w:val="21"/>
                <w:szCs w:val="21"/>
                <w:u w:val="none"/>
              </w:rPr>
            </w:pPr>
          </w:p>
        </w:tc>
      </w:tr>
      <w:tr w14:paraId="6341F7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142BE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9980AD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26C5FD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29D8565">
            <w:pPr>
              <w:jc w:val="left"/>
              <w:rPr>
                <w:rFonts w:hint="eastAsia" w:ascii="仿宋" w:hAnsi="仿宋" w:eastAsia="仿宋" w:cs="仿宋"/>
                <w:i w:val="0"/>
                <w:iCs w:val="0"/>
                <w:color w:val="000000"/>
                <w:sz w:val="21"/>
                <w:szCs w:val="21"/>
                <w:u w:val="none"/>
              </w:rPr>
            </w:pPr>
          </w:p>
        </w:tc>
      </w:tr>
      <w:tr w14:paraId="46871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337C3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F5D992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03CE0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47FEF29">
            <w:pPr>
              <w:jc w:val="left"/>
              <w:rPr>
                <w:rFonts w:hint="eastAsia" w:ascii="仿宋" w:hAnsi="仿宋" w:eastAsia="仿宋" w:cs="仿宋"/>
                <w:i w:val="0"/>
                <w:iCs w:val="0"/>
                <w:color w:val="000000"/>
                <w:sz w:val="21"/>
                <w:szCs w:val="21"/>
                <w:u w:val="none"/>
              </w:rPr>
            </w:pPr>
          </w:p>
        </w:tc>
      </w:tr>
      <w:tr w14:paraId="26D83A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A1410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ABA1991">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A604E0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9A46A0E">
            <w:pPr>
              <w:jc w:val="left"/>
              <w:rPr>
                <w:rFonts w:hint="eastAsia" w:ascii="仿宋" w:hAnsi="仿宋" w:eastAsia="仿宋" w:cs="仿宋"/>
                <w:i w:val="0"/>
                <w:iCs w:val="0"/>
                <w:color w:val="000000"/>
                <w:sz w:val="21"/>
                <w:szCs w:val="21"/>
                <w:u w:val="none"/>
              </w:rPr>
            </w:pPr>
          </w:p>
        </w:tc>
      </w:tr>
      <w:tr w14:paraId="5EDCF4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FF77E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8463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99555E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479EC4A">
            <w:pPr>
              <w:jc w:val="left"/>
              <w:rPr>
                <w:rFonts w:hint="eastAsia" w:ascii="仿宋" w:hAnsi="仿宋" w:eastAsia="仿宋" w:cs="仿宋"/>
                <w:i w:val="0"/>
                <w:iCs w:val="0"/>
                <w:color w:val="000000"/>
                <w:sz w:val="21"/>
                <w:szCs w:val="21"/>
                <w:u w:val="none"/>
              </w:rPr>
            </w:pPr>
          </w:p>
        </w:tc>
      </w:tr>
      <w:tr w14:paraId="1068692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32FD3C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1911F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93196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3D1005">
            <w:pPr>
              <w:jc w:val="left"/>
              <w:rPr>
                <w:rFonts w:hint="eastAsia" w:ascii="仿宋" w:hAnsi="仿宋" w:eastAsia="仿宋" w:cs="仿宋"/>
                <w:i w:val="0"/>
                <w:iCs w:val="0"/>
                <w:color w:val="000000"/>
                <w:sz w:val="21"/>
                <w:szCs w:val="21"/>
                <w:u w:val="none"/>
              </w:rPr>
            </w:pPr>
          </w:p>
        </w:tc>
      </w:tr>
      <w:tr w14:paraId="7371457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BA17F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025569A">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EEAF49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0E96B68">
            <w:pPr>
              <w:jc w:val="left"/>
              <w:rPr>
                <w:rFonts w:hint="eastAsia" w:ascii="仿宋" w:hAnsi="仿宋" w:eastAsia="仿宋" w:cs="仿宋"/>
                <w:i w:val="0"/>
                <w:iCs w:val="0"/>
                <w:color w:val="000000"/>
                <w:sz w:val="21"/>
                <w:szCs w:val="21"/>
                <w:u w:val="none"/>
              </w:rPr>
            </w:pPr>
          </w:p>
        </w:tc>
      </w:tr>
      <w:tr w14:paraId="0CA51C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458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CC17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7B6CE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5D27E3">
            <w:pPr>
              <w:jc w:val="left"/>
              <w:rPr>
                <w:rFonts w:hint="eastAsia" w:ascii="仿宋" w:hAnsi="仿宋" w:eastAsia="仿宋" w:cs="仿宋"/>
                <w:i w:val="0"/>
                <w:iCs w:val="0"/>
                <w:color w:val="000000"/>
                <w:sz w:val="21"/>
                <w:szCs w:val="21"/>
                <w:u w:val="none"/>
              </w:rPr>
            </w:pPr>
          </w:p>
        </w:tc>
      </w:tr>
      <w:tr w14:paraId="43F83B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1B31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59BB51C">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7B5CE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9A0C5B8">
            <w:pPr>
              <w:jc w:val="left"/>
              <w:rPr>
                <w:rFonts w:hint="eastAsia" w:ascii="仿宋" w:hAnsi="仿宋" w:eastAsia="仿宋" w:cs="仿宋"/>
                <w:i w:val="0"/>
                <w:iCs w:val="0"/>
                <w:color w:val="000000"/>
                <w:sz w:val="21"/>
                <w:szCs w:val="21"/>
                <w:u w:val="none"/>
              </w:rPr>
            </w:pPr>
          </w:p>
        </w:tc>
      </w:tr>
      <w:tr w14:paraId="1CF5723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AFDAA7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3411A5">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8C088D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299A99">
            <w:pPr>
              <w:jc w:val="left"/>
              <w:rPr>
                <w:rFonts w:hint="eastAsia" w:ascii="仿宋" w:hAnsi="仿宋" w:eastAsia="仿宋" w:cs="仿宋"/>
                <w:i w:val="0"/>
                <w:iCs w:val="0"/>
                <w:color w:val="000000"/>
                <w:sz w:val="21"/>
                <w:szCs w:val="21"/>
                <w:u w:val="none"/>
              </w:rPr>
            </w:pPr>
          </w:p>
        </w:tc>
      </w:tr>
      <w:tr w14:paraId="6B9E2B0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89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35A855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64FE4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2FDE863">
            <w:pPr>
              <w:jc w:val="left"/>
              <w:rPr>
                <w:rFonts w:hint="eastAsia" w:ascii="仿宋" w:hAnsi="仿宋" w:eastAsia="仿宋" w:cs="仿宋"/>
                <w:i w:val="0"/>
                <w:iCs w:val="0"/>
                <w:color w:val="000000"/>
                <w:sz w:val="21"/>
                <w:szCs w:val="21"/>
                <w:u w:val="none"/>
              </w:rPr>
            </w:pPr>
          </w:p>
        </w:tc>
      </w:tr>
      <w:tr w14:paraId="73871D4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BF4729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A50FC9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ECF0D7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45ADFE">
            <w:pPr>
              <w:jc w:val="left"/>
              <w:rPr>
                <w:rFonts w:hint="eastAsia" w:ascii="仿宋" w:hAnsi="仿宋" w:eastAsia="仿宋" w:cs="仿宋"/>
                <w:i w:val="0"/>
                <w:iCs w:val="0"/>
                <w:color w:val="000000"/>
                <w:sz w:val="21"/>
                <w:szCs w:val="21"/>
                <w:u w:val="none"/>
              </w:rPr>
            </w:pPr>
          </w:p>
        </w:tc>
      </w:tr>
      <w:tr w14:paraId="0F3A40B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4AA5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02BFE4">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F9E97D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A2F4B74">
            <w:pPr>
              <w:jc w:val="left"/>
              <w:rPr>
                <w:rFonts w:hint="eastAsia" w:ascii="仿宋" w:hAnsi="仿宋" w:eastAsia="仿宋" w:cs="仿宋"/>
                <w:i w:val="0"/>
                <w:iCs w:val="0"/>
                <w:color w:val="000000"/>
                <w:sz w:val="21"/>
                <w:szCs w:val="21"/>
                <w:u w:val="none"/>
              </w:rPr>
            </w:pPr>
          </w:p>
        </w:tc>
      </w:tr>
      <w:tr w14:paraId="4816CD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E3EE8C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1D844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95DC8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D84EEDE">
            <w:pPr>
              <w:jc w:val="left"/>
              <w:rPr>
                <w:rFonts w:hint="eastAsia" w:ascii="仿宋" w:hAnsi="仿宋" w:eastAsia="仿宋" w:cs="仿宋"/>
                <w:i w:val="0"/>
                <w:iCs w:val="0"/>
                <w:color w:val="000000"/>
                <w:sz w:val="21"/>
                <w:szCs w:val="21"/>
                <w:u w:val="none"/>
              </w:rPr>
            </w:pPr>
          </w:p>
        </w:tc>
      </w:tr>
      <w:tr w14:paraId="72A37F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60" w:hRule="atLeast"/>
        </w:trPr>
        <w:tc>
          <w:tcPr>
            <w:tcW w:w="343" w:type="pct"/>
            <w:gridSpan w:val="2"/>
            <w:vMerge w:val="restart"/>
            <w:tcBorders>
              <w:tl2br w:val="nil"/>
              <w:tr2bl w:val="nil"/>
            </w:tcBorders>
            <w:shd w:val="clear" w:color="auto" w:fill="FFFFFF"/>
            <w:noWrap w:val="0"/>
            <w:vAlign w:val="center"/>
          </w:tcPr>
          <w:p w14:paraId="7A85600F">
            <w:pPr>
              <w:keepNext w:val="0"/>
              <w:keepLines w:val="0"/>
              <w:widowControl/>
              <w:suppressLineNumbers w:val="0"/>
              <w:jc w:val="both"/>
              <w:textAlignment w:val="center"/>
              <w:rPr>
                <w:rFonts w:hint="eastAsia"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34</w:t>
            </w:r>
          </w:p>
        </w:tc>
        <w:tc>
          <w:tcPr>
            <w:tcW w:w="3402" w:type="pct"/>
            <w:gridSpan w:val="3"/>
            <w:tcBorders>
              <w:tl2br w:val="nil"/>
              <w:tr2bl w:val="nil"/>
            </w:tcBorders>
            <w:shd w:val="clear" w:color="auto" w:fill="FFFFFF"/>
            <w:noWrap w:val="0"/>
            <w:vAlign w:val="center"/>
          </w:tcPr>
          <w:p w14:paraId="4CA28035">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518411A">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5265837">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r>
      <w:tr w14:paraId="58B6EB6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676" w:hRule="atLeast"/>
        </w:trPr>
        <w:tc>
          <w:tcPr>
            <w:tcW w:w="343" w:type="pct"/>
            <w:gridSpan w:val="2"/>
            <w:vMerge w:val="continue"/>
            <w:tcBorders>
              <w:tl2br w:val="nil"/>
              <w:tr2bl w:val="nil"/>
            </w:tcBorders>
            <w:shd w:val="clear" w:color="auto" w:fill="FFFFFF"/>
            <w:noWrap w:val="0"/>
            <w:vAlign w:val="center"/>
          </w:tcPr>
          <w:p w14:paraId="79114150">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017003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6B24CA9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75986D8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6743B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156C3AF">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1A1710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056FA9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2A5DDF9">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64583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0BFA1BE9">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3E4989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5CFB3BE">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1F913BA">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r>
      <w:tr w14:paraId="51F692E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363D9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5D1A4AD">
            <w:pPr>
              <w:keepNext w:val="0"/>
              <w:keepLines w:val="0"/>
              <w:widowControl/>
              <w:suppressLineNumbers w:val="0"/>
              <w:ind w:firstLine="420"/>
              <w:jc w:val="left"/>
              <w:textAlignment w:val="auto"/>
              <w:rPr>
                <w:rFonts w:hint="eastAsia" w:ascii="仿宋" w:hAnsi="仿宋" w:eastAsia="仿宋" w:cs="仿宋"/>
                <w:b w:val="0"/>
                <w:bCs w:val="0"/>
                <w:i w:val="0"/>
                <w:iCs w:val="0"/>
                <w:color w:val="000000"/>
                <w:sz w:val="21"/>
                <w:szCs w:val="21"/>
                <w:u w:val="none"/>
                <w:lang w:bidi="ar"/>
              </w:rPr>
            </w:pPr>
          </w:p>
        </w:tc>
        <w:tc>
          <w:tcPr>
            <w:tcW w:w="705" w:type="pct"/>
            <w:tcBorders>
              <w:tl2br w:val="nil"/>
              <w:tr2bl w:val="nil"/>
            </w:tcBorders>
            <w:shd w:val="clear" w:color="auto" w:fill="FFFFFF"/>
            <w:noWrap w:val="0"/>
            <w:vAlign w:val="center"/>
          </w:tcPr>
          <w:p w14:paraId="65B48AD6">
            <w:pPr>
              <w:keepNext w:val="0"/>
              <w:keepLines w:val="0"/>
              <w:widowControl/>
              <w:suppressLineNumbers w:val="0"/>
              <w:ind w:firstLine="420"/>
              <w:jc w:val="left"/>
              <w:textAlignment w:val="auto"/>
              <w:rPr>
                <w:rFonts w:hint="eastAsia" w:ascii="仿宋" w:hAnsi="仿宋" w:eastAsia="仿宋" w:cs="仿宋"/>
                <w:i w:val="0"/>
                <w:iCs w:val="0"/>
                <w:color w:val="000000"/>
                <w:sz w:val="21"/>
                <w:szCs w:val="21"/>
                <w:u w:val="none"/>
                <w:lang w:bidi="ar"/>
              </w:rPr>
            </w:pPr>
          </w:p>
        </w:tc>
        <w:tc>
          <w:tcPr>
            <w:tcW w:w="549" w:type="pct"/>
            <w:tcBorders>
              <w:tl2br w:val="nil"/>
              <w:tr2bl w:val="nil"/>
            </w:tcBorders>
            <w:shd w:val="clear" w:color="auto" w:fill="FFFFFF"/>
            <w:noWrap w:val="0"/>
            <w:vAlign w:val="center"/>
          </w:tcPr>
          <w:p w14:paraId="52DED0E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F9420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8DC37B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99EC54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75B6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5EBE77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4716BB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1937B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291B6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357C3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92DC97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F18B89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2BA60F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8A2E0E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8393B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F46D776">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3F6AB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343" w:type="pct"/>
            <w:gridSpan w:val="2"/>
            <w:vMerge w:val="continue"/>
            <w:tcBorders>
              <w:tl2br w:val="nil"/>
              <w:tr2bl w:val="nil"/>
            </w:tcBorders>
            <w:shd w:val="clear" w:color="auto" w:fill="FFFFFF"/>
            <w:noWrap w:val="0"/>
            <w:vAlign w:val="center"/>
          </w:tcPr>
          <w:p w14:paraId="0702FA8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BF9B9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ABE777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82852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14996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74800B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023D0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CAF4E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11C1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99450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7D85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596E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56233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20240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7E123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65E80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D257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377B1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82C629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5AA0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F5E8B0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8AEE7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7E6824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0D75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238F9B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7331D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AFA36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C78ADD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D0D301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928F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A8733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096B5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6E22D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94EA5D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405DAE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149" w:hRule="atLeast"/>
        </w:trPr>
        <w:tc>
          <w:tcPr>
            <w:tcW w:w="343" w:type="pct"/>
            <w:gridSpan w:val="2"/>
            <w:vMerge w:val="continue"/>
            <w:tcBorders>
              <w:tl2br w:val="nil"/>
              <w:tr2bl w:val="nil"/>
            </w:tcBorders>
            <w:shd w:val="clear" w:color="auto" w:fill="FFFFFF"/>
            <w:noWrap w:val="0"/>
            <w:vAlign w:val="center"/>
          </w:tcPr>
          <w:p w14:paraId="7DD5EA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CAECFA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4CD33D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170C59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D487B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567" w:hRule="atLeast"/>
        </w:trPr>
        <w:tc>
          <w:tcPr>
            <w:tcW w:w="343" w:type="pct"/>
            <w:gridSpan w:val="2"/>
            <w:vMerge w:val="continue"/>
            <w:tcBorders>
              <w:tl2br w:val="nil"/>
              <w:tr2bl w:val="nil"/>
            </w:tcBorders>
            <w:shd w:val="clear" w:color="auto" w:fill="FFFFFF"/>
            <w:noWrap w:val="0"/>
            <w:vAlign w:val="center"/>
          </w:tcPr>
          <w:p w14:paraId="5FBBD9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CCB1C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2B12CE0">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12529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1B3D6F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A9B97A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0FEFD9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10C493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1308E3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292B9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889550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938437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2BA10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CE73D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041F7E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4CB6AF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7B70F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72C10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54619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B2B9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2E8DE6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0ECA01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D0FF655">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BEBCB2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F159CC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61789C3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AD6EE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EE4D8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841BE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47DB2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25F7A3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E2389B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D321D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4ADBBD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E31BF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1EF295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FFF51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CD152B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95B13A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83E5D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14B90BF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E02E7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31ED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72CA7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E6C2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0AFC2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BABF62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5946B5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E6D69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37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noWrap/>
            <w:vAlign w:val="center"/>
          </w:tcPr>
          <w:p w14:paraId="509CE94B">
            <w:pPr>
              <w:keepNext w:val="0"/>
              <w:keepLines w:val="0"/>
              <w:widowControl/>
              <w:suppressLineNumbers w:val="0"/>
              <w:jc w:val="left"/>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lang w:val="en-US" w:eastAsia="zh-CN" w:bidi="ar"/>
              </w:rPr>
              <w:t>合计价格（元人民币含税价）：</w:t>
            </w:r>
          </w:p>
        </w:tc>
      </w:tr>
      <w:tr w14:paraId="5F26A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1" w:hRule="atLeast"/>
        </w:trPr>
        <w:tc>
          <w:tcPr>
            <w:tcW w:w="5000" w:type="pct"/>
            <w:gridSpan w:val="7"/>
            <w:tcBorders>
              <w:top w:val="single" w:color="000000" w:sz="8" w:space="0"/>
              <w:left w:val="single" w:color="000000" w:sz="8" w:space="0"/>
              <w:bottom w:val="nil"/>
              <w:right w:val="single" w:color="auto" w:sz="4" w:space="0"/>
            </w:tcBorders>
            <w:shd w:val="clear" w:color="auto" w:fill="auto"/>
            <w:vAlign w:val="top"/>
          </w:tcPr>
          <w:p w14:paraId="4F3C5E12">
            <w:pPr>
              <w:keepNext w:val="0"/>
              <w:keepLines w:val="0"/>
              <w:widowControl/>
              <w:suppressLineNumbers w:val="0"/>
              <w:spacing w:after="200" w:afterAutospacing="0"/>
              <w:ind w:left="0" w:leftChars="0" w:firstLine="0" w:firstLineChars="0"/>
              <w:jc w:val="left"/>
              <w:textAlignment w:val="top"/>
              <w:rPr>
                <w:rFonts w:hint="eastAsia" w:ascii="仿宋" w:hAnsi="仿宋" w:eastAsia="仿宋" w:cs="仿宋"/>
                <w:i w:val="0"/>
                <w:iCs w:val="0"/>
                <w:color w:val="000000"/>
                <w:kern w:val="0"/>
                <w:sz w:val="20"/>
                <w:szCs w:val="20"/>
                <w:u w:val="none"/>
                <w:lang w:val="en-US" w:eastAsia="zh-CN" w:bidi="ar"/>
              </w:rPr>
            </w:pPr>
          </w:p>
          <w:p w14:paraId="02D4B5B0">
            <w:pPr>
              <w:keepNext w:val="0"/>
              <w:keepLines w:val="0"/>
              <w:widowControl/>
              <w:suppressLineNumbers w:val="0"/>
              <w:spacing w:after="200" w:afterAutospacing="0"/>
              <w:ind w:left="0" w:leftChars="0" w:firstLine="400" w:firstLineChars="200"/>
              <w:jc w:val="left"/>
              <w:textAlignment w:val="top"/>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公司名称：</w:t>
            </w:r>
          </w:p>
        </w:tc>
      </w:tr>
      <w:tr w14:paraId="50BE6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1" w:hRule="atLeast"/>
        </w:trPr>
        <w:tc>
          <w:tcPr>
            <w:tcW w:w="5000" w:type="pct"/>
            <w:gridSpan w:val="7"/>
            <w:tcBorders>
              <w:top w:val="single" w:color="000000" w:sz="4" w:space="0"/>
              <w:left w:val="single" w:color="000000" w:sz="8" w:space="0"/>
              <w:bottom w:val="single" w:color="000000" w:sz="8" w:space="0"/>
              <w:right w:val="single" w:color="000000" w:sz="8" w:space="0"/>
            </w:tcBorders>
            <w:shd w:val="clear" w:color="auto" w:fill="auto"/>
            <w:noWrap/>
            <w:vAlign w:val="center"/>
          </w:tcPr>
          <w:p w14:paraId="15A98AAB">
            <w:pPr>
              <w:keepNext w:val="0"/>
              <w:keepLines w:val="0"/>
              <w:widowControl/>
              <w:suppressLineNumbers w:val="0"/>
              <w:jc w:val="left"/>
              <w:textAlignment w:val="center"/>
              <w:rPr>
                <w:rStyle w:val="333"/>
                <w:rFonts w:hint="eastAsia" w:ascii="仿宋" w:hAnsi="仿宋" w:eastAsia="仿宋" w:cs="仿宋"/>
                <w:lang w:val="en-US" w:eastAsia="zh-CN" w:bidi="ar"/>
              </w:rPr>
            </w:pPr>
            <w:r>
              <w:rPr>
                <w:rStyle w:val="329"/>
                <w:rFonts w:ascii="仿宋" w:hAnsi="仿宋" w:eastAsia="仿宋" w:cs="仿宋"/>
                <w:lang w:val="en-US" w:eastAsia="zh-CN" w:bidi="ar"/>
              </w:rPr>
              <w:t>报价人</w:t>
            </w:r>
            <w:r>
              <w:rPr>
                <w:rStyle w:val="333"/>
                <w:rFonts w:hint="eastAsia" w:ascii="仿宋" w:hAnsi="仿宋" w:eastAsia="仿宋" w:cs="仿宋"/>
                <w:lang w:val="en-US" w:eastAsia="zh-CN" w:bidi="ar"/>
              </w:rPr>
              <w:t>:</w:t>
            </w:r>
          </w:p>
          <w:p w14:paraId="432D66FC">
            <w:pPr>
              <w:keepNext w:val="0"/>
              <w:keepLines w:val="0"/>
              <w:widowControl/>
              <w:suppressLineNumbers w:val="0"/>
              <w:jc w:val="left"/>
              <w:textAlignment w:val="center"/>
              <w:rPr>
                <w:rStyle w:val="333"/>
                <w:rFonts w:hint="eastAsia" w:ascii="仿宋" w:hAnsi="仿宋" w:eastAsia="仿宋" w:cs="仿宋"/>
                <w:lang w:val="en-US" w:eastAsia="zh-CN" w:bidi="ar"/>
              </w:rPr>
            </w:pPr>
          </w:p>
          <w:p w14:paraId="5E2B8FA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联系人及联系电话</w:t>
            </w:r>
            <w:r>
              <w:rPr>
                <w:rStyle w:val="333"/>
                <w:rFonts w:hint="eastAsia" w:ascii="仿宋" w:hAnsi="仿宋" w:eastAsia="仿宋" w:cs="仿宋"/>
                <w:lang w:val="en-US" w:eastAsia="zh-CN" w:bidi="ar"/>
              </w:rPr>
              <w:t xml:space="preserve">: </w:t>
            </w:r>
          </w:p>
        </w:tc>
      </w:tr>
    </w:tbl>
    <w:p w14:paraId="5967D175">
      <w:pPr>
        <w:widowControl/>
        <w:spacing w:line="360" w:lineRule="auto"/>
        <w:ind w:left="0" w:leftChars="0" w:firstLine="0" w:firstLineChars="0"/>
        <w:rPr>
          <w:rFonts w:hint="eastAsia" w:ascii="仿宋" w:hAnsi="仿宋" w:eastAsia="仿宋" w:cs="仿宋"/>
          <w:u w:val="single"/>
          <w:lang w:val="en-US" w:eastAsia="zh-CN"/>
        </w:rPr>
      </w:pPr>
    </w:p>
    <w:p w14:paraId="59138A8C">
      <w:pPr>
        <w:widowControl/>
        <w:autoSpaceDE/>
        <w:autoSpaceDN/>
        <w:adjustRightInd/>
        <w:ind w:firstLine="0" w:firstLineChars="0"/>
        <w:rPr>
          <w:rFonts w:hint="eastAsia" w:ascii="仿宋" w:hAnsi="仿宋" w:eastAsia="仿宋" w:cs="仿宋"/>
          <w:sz w:val="24"/>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3B1C5D1C">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5" w:name="_Toc481859177"/>
      <w:r>
        <w:rPr>
          <w:rFonts w:hint="eastAsia" w:ascii="仿宋" w:hAnsi="仿宋" w:eastAsia="仿宋" w:cs="仿宋"/>
          <w:b/>
          <w:sz w:val="28"/>
          <w:szCs w:val="28"/>
        </w:rPr>
        <w:t>三、供应商代表身份证明</w:t>
      </w:r>
    </w:p>
    <w:bookmarkEnd w:id="25"/>
    <w:p w14:paraId="5CCFBC90">
      <w:pPr>
        <w:spacing w:line="480" w:lineRule="auto"/>
        <w:ind w:firstLine="560"/>
        <w:jc w:val="center"/>
        <w:outlineLvl w:val="2"/>
        <w:rPr>
          <w:rFonts w:hint="eastAsia" w:ascii="仿宋" w:hAnsi="仿宋" w:eastAsia="仿宋" w:cs="仿宋"/>
          <w:sz w:val="28"/>
          <w:szCs w:val="28"/>
        </w:rPr>
      </w:pPr>
      <w:r>
        <w:rPr>
          <w:rFonts w:hint="eastAsia" w:ascii="仿宋" w:hAnsi="仿宋" w:eastAsia="仿宋" w:cs="仿宋"/>
          <w:sz w:val="28"/>
          <w:szCs w:val="28"/>
        </w:rPr>
        <w:t>1.法定代表人身份证明（法定代表人参加谈判）</w:t>
      </w:r>
    </w:p>
    <w:p w14:paraId="572A3C8A">
      <w:pPr>
        <w:autoSpaceDE/>
        <w:autoSpaceDN/>
        <w:adjustRightInd/>
        <w:spacing w:line="360" w:lineRule="auto"/>
        <w:ind w:firstLine="0" w:firstLineChars="0"/>
        <w:jc w:val="both"/>
        <w:rPr>
          <w:rFonts w:hint="eastAsia" w:ascii="仿宋" w:hAnsi="仿宋" w:eastAsia="仿宋" w:cs="仿宋"/>
          <w:szCs w:val="21"/>
        </w:rPr>
      </w:pPr>
    </w:p>
    <w:p w14:paraId="2192B4A5">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供应商名称：</w:t>
      </w:r>
    </w:p>
    <w:p w14:paraId="393432AF">
      <w:pPr>
        <w:autoSpaceDE/>
        <w:autoSpaceDN/>
        <w:adjustRightInd/>
        <w:spacing w:line="360" w:lineRule="auto"/>
        <w:ind w:firstLine="0" w:firstLineChars="0"/>
        <w:jc w:val="both"/>
        <w:rPr>
          <w:rFonts w:hint="eastAsia" w:ascii="仿宋" w:hAnsi="仿宋" w:eastAsia="仿宋" w:cs="仿宋"/>
          <w:sz w:val="24"/>
          <w:szCs w:val="21"/>
          <w:u w:val="single"/>
        </w:rPr>
      </w:pPr>
      <w:r>
        <w:rPr>
          <w:rFonts w:hint="eastAsia" w:ascii="仿宋" w:hAnsi="仿宋" w:eastAsia="仿宋" w:cs="仿宋"/>
          <w:sz w:val="24"/>
          <w:szCs w:val="21"/>
        </w:rPr>
        <w:t>单位性质：</w:t>
      </w:r>
    </w:p>
    <w:p w14:paraId="5241352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地    址：</w:t>
      </w:r>
    </w:p>
    <w:p w14:paraId="24D7DD7C">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成立时间：     年   月    日</w:t>
      </w:r>
    </w:p>
    <w:p w14:paraId="3A8E57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经营期限：</w:t>
      </w:r>
    </w:p>
    <w:p w14:paraId="6977497A">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姓    名：                  性      别：</w:t>
      </w:r>
    </w:p>
    <w:p w14:paraId="3396DEBD">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年    龄：                  职      务：</w:t>
      </w:r>
    </w:p>
    <w:p w14:paraId="5CC3F439">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系</w:t>
      </w:r>
      <w:r>
        <w:rPr>
          <w:rFonts w:hint="eastAsia" w:ascii="仿宋" w:hAnsi="仿宋" w:eastAsia="仿宋" w:cs="仿宋"/>
          <w:sz w:val="24"/>
          <w:szCs w:val="21"/>
          <w:u w:val="single"/>
        </w:rPr>
        <w:t>（单位名称）</w:t>
      </w:r>
      <w:r>
        <w:rPr>
          <w:rFonts w:hint="eastAsia" w:ascii="仿宋" w:hAnsi="仿宋" w:eastAsia="仿宋" w:cs="仿宋"/>
          <w:sz w:val="24"/>
          <w:szCs w:val="21"/>
        </w:rPr>
        <w:t>的法定代表人。</w:t>
      </w:r>
    </w:p>
    <w:p w14:paraId="4EBA11A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特此证明。</w:t>
      </w:r>
    </w:p>
    <w:p w14:paraId="3C1CB6D2">
      <w:pPr>
        <w:autoSpaceDE/>
        <w:autoSpaceDN/>
        <w:adjustRightInd/>
        <w:spacing w:line="360" w:lineRule="auto"/>
        <w:ind w:firstLine="0" w:firstLineChars="0"/>
        <w:jc w:val="both"/>
        <w:rPr>
          <w:rFonts w:hint="eastAsia" w:ascii="仿宋" w:hAnsi="仿宋" w:eastAsia="仿宋" w:cs="仿宋"/>
          <w:sz w:val="24"/>
          <w:szCs w:val="21"/>
        </w:rPr>
      </w:pPr>
    </w:p>
    <w:p w14:paraId="519625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w:t>
      </w:r>
      <w:r>
        <w:rPr>
          <w:rFonts w:hint="eastAsia" w:ascii="仿宋" w:hAnsi="仿宋" w:eastAsia="仿宋" w:cs="仿宋"/>
          <w:sz w:val="24"/>
          <w:szCs w:val="21"/>
          <w:u w:val="single"/>
        </w:rPr>
        <w:t>（盖公章）</w:t>
      </w:r>
    </w:p>
    <w:p w14:paraId="751EA47B">
      <w:pPr>
        <w:autoSpaceDE/>
        <w:autoSpaceDN/>
        <w:adjustRightInd/>
        <w:spacing w:line="360" w:lineRule="auto"/>
        <w:ind w:firstLine="1320" w:firstLineChars="550"/>
        <w:jc w:val="both"/>
        <w:rPr>
          <w:rFonts w:hint="eastAsia" w:ascii="仿宋" w:hAnsi="仿宋" w:eastAsia="仿宋" w:cs="仿宋"/>
          <w:sz w:val="24"/>
          <w:szCs w:val="21"/>
          <w:u w:val="single"/>
        </w:rPr>
      </w:pPr>
    </w:p>
    <w:p w14:paraId="26BDEF07">
      <w:pPr>
        <w:autoSpaceDE/>
        <w:autoSpaceDN/>
        <w:adjustRightInd/>
        <w:spacing w:line="360" w:lineRule="auto"/>
        <w:ind w:firstLine="480"/>
        <w:jc w:val="both"/>
        <w:rPr>
          <w:rFonts w:hint="eastAsia" w:ascii="仿宋" w:hAnsi="仿宋" w:eastAsia="仿宋" w:cs="仿宋"/>
          <w:sz w:val="24"/>
          <w:szCs w:val="21"/>
        </w:rPr>
      </w:pPr>
      <w:r>
        <w:rPr>
          <w:rFonts w:hint="eastAsia" w:ascii="仿宋" w:hAnsi="仿宋" w:eastAsia="仿宋" w:cs="仿宋"/>
          <w:sz w:val="24"/>
          <w:szCs w:val="21"/>
        </w:rPr>
        <w:t xml:space="preserve">年   月    日          </w:t>
      </w:r>
    </w:p>
    <w:p w14:paraId="0D61BDCF">
      <w:pPr>
        <w:autoSpaceDE/>
        <w:autoSpaceDN/>
        <w:adjustRightInd/>
        <w:spacing w:line="360" w:lineRule="auto"/>
        <w:ind w:firstLine="0" w:firstLineChars="0"/>
        <w:jc w:val="both"/>
        <w:rPr>
          <w:rFonts w:hint="eastAsia" w:ascii="仿宋" w:hAnsi="仿宋" w:eastAsia="仿宋" w:cs="仿宋"/>
          <w:sz w:val="24"/>
          <w:szCs w:val="21"/>
        </w:rPr>
      </w:pPr>
    </w:p>
    <w:p w14:paraId="191D3637">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792D95EA">
      <w:pPr>
        <w:autoSpaceDE/>
        <w:autoSpaceDN/>
        <w:adjustRightInd/>
        <w:spacing w:line="276" w:lineRule="auto"/>
        <w:ind w:firstLine="0" w:firstLineChars="0"/>
        <w:jc w:val="both"/>
        <w:rPr>
          <w:rFonts w:hint="eastAsia" w:ascii="仿宋" w:hAnsi="仿宋" w:eastAsia="仿宋" w:cs="仿宋"/>
          <w:color w:val="000000"/>
          <w:sz w:val="24"/>
          <w:szCs w:val="21"/>
        </w:rPr>
      </w:pPr>
    </w:p>
    <w:p w14:paraId="6EA68163">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2093154113" name="AutoShape 7"/>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7"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uTXD+1AAAAAUBAAAPAAAAAAAAAAEAIAAA&#10;ACIAAABkcnMvZG93bnJldi54bWxQSwECFAAUAAAACACHTuJArrs5NUkCAACrBAAADgAAAAAAAAAB&#10;ACAAAAAjAQAAZHJzL2Uyb0RvYy54bWxQSwUGAAAAAAYABgBZAQAA3gUAAAAA&#10;">
                <v:fill on="t" focussize="0,0"/>
                <v:stroke color="#000000" joinstyle="round"/>
                <v:imagedata o:title=""/>
                <o:lock v:ext="edit" aspectratio="f"/>
                <v:textbo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49536552" name="AutoShape 6"/>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6"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MLkqWFEAgAAqQQAAA4AAAAAAAAAAQAgAAAA&#10;IwEAAGRycy9lMm9Eb2MueG1sUEsFBgAAAAAGAAYAWQEAANkFAAAAAA==&#10;">
                <v:fill on="t" focussize="0,0"/>
                <v:stroke color="#000000" joinstyle="round"/>
                <v:imagedata o:title=""/>
                <o:lock v:ext="edit" aspectratio="f"/>
                <v:textbo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v:textbox>
                <w10:wrap type="none"/>
                <w10:anchorlock/>
              </v:roundrect>
            </w:pict>
          </mc:Fallback>
        </mc:AlternateContent>
      </w:r>
    </w:p>
    <w:p w14:paraId="5B9DB28B">
      <w:pPr>
        <w:autoSpaceDE/>
        <w:autoSpaceDN/>
        <w:adjustRightInd/>
        <w:spacing w:line="276" w:lineRule="auto"/>
        <w:ind w:firstLine="0" w:firstLineChars="0"/>
        <w:jc w:val="both"/>
        <w:rPr>
          <w:rFonts w:hint="eastAsia" w:ascii="仿宋" w:hAnsi="仿宋" w:eastAsia="仿宋" w:cs="仿宋"/>
          <w:color w:val="000000"/>
          <w:sz w:val="24"/>
          <w:szCs w:val="21"/>
        </w:rPr>
      </w:pPr>
    </w:p>
    <w:p w14:paraId="07F4030F">
      <w:pPr>
        <w:autoSpaceDE/>
        <w:autoSpaceDN/>
        <w:adjustRightInd/>
        <w:spacing w:line="276" w:lineRule="auto"/>
        <w:ind w:firstLine="0" w:firstLineChars="0"/>
        <w:jc w:val="both"/>
        <w:rPr>
          <w:rFonts w:hint="eastAsia" w:ascii="仿宋" w:hAnsi="仿宋" w:eastAsia="仿宋" w:cs="仿宋"/>
          <w:color w:val="000000"/>
          <w:sz w:val="24"/>
          <w:szCs w:val="21"/>
        </w:rPr>
      </w:pPr>
    </w:p>
    <w:p w14:paraId="317D94E4">
      <w:pPr>
        <w:autoSpaceDE/>
        <w:autoSpaceDN/>
        <w:adjustRightInd/>
        <w:spacing w:line="276" w:lineRule="auto"/>
        <w:ind w:firstLine="0" w:firstLineChars="0"/>
        <w:jc w:val="both"/>
        <w:rPr>
          <w:rFonts w:hint="eastAsia" w:ascii="仿宋" w:hAnsi="仿宋" w:eastAsia="仿宋" w:cs="仿宋"/>
          <w:sz w:val="24"/>
          <w:szCs w:val="21"/>
        </w:rPr>
      </w:pPr>
    </w:p>
    <w:p w14:paraId="370E2ED7">
      <w:pPr>
        <w:spacing w:line="480" w:lineRule="auto"/>
        <w:ind w:firstLine="480"/>
        <w:jc w:val="center"/>
        <w:outlineLvl w:val="2"/>
        <w:rPr>
          <w:rFonts w:hint="eastAsia" w:ascii="仿宋" w:hAnsi="仿宋" w:eastAsia="仿宋" w:cs="仿宋"/>
          <w:sz w:val="28"/>
          <w:szCs w:val="28"/>
        </w:rPr>
      </w:pPr>
      <w:r>
        <w:rPr>
          <w:rFonts w:hint="eastAsia" w:ascii="仿宋" w:hAnsi="仿宋" w:eastAsia="仿宋" w:cs="仿宋"/>
          <w:sz w:val="24"/>
        </w:rPr>
        <w:br w:type="page"/>
      </w:r>
      <w:bookmarkStart w:id="26" w:name="_Toc481859178"/>
      <w:bookmarkStart w:id="27" w:name="_Toc450027443"/>
      <w:bookmarkStart w:id="28" w:name="_Toc438128466"/>
      <w:bookmarkStart w:id="29" w:name="_Toc403981642"/>
      <w:bookmarkStart w:id="30" w:name="_Toc452372347"/>
      <w:r>
        <w:rPr>
          <w:rFonts w:hint="eastAsia" w:ascii="仿宋" w:hAnsi="仿宋" w:eastAsia="仿宋" w:cs="仿宋"/>
          <w:sz w:val="28"/>
          <w:szCs w:val="28"/>
        </w:rPr>
        <w:t>2.授权委托书</w:t>
      </w:r>
      <w:bookmarkEnd w:id="26"/>
      <w:bookmarkEnd w:id="27"/>
      <w:bookmarkEnd w:id="28"/>
      <w:bookmarkEnd w:id="29"/>
      <w:bookmarkEnd w:id="30"/>
      <w:r>
        <w:rPr>
          <w:rFonts w:hint="eastAsia" w:ascii="仿宋" w:hAnsi="仿宋" w:eastAsia="仿宋" w:cs="仿宋"/>
          <w:sz w:val="28"/>
          <w:szCs w:val="28"/>
        </w:rPr>
        <w:t>（授权委托人参加谈判）</w:t>
      </w:r>
    </w:p>
    <w:p w14:paraId="660A896D">
      <w:pPr>
        <w:autoSpaceDE/>
        <w:autoSpaceDN/>
        <w:adjustRightInd/>
        <w:spacing w:line="360" w:lineRule="auto"/>
        <w:ind w:firstLine="480"/>
        <w:jc w:val="both"/>
        <w:rPr>
          <w:rFonts w:hint="eastAsia" w:ascii="仿宋" w:hAnsi="仿宋" w:eastAsia="仿宋" w:cs="仿宋"/>
          <w:color w:val="000000"/>
          <w:sz w:val="24"/>
          <w:szCs w:val="21"/>
        </w:rPr>
      </w:pPr>
    </w:p>
    <w:p w14:paraId="204F0B7F">
      <w:pPr>
        <w:autoSpaceDE/>
        <w:autoSpaceDN/>
        <w:adjustRightInd/>
        <w:spacing w:line="360" w:lineRule="auto"/>
        <w:ind w:firstLine="480"/>
        <w:jc w:val="both"/>
        <w:rPr>
          <w:rFonts w:hint="eastAsia" w:ascii="仿宋" w:hAnsi="仿宋" w:eastAsia="仿宋" w:cs="仿宋"/>
          <w:color w:val="000000"/>
          <w:sz w:val="24"/>
          <w:szCs w:val="21"/>
        </w:rPr>
      </w:pPr>
      <w:r>
        <w:rPr>
          <w:rFonts w:hint="eastAsia" w:ascii="仿宋" w:hAnsi="仿宋" w:eastAsia="仿宋" w:cs="仿宋"/>
          <w:color w:val="000000"/>
          <w:sz w:val="24"/>
          <w:szCs w:val="21"/>
        </w:rPr>
        <w:t>本人</w:t>
      </w:r>
      <w:r>
        <w:rPr>
          <w:rFonts w:hint="eastAsia" w:ascii="仿宋" w:hAnsi="仿宋" w:eastAsia="仿宋" w:cs="仿宋"/>
          <w:color w:val="000000"/>
          <w:sz w:val="24"/>
          <w:szCs w:val="21"/>
          <w:u w:val="single"/>
        </w:rPr>
        <w:t>（姓名）</w:t>
      </w:r>
      <w:r>
        <w:rPr>
          <w:rFonts w:hint="eastAsia" w:ascii="仿宋" w:hAnsi="仿宋" w:eastAsia="仿宋" w:cs="仿宋"/>
          <w:color w:val="000000"/>
          <w:sz w:val="24"/>
          <w:szCs w:val="21"/>
        </w:rPr>
        <w:t>系</w:t>
      </w:r>
      <w:r>
        <w:rPr>
          <w:rFonts w:hint="eastAsia" w:ascii="仿宋" w:hAnsi="仿宋" w:eastAsia="仿宋" w:cs="仿宋"/>
          <w:color w:val="000000"/>
          <w:sz w:val="24"/>
          <w:szCs w:val="21"/>
          <w:u w:val="single"/>
        </w:rPr>
        <w:t>（供应商单位名称）</w:t>
      </w:r>
      <w:r>
        <w:rPr>
          <w:rFonts w:hint="eastAsia" w:ascii="仿宋" w:hAnsi="仿宋" w:eastAsia="仿宋" w:cs="仿宋"/>
          <w:color w:val="000000"/>
          <w:sz w:val="24"/>
          <w:szCs w:val="21"/>
        </w:rPr>
        <w:t>的法定代表人，现委托我公司</w:t>
      </w:r>
      <w:r>
        <w:rPr>
          <w:rFonts w:hint="eastAsia" w:ascii="仿宋" w:hAnsi="仿宋" w:eastAsia="仿宋" w:cs="仿宋"/>
          <w:color w:val="000000"/>
          <w:sz w:val="24"/>
          <w:szCs w:val="21"/>
          <w:u w:val="single"/>
        </w:rPr>
        <w:t>（姓名、职务）</w:t>
      </w:r>
      <w:r>
        <w:rPr>
          <w:rFonts w:hint="eastAsia" w:ascii="仿宋" w:hAnsi="仿宋" w:eastAsia="仿宋" w:cs="仿宋"/>
          <w:color w:val="000000"/>
          <w:sz w:val="24"/>
          <w:szCs w:val="21"/>
        </w:rPr>
        <w:t>为我方代理人。代理人根据授权，以我方名义签署、澄清、说明、补正、递交、撤回、修改</w:t>
      </w:r>
      <w:r>
        <w:rPr>
          <w:rFonts w:hint="eastAsia" w:ascii="仿宋" w:hAnsi="仿宋" w:eastAsia="仿宋" w:cs="仿宋"/>
          <w:color w:val="000000"/>
          <w:sz w:val="24"/>
          <w:szCs w:val="21"/>
          <w:u w:val="single"/>
        </w:rPr>
        <w:t>（项目名称）</w:t>
      </w:r>
      <w:r>
        <w:rPr>
          <w:rFonts w:hint="eastAsia" w:ascii="仿宋" w:hAnsi="仿宋" w:eastAsia="仿宋" w:cs="仿宋"/>
          <w:color w:val="000000"/>
          <w:sz w:val="24"/>
          <w:szCs w:val="21"/>
        </w:rPr>
        <w:t>服务项目的报价文件和处理有关事宜，其法律后果由我方承担。</w:t>
      </w:r>
    </w:p>
    <w:p w14:paraId="018D9DC3">
      <w:pPr>
        <w:autoSpaceDE/>
        <w:autoSpaceDN/>
        <w:adjustRightInd/>
        <w:spacing w:line="360" w:lineRule="auto"/>
        <w:ind w:firstLine="0" w:firstLineChars="0"/>
        <w:jc w:val="both"/>
        <w:rPr>
          <w:rFonts w:hint="eastAsia" w:ascii="仿宋" w:hAnsi="仿宋" w:eastAsia="仿宋" w:cs="仿宋"/>
          <w:color w:val="000000"/>
          <w:sz w:val="24"/>
          <w:szCs w:val="21"/>
        </w:rPr>
      </w:pPr>
    </w:p>
    <w:p w14:paraId="03AD012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委托期限：</w:t>
      </w:r>
    </w:p>
    <w:p w14:paraId="07EA0A8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代理人无转委托权。</w:t>
      </w:r>
    </w:p>
    <w:p w14:paraId="5174F296">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供应商名称：</w:t>
      </w:r>
      <w:r>
        <w:rPr>
          <w:rFonts w:hint="eastAsia" w:ascii="仿宋" w:hAnsi="仿宋" w:eastAsia="仿宋" w:cs="仿宋"/>
          <w:color w:val="000000"/>
          <w:sz w:val="24"/>
          <w:szCs w:val="21"/>
          <w:u w:val="single"/>
        </w:rPr>
        <w:t>（盖公章）</w:t>
      </w:r>
    </w:p>
    <w:p w14:paraId="2D9723D8">
      <w:pPr>
        <w:autoSpaceDE/>
        <w:autoSpaceDN/>
        <w:adjustRightInd/>
        <w:spacing w:line="276" w:lineRule="auto"/>
        <w:ind w:firstLine="0" w:firstLineChars="0"/>
        <w:jc w:val="both"/>
        <w:rPr>
          <w:rFonts w:hint="eastAsia" w:ascii="仿宋" w:hAnsi="仿宋" w:eastAsia="仿宋" w:cs="仿宋"/>
          <w:color w:val="000000"/>
          <w:sz w:val="24"/>
          <w:szCs w:val="21"/>
        </w:rPr>
      </w:pPr>
    </w:p>
    <w:p w14:paraId="0BA32C45">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法定代表人：</w:t>
      </w:r>
      <w:r>
        <w:rPr>
          <w:rFonts w:hint="eastAsia" w:ascii="仿宋" w:hAnsi="仿宋" w:eastAsia="仿宋" w:cs="仿宋"/>
          <w:color w:val="000000"/>
          <w:sz w:val="24"/>
          <w:szCs w:val="21"/>
          <w:highlight w:val="yellow"/>
        </w:rPr>
        <w:t>（签字或盖章）</w:t>
      </w:r>
    </w:p>
    <w:p w14:paraId="0316FE6C">
      <w:pPr>
        <w:autoSpaceDE/>
        <w:autoSpaceDN/>
        <w:adjustRightInd/>
        <w:spacing w:line="276" w:lineRule="auto"/>
        <w:ind w:firstLine="0" w:firstLineChars="0"/>
        <w:jc w:val="both"/>
        <w:rPr>
          <w:rFonts w:hint="eastAsia" w:ascii="仿宋" w:hAnsi="仿宋" w:eastAsia="仿宋" w:cs="仿宋"/>
          <w:color w:val="000000"/>
          <w:sz w:val="24"/>
          <w:szCs w:val="21"/>
        </w:rPr>
      </w:pPr>
    </w:p>
    <w:p w14:paraId="7EDB578D">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609E6841">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93470248" name="AutoShape 5"/>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5"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5NcP7UAAAABQEAAA8AAAAAAAAAAQAgAAAA&#10;IgAAAGRycy9kb3ducmV2LnhtbFBLAQIUABQAAAAIAIdO4kDlzEBZSAIAAKkEAAAOAAAAAAAAAAEA&#10;IAAAACMBAABkcnMvZTJvRG9jLnhtbFBLBQYAAAAABgAGAFkBAADdBQAAAAA=&#10;">
                <v:fill on="t" focussize="0,0"/>
                <v:stroke color="#000000" joinstyle="round"/>
                <v:imagedata o:title=""/>
                <o:lock v:ext="edit" aspectratio="f"/>
                <v:textbo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1593244134" name="AutoShape 4"/>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4"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cG/HUAAAABQEAAA8AAAAAAAAAAQAgAAAAIgAA&#10;AGRycy9kb3ducmV2LnhtbFBLAQIUABQAAAAIAIdO4kBQObc1RQIAAKsEAAAOAAAAAAAAAAEAIAAA&#10;ACMBAABkcnMvZTJvRG9jLnhtbFBLBQYAAAAABgAGAFkBAADaBQAAAAA=&#10;">
                <v:fill on="t" focussize="0,0"/>
                <v:stroke color="#000000" joinstyle="round"/>
                <v:imagedata o:title=""/>
                <o:lock v:ext="edit" aspectratio="f"/>
                <v:textbo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v:textbox>
                <w10:wrap type="none"/>
                <w10:anchorlock/>
              </v:roundrect>
            </w:pict>
          </mc:Fallback>
        </mc:AlternateContent>
      </w:r>
    </w:p>
    <w:p w14:paraId="2C8BD6BA">
      <w:pPr>
        <w:autoSpaceDE/>
        <w:autoSpaceDN/>
        <w:adjustRightInd/>
        <w:spacing w:line="276" w:lineRule="auto"/>
        <w:ind w:firstLine="0" w:firstLineChars="0"/>
        <w:jc w:val="both"/>
        <w:rPr>
          <w:rFonts w:hint="eastAsia" w:ascii="仿宋" w:hAnsi="仿宋" w:eastAsia="仿宋" w:cs="仿宋"/>
          <w:color w:val="000000"/>
          <w:sz w:val="24"/>
          <w:szCs w:val="21"/>
          <w:u w:val="single"/>
        </w:rPr>
      </w:pPr>
    </w:p>
    <w:p w14:paraId="316A7877">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委托代理人：（签字）</w:t>
      </w:r>
    </w:p>
    <w:p w14:paraId="4A09C679">
      <w:pPr>
        <w:autoSpaceDE/>
        <w:autoSpaceDN/>
        <w:adjustRightInd/>
        <w:spacing w:line="276" w:lineRule="auto"/>
        <w:ind w:firstLine="0" w:firstLineChars="0"/>
        <w:jc w:val="both"/>
        <w:rPr>
          <w:rFonts w:hint="eastAsia" w:ascii="仿宋" w:hAnsi="仿宋" w:eastAsia="仿宋" w:cs="仿宋"/>
          <w:color w:val="000000"/>
          <w:sz w:val="24"/>
          <w:szCs w:val="21"/>
        </w:rPr>
      </w:pPr>
    </w:p>
    <w:p w14:paraId="78A56FAE">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07312D87">
      <w:pPr>
        <w:autoSpaceDE/>
        <w:autoSpaceDN/>
        <w:adjustRightInd/>
        <w:spacing w:before="312" w:beforeLines="100" w:after="312" w:afterLines="100" w:line="360" w:lineRule="auto"/>
        <w:ind w:firstLine="0" w:firstLineChars="0"/>
        <w:jc w:val="center"/>
        <w:outlineLvl w:val="9"/>
        <w:rPr>
          <w:rFonts w:hint="eastAsia" w:ascii="仿宋" w:hAnsi="仿宋" w:eastAsia="仿宋" w:cs="仿宋"/>
          <w:szCs w:val="21"/>
        </w:rPr>
      </w:pPr>
      <w:bookmarkStart w:id="31" w:name="_Toc144893935"/>
      <w:r>
        <w:rPr>
          <w:rFonts w:hint="eastAsia" w:ascii="仿宋" w:hAnsi="仿宋" w:eastAsia="仿宋" w:cs="仿宋"/>
          <w:szCs w:val="21"/>
        </w:rPr>
        <mc:AlternateContent>
          <mc:Choice Requires="wps">
            <w:drawing>
              <wp:inline distT="0" distB="0" distL="0" distR="0">
                <wp:extent cx="2461895" cy="1817370"/>
                <wp:effectExtent l="4445" t="4445" r="10160" b="10795"/>
                <wp:docPr id="1581306847" name="AutoShape 3"/>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3"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1w/tQAAAAFAQAADwAAAAAAAAABACAA&#10;AAAiAAAAZHJzL2Rvd25yZXYueG1sUEsBAhQAFAAAAAgAh07iQO0iFFJKAgAAqwQAAA4AAAAAAAAA&#10;AQAgAAAAIwEAAGRycy9lMm9Eb2MueG1sUEsFBgAAAAAGAAYAWQEAAN8FAAAAAA==&#10;">
                <v:fill on="t" focussize="0,0"/>
                <v:stroke color="#000000" joinstyle="round"/>
                <v:imagedata o:title=""/>
                <o:lock v:ext="edit" aspectratio="f"/>
                <v:textbo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bookmarkEnd w:id="31"/>
      <w:r>
        <w:rPr>
          <w:rFonts w:hint="eastAsia" w:ascii="仿宋" w:hAnsi="仿宋" w:eastAsia="仿宋" w:cs="仿宋"/>
          <w:szCs w:val="21"/>
        </w:rPr>
        <mc:AlternateContent>
          <mc:Choice Requires="wps">
            <w:drawing>
              <wp:inline distT="0" distB="0" distL="0" distR="0">
                <wp:extent cx="2490470" cy="1817370"/>
                <wp:effectExtent l="4445" t="4445" r="6350" b="10795"/>
                <wp:docPr id="777799332" name="AutoShape 2"/>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DlffhFEAgAAqgQAAA4AAAAAAAAAAQAgAAAA&#10;IwEAAGRycy9lMm9Eb2MueG1sUEsFBgAAAAAGAAYAWQEAANkFAAAAAA==&#10;">
                <v:fill on="t" focussize="0,0"/>
                <v:stroke color="#000000" joinstyle="round"/>
                <v:imagedata o:title=""/>
                <o:lock v:ext="edit" aspectratio="f"/>
                <v:textbo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v:textbox>
                <w10:wrap type="none"/>
                <w10:anchorlock/>
              </v:roundrect>
            </w:pict>
          </mc:Fallback>
        </mc:AlternateContent>
      </w:r>
    </w:p>
    <w:p w14:paraId="07ADA181">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四、商务条款偏离表</w:t>
      </w:r>
    </w:p>
    <w:p w14:paraId="32456C45">
      <w:pPr>
        <w:autoSpaceDE/>
        <w:autoSpaceDN/>
        <w:adjustRightInd/>
        <w:spacing w:line="360" w:lineRule="auto"/>
        <w:ind w:firstLine="199" w:firstLineChars="83"/>
        <w:jc w:val="both"/>
        <w:rPr>
          <w:rFonts w:hint="eastAsia" w:ascii="仿宋" w:hAnsi="仿宋" w:eastAsia="仿宋" w:cs="仿宋"/>
          <w:sz w:val="24"/>
        </w:rPr>
      </w:pPr>
      <w:r>
        <w:rPr>
          <w:rFonts w:hint="eastAsia" w:ascii="仿宋" w:hAnsi="仿宋" w:eastAsia="仿宋" w:cs="仿宋"/>
          <w:sz w:val="24"/>
        </w:rPr>
        <w:t>谈判编号：______________                   包号：______________</w:t>
      </w:r>
    </w:p>
    <w:tbl>
      <w:tblPr>
        <w:tblStyle w:val="8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961"/>
        <w:gridCol w:w="2551"/>
        <w:gridCol w:w="2615"/>
        <w:gridCol w:w="1207"/>
      </w:tblGrid>
      <w:tr w14:paraId="2FFCF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8" w:space="0"/>
              <w:left w:val="single" w:color="auto" w:sz="8" w:space="0"/>
              <w:bottom w:val="single" w:color="auto" w:sz="4" w:space="0"/>
              <w:right w:val="single" w:color="auto" w:sz="4" w:space="0"/>
            </w:tcBorders>
            <w:vAlign w:val="center"/>
          </w:tcPr>
          <w:p w14:paraId="79630194">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961" w:type="dxa"/>
            <w:tcBorders>
              <w:top w:val="single" w:color="auto" w:sz="8" w:space="0"/>
              <w:left w:val="single" w:color="auto" w:sz="4" w:space="0"/>
              <w:bottom w:val="single" w:color="auto" w:sz="4" w:space="0"/>
              <w:right w:val="single" w:color="auto" w:sz="4" w:space="0"/>
            </w:tcBorders>
            <w:vAlign w:val="center"/>
          </w:tcPr>
          <w:p w14:paraId="268243F5">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谈判文件条目号</w:t>
            </w:r>
          </w:p>
        </w:tc>
        <w:tc>
          <w:tcPr>
            <w:tcW w:w="2551" w:type="dxa"/>
            <w:tcBorders>
              <w:top w:val="single" w:color="auto" w:sz="8" w:space="0"/>
              <w:left w:val="single" w:color="auto" w:sz="4" w:space="0"/>
              <w:bottom w:val="single" w:color="auto" w:sz="4" w:space="0"/>
              <w:right w:val="single" w:color="auto" w:sz="4" w:space="0"/>
            </w:tcBorders>
            <w:vAlign w:val="center"/>
          </w:tcPr>
          <w:p w14:paraId="3A4E8B28">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谈判文件的商务条款</w:t>
            </w:r>
          </w:p>
        </w:tc>
        <w:tc>
          <w:tcPr>
            <w:tcW w:w="2615" w:type="dxa"/>
            <w:tcBorders>
              <w:top w:val="single" w:color="auto" w:sz="8" w:space="0"/>
              <w:left w:val="single" w:color="auto" w:sz="4" w:space="0"/>
              <w:bottom w:val="single" w:color="auto" w:sz="4" w:space="0"/>
              <w:right w:val="single" w:color="auto" w:sz="4" w:space="0"/>
            </w:tcBorders>
            <w:vAlign w:val="center"/>
          </w:tcPr>
          <w:p w14:paraId="3B5E4739">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报价文件的商务条款</w:t>
            </w:r>
          </w:p>
        </w:tc>
        <w:tc>
          <w:tcPr>
            <w:tcW w:w="1207" w:type="dxa"/>
            <w:tcBorders>
              <w:top w:val="single" w:color="auto" w:sz="8" w:space="0"/>
              <w:left w:val="single" w:color="auto" w:sz="4" w:space="0"/>
              <w:bottom w:val="single" w:color="auto" w:sz="4" w:space="0"/>
              <w:right w:val="single" w:color="auto" w:sz="8" w:space="0"/>
            </w:tcBorders>
            <w:vAlign w:val="center"/>
          </w:tcPr>
          <w:p w14:paraId="0B34873D">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0A2FD2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3F846800">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34FEACD7">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77CFEF3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66CC297">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017E9771">
            <w:pPr>
              <w:autoSpaceDE/>
              <w:autoSpaceDN/>
              <w:adjustRightInd/>
              <w:ind w:firstLine="0" w:firstLineChars="0"/>
              <w:jc w:val="center"/>
              <w:rPr>
                <w:rFonts w:hint="eastAsia" w:ascii="仿宋" w:hAnsi="仿宋" w:eastAsia="仿宋" w:cs="仿宋"/>
                <w:sz w:val="24"/>
              </w:rPr>
            </w:pPr>
          </w:p>
        </w:tc>
      </w:tr>
      <w:tr w14:paraId="1EB7D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2250B42">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899613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9299BC">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7FC993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4D060CD">
            <w:pPr>
              <w:autoSpaceDE/>
              <w:autoSpaceDN/>
              <w:adjustRightInd/>
              <w:ind w:firstLine="0" w:firstLineChars="0"/>
              <w:jc w:val="center"/>
              <w:rPr>
                <w:rFonts w:hint="eastAsia" w:ascii="仿宋" w:hAnsi="仿宋" w:eastAsia="仿宋" w:cs="仿宋"/>
                <w:sz w:val="24"/>
              </w:rPr>
            </w:pPr>
          </w:p>
        </w:tc>
      </w:tr>
      <w:tr w14:paraId="28E401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C6EA7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85A428">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0A74A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504641">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4608821F">
            <w:pPr>
              <w:autoSpaceDE/>
              <w:autoSpaceDN/>
              <w:adjustRightInd/>
              <w:ind w:firstLine="0" w:firstLineChars="0"/>
              <w:jc w:val="center"/>
              <w:rPr>
                <w:rFonts w:hint="eastAsia" w:ascii="仿宋" w:hAnsi="仿宋" w:eastAsia="仿宋" w:cs="仿宋"/>
                <w:sz w:val="24"/>
              </w:rPr>
            </w:pPr>
          </w:p>
        </w:tc>
      </w:tr>
      <w:tr w14:paraId="6BDC85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7C259E7">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059F555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13F52C3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47C1C67C">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7D5B0B4">
            <w:pPr>
              <w:autoSpaceDE/>
              <w:autoSpaceDN/>
              <w:adjustRightInd/>
              <w:ind w:firstLine="0" w:firstLineChars="0"/>
              <w:jc w:val="center"/>
              <w:rPr>
                <w:rFonts w:hint="eastAsia" w:ascii="仿宋" w:hAnsi="仿宋" w:eastAsia="仿宋" w:cs="仿宋"/>
                <w:sz w:val="24"/>
              </w:rPr>
            </w:pPr>
          </w:p>
        </w:tc>
      </w:tr>
      <w:tr w14:paraId="00E43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A0B4153">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A00FE5">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1FECB5A">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6E61739">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BC34A36">
            <w:pPr>
              <w:autoSpaceDE/>
              <w:autoSpaceDN/>
              <w:adjustRightInd/>
              <w:ind w:firstLine="0" w:firstLineChars="0"/>
              <w:jc w:val="center"/>
              <w:rPr>
                <w:rFonts w:hint="eastAsia" w:ascii="仿宋" w:hAnsi="仿宋" w:eastAsia="仿宋" w:cs="仿宋"/>
                <w:sz w:val="24"/>
              </w:rPr>
            </w:pPr>
          </w:p>
        </w:tc>
      </w:tr>
      <w:tr w14:paraId="6E0787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5BCBE36">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0E2F0D0">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5FE293B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D9DEF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95A3045">
            <w:pPr>
              <w:autoSpaceDE/>
              <w:autoSpaceDN/>
              <w:adjustRightInd/>
              <w:ind w:firstLine="0" w:firstLineChars="0"/>
              <w:jc w:val="center"/>
              <w:rPr>
                <w:rFonts w:hint="eastAsia" w:ascii="仿宋" w:hAnsi="仿宋" w:eastAsia="仿宋" w:cs="仿宋"/>
                <w:sz w:val="24"/>
              </w:rPr>
            </w:pPr>
          </w:p>
        </w:tc>
      </w:tr>
      <w:tr w14:paraId="2BE76E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5FB5ADE9">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610222C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41C3E7D5">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F358494">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3F8FFEC">
            <w:pPr>
              <w:autoSpaceDE/>
              <w:autoSpaceDN/>
              <w:adjustRightInd/>
              <w:ind w:firstLine="0" w:firstLineChars="0"/>
              <w:jc w:val="center"/>
              <w:rPr>
                <w:rFonts w:hint="eastAsia" w:ascii="仿宋" w:hAnsi="仿宋" w:eastAsia="仿宋" w:cs="仿宋"/>
                <w:sz w:val="24"/>
              </w:rPr>
            </w:pPr>
          </w:p>
        </w:tc>
      </w:tr>
      <w:tr w14:paraId="764C70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0E4B78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7A9BB269">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88D02D7">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60C47C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5536B92">
            <w:pPr>
              <w:autoSpaceDE/>
              <w:autoSpaceDN/>
              <w:adjustRightInd/>
              <w:ind w:firstLine="0" w:firstLineChars="0"/>
              <w:jc w:val="center"/>
              <w:rPr>
                <w:rFonts w:hint="eastAsia" w:ascii="仿宋" w:hAnsi="仿宋" w:eastAsia="仿宋" w:cs="仿宋"/>
                <w:sz w:val="24"/>
              </w:rPr>
            </w:pPr>
          </w:p>
        </w:tc>
      </w:tr>
      <w:tr w14:paraId="4F614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8" w:space="0"/>
              <w:right w:val="single" w:color="auto" w:sz="4" w:space="0"/>
            </w:tcBorders>
            <w:vAlign w:val="center"/>
          </w:tcPr>
          <w:p w14:paraId="062668EE">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8" w:space="0"/>
              <w:right w:val="single" w:color="auto" w:sz="4" w:space="0"/>
            </w:tcBorders>
            <w:vAlign w:val="center"/>
          </w:tcPr>
          <w:p w14:paraId="1066499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8" w:space="0"/>
              <w:right w:val="single" w:color="auto" w:sz="4" w:space="0"/>
            </w:tcBorders>
            <w:vAlign w:val="center"/>
          </w:tcPr>
          <w:p w14:paraId="77886CC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8" w:space="0"/>
              <w:right w:val="single" w:color="auto" w:sz="4" w:space="0"/>
            </w:tcBorders>
            <w:vAlign w:val="center"/>
          </w:tcPr>
          <w:p w14:paraId="784B895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8" w:space="0"/>
              <w:right w:val="single" w:color="auto" w:sz="8" w:space="0"/>
            </w:tcBorders>
            <w:vAlign w:val="center"/>
          </w:tcPr>
          <w:p w14:paraId="4E935490">
            <w:pPr>
              <w:autoSpaceDE/>
              <w:autoSpaceDN/>
              <w:adjustRightInd/>
              <w:ind w:firstLine="0" w:firstLineChars="0"/>
              <w:jc w:val="center"/>
              <w:rPr>
                <w:rFonts w:hint="eastAsia" w:ascii="仿宋" w:hAnsi="仿宋" w:eastAsia="仿宋" w:cs="仿宋"/>
                <w:sz w:val="24"/>
              </w:rPr>
            </w:pPr>
          </w:p>
        </w:tc>
      </w:tr>
    </w:tbl>
    <w:p w14:paraId="3EEA8F83">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4807794B">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sz w:val="24"/>
        </w:rPr>
      </w:pPr>
    </w:p>
    <w:p w14:paraId="251C939A">
      <w:pPr>
        <w:autoSpaceDE/>
        <w:autoSpaceDN/>
        <w:adjustRightInd/>
        <w:spacing w:line="360" w:lineRule="auto"/>
        <w:ind w:firstLine="480"/>
        <w:jc w:val="both"/>
        <w:rPr>
          <w:rFonts w:hint="eastAsia" w:ascii="仿宋" w:hAnsi="仿宋" w:eastAsia="仿宋" w:cs="仿宋"/>
          <w:sz w:val="24"/>
          <w:u w:val="single"/>
        </w:rPr>
      </w:pPr>
      <w:r>
        <w:rPr>
          <w:rFonts w:hint="eastAsia" w:ascii="仿宋" w:hAnsi="仿宋" w:eastAsia="仿宋" w:cs="仿宋"/>
          <w:sz w:val="24"/>
        </w:rPr>
        <w:t>供应商（法定代表人或委托代理人）签字：</w:t>
      </w:r>
      <w:r>
        <w:rPr>
          <w:rFonts w:hint="eastAsia" w:ascii="仿宋" w:hAnsi="仿宋" w:eastAsia="仿宋" w:cs="仿宋"/>
          <w:sz w:val="24"/>
          <w:u w:val="single"/>
        </w:rPr>
        <w:t xml:space="preserve"> ________      _____ </w:t>
      </w:r>
    </w:p>
    <w:p w14:paraId="04EF7194">
      <w:pPr>
        <w:autoSpaceDE/>
        <w:autoSpaceDN/>
        <w:adjustRightInd/>
        <w:spacing w:line="360" w:lineRule="auto"/>
        <w:ind w:firstLine="480"/>
        <w:jc w:val="both"/>
        <w:rPr>
          <w:rFonts w:hint="eastAsia" w:ascii="仿宋" w:hAnsi="仿宋" w:eastAsia="仿宋" w:cs="仿宋"/>
          <w:sz w:val="24"/>
        </w:rPr>
      </w:pPr>
    </w:p>
    <w:p w14:paraId="1258C4CB">
      <w:pPr>
        <w:autoSpaceDE/>
        <w:autoSpaceDN/>
        <w:adjustRightInd/>
        <w:spacing w:line="360" w:lineRule="auto"/>
        <w:ind w:firstLine="480"/>
        <w:jc w:val="both"/>
        <w:rPr>
          <w:rFonts w:hint="eastAsia" w:ascii="仿宋" w:hAnsi="仿宋" w:eastAsia="仿宋" w:cs="仿宋"/>
          <w:sz w:val="24"/>
        </w:rPr>
      </w:pPr>
    </w:p>
    <w:p w14:paraId="5B580343">
      <w:pPr>
        <w:autoSpaceDE/>
        <w:autoSpaceDN/>
        <w:adjustRightInd/>
        <w:spacing w:line="360" w:lineRule="auto"/>
        <w:ind w:firstLine="480"/>
        <w:jc w:val="both"/>
        <w:rPr>
          <w:rFonts w:hint="eastAsia" w:ascii="仿宋" w:hAnsi="仿宋" w:eastAsia="仿宋" w:cs="仿宋"/>
          <w:sz w:val="24"/>
        </w:rPr>
      </w:pPr>
      <w:r>
        <w:rPr>
          <w:rFonts w:hint="eastAsia" w:ascii="仿宋" w:hAnsi="仿宋" w:eastAsia="仿宋" w:cs="仿宋"/>
          <w:sz w:val="24"/>
        </w:rPr>
        <w:t>供应商（盖公章）</w:t>
      </w:r>
    </w:p>
    <w:p w14:paraId="09C31509">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Cs w:val="21"/>
        </w:rPr>
        <w:br w:type="page"/>
      </w:r>
    </w:p>
    <w:p w14:paraId="258A8C8E">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五、技术规格偏离表</w:t>
      </w:r>
    </w:p>
    <w:p w14:paraId="1A586F0F">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 w:val="24"/>
        </w:rPr>
        <w:t>谈判编号：______________                    包号：______________</w:t>
      </w:r>
    </w:p>
    <w:tbl>
      <w:tblPr>
        <w:tblStyle w:val="88"/>
        <w:tblW w:w="917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76"/>
        <w:gridCol w:w="1275"/>
        <w:gridCol w:w="1701"/>
        <w:gridCol w:w="1701"/>
        <w:gridCol w:w="1210"/>
        <w:gridCol w:w="1294"/>
      </w:tblGrid>
      <w:tr w14:paraId="78B95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tcBorders>
              <w:top w:val="single" w:color="auto" w:sz="8" w:space="0"/>
              <w:left w:val="single" w:color="auto" w:sz="8" w:space="0"/>
              <w:bottom w:val="single" w:color="auto" w:sz="4" w:space="0"/>
              <w:right w:val="single" w:color="auto" w:sz="4" w:space="0"/>
            </w:tcBorders>
            <w:vAlign w:val="center"/>
          </w:tcPr>
          <w:p w14:paraId="2616D83C">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276" w:type="dxa"/>
            <w:tcBorders>
              <w:top w:val="single" w:color="auto" w:sz="8" w:space="0"/>
              <w:left w:val="single" w:color="auto" w:sz="4" w:space="0"/>
              <w:bottom w:val="single" w:color="auto" w:sz="4" w:space="0"/>
              <w:right w:val="single" w:color="auto" w:sz="4" w:space="0"/>
            </w:tcBorders>
            <w:vAlign w:val="center"/>
          </w:tcPr>
          <w:p w14:paraId="63DC6C5A">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货物名称</w:t>
            </w:r>
          </w:p>
        </w:tc>
        <w:tc>
          <w:tcPr>
            <w:tcW w:w="1275" w:type="dxa"/>
            <w:tcBorders>
              <w:top w:val="single" w:color="auto" w:sz="8" w:space="0"/>
              <w:left w:val="single" w:color="auto" w:sz="4" w:space="0"/>
              <w:bottom w:val="single" w:color="auto" w:sz="4" w:space="0"/>
              <w:right w:val="single" w:color="auto" w:sz="4" w:space="0"/>
            </w:tcBorders>
            <w:vAlign w:val="center"/>
          </w:tcPr>
          <w:p w14:paraId="0E026E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谈判文件</w:t>
            </w:r>
          </w:p>
          <w:p w14:paraId="004E57D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条目号</w:t>
            </w:r>
          </w:p>
        </w:tc>
        <w:tc>
          <w:tcPr>
            <w:tcW w:w="1701" w:type="dxa"/>
            <w:tcBorders>
              <w:top w:val="single" w:color="auto" w:sz="8" w:space="0"/>
              <w:left w:val="single" w:color="auto" w:sz="4" w:space="0"/>
              <w:bottom w:val="single" w:color="auto" w:sz="4" w:space="0"/>
              <w:right w:val="single" w:color="auto" w:sz="4" w:space="0"/>
            </w:tcBorders>
            <w:vAlign w:val="center"/>
          </w:tcPr>
          <w:p w14:paraId="0D43FD9F">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谈判技术条款</w:t>
            </w:r>
          </w:p>
        </w:tc>
        <w:tc>
          <w:tcPr>
            <w:tcW w:w="1701" w:type="dxa"/>
            <w:tcBorders>
              <w:top w:val="single" w:color="auto" w:sz="8" w:space="0"/>
              <w:left w:val="single" w:color="auto" w:sz="4" w:space="0"/>
              <w:bottom w:val="single" w:color="auto" w:sz="4" w:space="0"/>
              <w:right w:val="single" w:color="auto" w:sz="4" w:space="0"/>
            </w:tcBorders>
            <w:vAlign w:val="center"/>
          </w:tcPr>
          <w:p w14:paraId="6FDFFC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报价文件技术条款</w:t>
            </w:r>
          </w:p>
        </w:tc>
        <w:tc>
          <w:tcPr>
            <w:tcW w:w="1210" w:type="dxa"/>
            <w:tcBorders>
              <w:top w:val="single" w:color="auto" w:sz="8" w:space="0"/>
              <w:left w:val="single" w:color="auto" w:sz="4" w:space="0"/>
              <w:bottom w:val="single" w:color="auto" w:sz="4" w:space="0"/>
              <w:right w:val="single" w:color="auto" w:sz="4" w:space="0"/>
            </w:tcBorders>
            <w:vAlign w:val="center"/>
          </w:tcPr>
          <w:p w14:paraId="5008E563">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偏离情况</w:t>
            </w:r>
          </w:p>
        </w:tc>
        <w:tc>
          <w:tcPr>
            <w:tcW w:w="1294" w:type="dxa"/>
            <w:tcBorders>
              <w:top w:val="single" w:color="auto" w:sz="8" w:space="0"/>
              <w:left w:val="single" w:color="auto" w:sz="4" w:space="0"/>
              <w:bottom w:val="single" w:color="auto" w:sz="4" w:space="0"/>
              <w:right w:val="single" w:color="auto" w:sz="8" w:space="0"/>
            </w:tcBorders>
            <w:vAlign w:val="center"/>
          </w:tcPr>
          <w:p w14:paraId="0125337E">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4872AB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6E5E6C38">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19890">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6CE32E1">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FA72E7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75A5730">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455E9A6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37427FA5">
            <w:pPr>
              <w:autoSpaceDE/>
              <w:autoSpaceDN/>
              <w:adjustRightInd/>
              <w:spacing w:line="360" w:lineRule="auto"/>
              <w:ind w:firstLine="0" w:firstLineChars="0"/>
              <w:jc w:val="center"/>
              <w:rPr>
                <w:rFonts w:hint="eastAsia" w:ascii="仿宋" w:hAnsi="仿宋" w:eastAsia="仿宋" w:cs="仿宋"/>
                <w:sz w:val="24"/>
              </w:rPr>
            </w:pPr>
          </w:p>
        </w:tc>
      </w:tr>
      <w:tr w14:paraId="6B651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5C58316F">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481C7D3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67F08DF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E3B4A8C">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1DDF3FA5">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6934137F">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48EEB366">
            <w:pPr>
              <w:autoSpaceDE/>
              <w:autoSpaceDN/>
              <w:adjustRightInd/>
              <w:spacing w:line="360" w:lineRule="auto"/>
              <w:ind w:firstLine="0" w:firstLineChars="0"/>
              <w:jc w:val="center"/>
              <w:rPr>
                <w:rFonts w:hint="eastAsia" w:ascii="仿宋" w:hAnsi="仿宋" w:eastAsia="仿宋" w:cs="仿宋"/>
                <w:sz w:val="24"/>
              </w:rPr>
            </w:pPr>
          </w:p>
        </w:tc>
      </w:tr>
      <w:tr w14:paraId="7A3494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27B477C1">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1CE446C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A157CE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3BED845F">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70A0B52">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1203321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0C1A0A0F">
            <w:pPr>
              <w:autoSpaceDE/>
              <w:autoSpaceDN/>
              <w:adjustRightInd/>
              <w:spacing w:line="360" w:lineRule="auto"/>
              <w:ind w:firstLine="0" w:firstLineChars="0"/>
              <w:jc w:val="center"/>
              <w:rPr>
                <w:rFonts w:hint="eastAsia" w:ascii="仿宋" w:hAnsi="仿宋" w:eastAsia="仿宋" w:cs="仿宋"/>
                <w:sz w:val="24"/>
              </w:rPr>
            </w:pPr>
          </w:p>
        </w:tc>
      </w:tr>
      <w:tr w14:paraId="2ABDF2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096B9AE6">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934DAB">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6F46068">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5D380B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BDF6C48">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7966F83B">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623ABDB3">
            <w:pPr>
              <w:autoSpaceDE/>
              <w:autoSpaceDN/>
              <w:adjustRightInd/>
              <w:spacing w:line="360" w:lineRule="auto"/>
              <w:ind w:firstLine="0" w:firstLineChars="0"/>
              <w:jc w:val="center"/>
              <w:rPr>
                <w:rFonts w:hint="eastAsia" w:ascii="仿宋" w:hAnsi="仿宋" w:eastAsia="仿宋" w:cs="仿宋"/>
                <w:sz w:val="24"/>
              </w:rPr>
            </w:pPr>
          </w:p>
        </w:tc>
      </w:tr>
      <w:tr w14:paraId="7A3214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8" w:space="0"/>
              <w:right w:val="single" w:color="auto" w:sz="4" w:space="0"/>
            </w:tcBorders>
            <w:vAlign w:val="center"/>
          </w:tcPr>
          <w:p w14:paraId="59D6AB40">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8" w:space="0"/>
              <w:right w:val="single" w:color="auto" w:sz="4" w:space="0"/>
            </w:tcBorders>
            <w:vAlign w:val="center"/>
          </w:tcPr>
          <w:p w14:paraId="16EA4365">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8" w:space="0"/>
              <w:right w:val="single" w:color="auto" w:sz="4" w:space="0"/>
            </w:tcBorders>
            <w:vAlign w:val="center"/>
          </w:tcPr>
          <w:p w14:paraId="400924C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01E7E760">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52481D5E">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8" w:space="0"/>
              <w:right w:val="single" w:color="auto" w:sz="4" w:space="0"/>
            </w:tcBorders>
            <w:vAlign w:val="center"/>
          </w:tcPr>
          <w:p w14:paraId="354C7D46">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8" w:space="0"/>
              <w:right w:val="single" w:color="auto" w:sz="8" w:space="0"/>
            </w:tcBorders>
            <w:vAlign w:val="center"/>
          </w:tcPr>
          <w:p w14:paraId="3E41E5CF">
            <w:pPr>
              <w:autoSpaceDE/>
              <w:autoSpaceDN/>
              <w:adjustRightInd/>
              <w:spacing w:line="360" w:lineRule="auto"/>
              <w:ind w:firstLine="0" w:firstLineChars="0"/>
              <w:jc w:val="center"/>
              <w:rPr>
                <w:rFonts w:hint="eastAsia" w:ascii="仿宋" w:hAnsi="仿宋" w:eastAsia="仿宋" w:cs="仿宋"/>
                <w:sz w:val="24"/>
              </w:rPr>
            </w:pPr>
          </w:p>
        </w:tc>
      </w:tr>
    </w:tbl>
    <w:p w14:paraId="580F6F5D">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5AB94E47">
      <w:pPr>
        <w:autoSpaceDE/>
        <w:autoSpaceDN/>
        <w:adjustRightInd/>
        <w:spacing w:line="360" w:lineRule="auto"/>
        <w:ind w:firstLine="0" w:firstLineChars="0"/>
        <w:rPr>
          <w:rFonts w:hint="eastAsia" w:ascii="仿宋" w:hAnsi="仿宋" w:eastAsia="仿宋" w:cs="仿宋"/>
          <w:sz w:val="24"/>
        </w:rPr>
      </w:pPr>
    </w:p>
    <w:p w14:paraId="064709E7">
      <w:pPr>
        <w:overflowPunct w:val="0"/>
        <w:topLinePunct/>
        <w:autoSpaceDE/>
        <w:autoSpaceDN/>
        <w:adjustRightInd/>
        <w:spacing w:before="93" w:beforeLines="30" w:after="93" w:afterLines="30" w:line="360" w:lineRule="auto"/>
        <w:ind w:firstLine="0" w:firstLineChars="0"/>
        <w:jc w:val="both"/>
        <w:rPr>
          <w:rFonts w:hint="eastAsia" w:ascii="仿宋" w:hAnsi="仿宋" w:eastAsia="仿宋" w:cs="仿宋"/>
          <w:sz w:val="24"/>
        </w:rPr>
      </w:pPr>
    </w:p>
    <w:p w14:paraId="3E1BF47E">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 xml:space="preserve">供应商（法定代表人或委托代理人）签字：______________        </w:t>
      </w:r>
    </w:p>
    <w:p w14:paraId="5D48AC57">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供应商（盖公章）：</w:t>
      </w:r>
    </w:p>
    <w:p w14:paraId="0F22D3CE">
      <w:pPr>
        <w:autoSpaceDE/>
        <w:autoSpaceDN/>
        <w:adjustRightInd/>
        <w:spacing w:line="360" w:lineRule="auto"/>
        <w:ind w:firstLine="480"/>
        <w:rPr>
          <w:rFonts w:hint="eastAsia" w:ascii="仿宋" w:hAnsi="仿宋" w:eastAsia="仿宋" w:cs="仿宋"/>
          <w:sz w:val="24"/>
        </w:rPr>
      </w:pPr>
    </w:p>
    <w:p w14:paraId="7BDF7A4A">
      <w:pPr>
        <w:autoSpaceDE/>
        <w:autoSpaceDN/>
        <w:adjustRightInd/>
        <w:spacing w:line="400" w:lineRule="exact"/>
        <w:ind w:firstLine="0" w:firstLineChars="0"/>
        <w:jc w:val="center"/>
        <w:rPr>
          <w:rFonts w:hint="eastAsia" w:ascii="仿宋" w:hAnsi="仿宋" w:eastAsia="仿宋" w:cs="仿宋"/>
          <w:b/>
          <w:sz w:val="28"/>
          <w:szCs w:val="28"/>
        </w:rPr>
      </w:pPr>
    </w:p>
    <w:p w14:paraId="2C447091">
      <w:pPr>
        <w:autoSpaceDE/>
        <w:autoSpaceDN/>
        <w:adjustRightInd/>
        <w:spacing w:line="400" w:lineRule="exact"/>
        <w:ind w:firstLine="0" w:firstLineChars="0"/>
        <w:jc w:val="center"/>
        <w:rPr>
          <w:rFonts w:hint="eastAsia" w:ascii="仿宋" w:hAnsi="仿宋" w:eastAsia="仿宋" w:cs="仿宋"/>
          <w:b/>
          <w:sz w:val="28"/>
          <w:szCs w:val="28"/>
        </w:rPr>
      </w:pPr>
    </w:p>
    <w:p w14:paraId="50A0F95A">
      <w:pPr>
        <w:autoSpaceDE/>
        <w:autoSpaceDN/>
        <w:adjustRightInd/>
        <w:spacing w:line="400" w:lineRule="exact"/>
        <w:ind w:firstLine="0" w:firstLineChars="0"/>
        <w:jc w:val="center"/>
        <w:rPr>
          <w:rFonts w:hint="eastAsia" w:ascii="仿宋" w:hAnsi="仿宋" w:eastAsia="仿宋" w:cs="仿宋"/>
          <w:b/>
          <w:sz w:val="28"/>
          <w:szCs w:val="28"/>
        </w:rPr>
      </w:pPr>
    </w:p>
    <w:p w14:paraId="47C6E698">
      <w:pPr>
        <w:autoSpaceDE/>
        <w:autoSpaceDN/>
        <w:adjustRightInd/>
        <w:spacing w:line="240" w:lineRule="auto"/>
        <w:ind w:firstLine="0" w:firstLineChars="0"/>
        <w:jc w:val="left"/>
        <w:rPr>
          <w:rFonts w:hint="eastAsia" w:ascii="仿宋" w:hAnsi="仿宋" w:eastAsia="仿宋" w:cs="仿宋"/>
          <w:b/>
          <w:sz w:val="28"/>
          <w:szCs w:val="28"/>
        </w:rPr>
      </w:pPr>
      <w:r>
        <w:rPr>
          <w:rFonts w:hint="eastAsia" w:ascii="仿宋" w:hAnsi="仿宋" w:eastAsia="仿宋" w:cs="仿宋"/>
          <w:b/>
          <w:sz w:val="28"/>
          <w:szCs w:val="28"/>
        </w:rPr>
        <w:br w:type="page"/>
      </w:r>
    </w:p>
    <w:p w14:paraId="29B7885E">
      <w:pPr>
        <w:autoSpaceDE/>
        <w:autoSpaceDN/>
        <w:adjustRightInd/>
        <w:spacing w:line="400" w:lineRule="exact"/>
        <w:ind w:firstLine="0" w:firstLineChars="0"/>
        <w:jc w:val="center"/>
        <w:rPr>
          <w:rFonts w:hint="eastAsia" w:ascii="仿宋" w:hAnsi="仿宋" w:eastAsia="仿宋" w:cs="仿宋"/>
          <w:b/>
          <w:sz w:val="28"/>
          <w:szCs w:val="28"/>
        </w:rPr>
      </w:pPr>
    </w:p>
    <w:p w14:paraId="39ABC614">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六、资格证明文件</w:t>
      </w:r>
    </w:p>
    <w:p w14:paraId="3D4DB22C">
      <w:pPr>
        <w:widowControl/>
        <w:autoSpaceDE/>
        <w:autoSpaceDN/>
        <w:adjustRightInd/>
        <w:ind w:firstLine="482"/>
        <w:rPr>
          <w:rFonts w:hint="eastAsia" w:ascii="仿宋" w:hAnsi="仿宋" w:eastAsia="仿宋" w:cs="仿宋"/>
          <w:b/>
          <w:bCs/>
          <w:sz w:val="24"/>
        </w:rPr>
      </w:pPr>
      <w:r>
        <w:rPr>
          <w:rFonts w:hint="eastAsia" w:ascii="仿宋" w:hAnsi="仿宋" w:eastAsia="仿宋" w:cs="仿宋"/>
          <w:b/>
          <w:bCs/>
          <w:sz w:val="24"/>
        </w:rPr>
        <w:t>供应商根据谈判文件中资格要求附相关资质证明文件复印件并加盖公章,必须保证与原件相符</w:t>
      </w:r>
    </w:p>
    <w:p w14:paraId="2D7B7DF1">
      <w:pPr>
        <w:autoSpaceDE/>
        <w:autoSpaceDN/>
        <w:adjustRightInd/>
        <w:spacing w:line="360" w:lineRule="auto"/>
        <w:ind w:firstLine="0" w:firstLineChars="0"/>
        <w:jc w:val="both"/>
        <w:rPr>
          <w:rFonts w:hint="eastAsia" w:ascii="仿宋" w:hAnsi="仿宋" w:eastAsia="仿宋" w:cs="仿宋"/>
          <w:bCs/>
          <w:sz w:val="24"/>
        </w:rPr>
      </w:pPr>
      <w:bookmarkStart w:id="32" w:name="_Toc310252881"/>
      <w:r>
        <w:rPr>
          <w:rFonts w:hint="eastAsia" w:ascii="仿宋" w:hAnsi="仿宋" w:eastAsia="仿宋" w:cs="仿宋"/>
          <w:bCs/>
          <w:sz w:val="24"/>
        </w:rPr>
        <w:t>按照供应商资格要求统一格式，内容。</w:t>
      </w:r>
    </w:p>
    <w:bookmarkEnd w:id="32"/>
    <w:p w14:paraId="3B7228DE">
      <w:pPr>
        <w:widowControl/>
        <w:spacing w:line="360" w:lineRule="auto"/>
        <w:ind w:firstLine="480"/>
        <w:rPr>
          <w:rFonts w:hint="eastAsia" w:ascii="仿宋" w:hAnsi="仿宋" w:eastAsia="仿宋" w:cs="仿宋"/>
          <w:color w:val="FF0000"/>
          <w:sz w:val="24"/>
        </w:rPr>
      </w:pPr>
      <w:r>
        <w:rPr>
          <w:rFonts w:hint="eastAsia" w:ascii="仿宋" w:hAnsi="仿宋" w:eastAsia="仿宋" w:cs="仿宋"/>
          <w:kern w:val="0"/>
          <w:sz w:val="24"/>
        </w:rPr>
        <w:t>1.</w:t>
      </w:r>
      <w:r>
        <w:rPr>
          <w:rFonts w:hint="eastAsia" w:ascii="仿宋" w:hAnsi="仿宋" w:eastAsia="仿宋" w:cs="仿宋"/>
        </w:rPr>
        <w:t xml:space="preserve"> </w:t>
      </w:r>
      <w:r>
        <w:rPr>
          <w:rFonts w:hint="eastAsia" w:ascii="仿宋" w:hAnsi="仿宋" w:eastAsia="仿宋" w:cs="仿宋"/>
          <w:kern w:val="0"/>
          <w:sz w:val="24"/>
        </w:rPr>
        <w:t>提供营业执照扫描件</w:t>
      </w:r>
    </w:p>
    <w:p w14:paraId="00D337AC">
      <w:pPr>
        <w:widowControl/>
        <w:spacing w:line="360" w:lineRule="auto"/>
        <w:ind w:firstLine="480"/>
        <w:rPr>
          <w:rFonts w:hint="eastAsia" w:ascii="仿宋" w:hAnsi="仿宋" w:eastAsia="仿宋" w:cs="仿宋"/>
          <w:kern w:val="0"/>
          <w:sz w:val="24"/>
        </w:rPr>
      </w:pPr>
      <w:r>
        <w:rPr>
          <w:rFonts w:hint="eastAsia" w:ascii="仿宋" w:hAnsi="仿宋" w:eastAsia="仿宋" w:cs="仿宋"/>
          <w:sz w:val="24"/>
        </w:rPr>
        <w:t>2.</w:t>
      </w:r>
      <w:r>
        <w:rPr>
          <w:rFonts w:hint="eastAsia" w:ascii="仿宋" w:hAnsi="仿宋" w:eastAsia="仿宋" w:cs="仿宋"/>
          <w:kern w:val="0"/>
          <w:sz w:val="24"/>
        </w:rPr>
        <w:t xml:space="preserve"> 提供产品所需相应资质文件</w:t>
      </w:r>
    </w:p>
    <w:p w14:paraId="044A112D">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3. 提供三年内</w:t>
      </w:r>
      <w:r>
        <w:rPr>
          <w:rFonts w:hint="eastAsia" w:ascii="仿宋" w:hAnsi="仿宋" w:eastAsia="仿宋" w:cs="仿宋"/>
          <w:sz w:val="24"/>
        </w:rPr>
        <w:t>在经营活动中没有重大违法违规记录，未发生过重大质量安全事故承诺书（见模板）；</w:t>
      </w:r>
    </w:p>
    <w:p w14:paraId="71FA4283">
      <w:pPr>
        <w:widowControl/>
        <w:spacing w:line="360" w:lineRule="auto"/>
        <w:ind w:firstLine="480"/>
        <w:rPr>
          <w:rFonts w:hint="eastAsia" w:ascii="仿宋" w:hAnsi="仿宋" w:eastAsia="仿宋" w:cs="仿宋"/>
          <w:sz w:val="24"/>
        </w:rPr>
      </w:pPr>
      <w:r>
        <w:rPr>
          <w:rFonts w:hint="eastAsia" w:ascii="仿宋" w:hAnsi="仿宋" w:eastAsia="仿宋" w:cs="仿宋"/>
          <w:sz w:val="24"/>
        </w:rPr>
        <w:t xml:space="preserve">4. </w:t>
      </w:r>
      <w:r>
        <w:rPr>
          <w:rFonts w:hint="eastAsia" w:ascii="仿宋" w:hAnsi="仿宋" w:eastAsia="仿宋" w:cs="仿宋"/>
          <w:kern w:val="0"/>
          <w:sz w:val="24"/>
        </w:rPr>
        <w:t>提供</w:t>
      </w:r>
      <w:r>
        <w:rPr>
          <w:rFonts w:hint="eastAsia" w:ascii="仿宋" w:hAnsi="仿宋" w:eastAsia="仿宋" w:cs="仿宋"/>
          <w:sz w:val="24"/>
        </w:rPr>
        <w:t>近三年内具有同类产品生产制造/销售的供货业绩</w:t>
      </w:r>
      <w:bookmarkStart w:id="33" w:name="_Hlk145074084"/>
      <w:r>
        <w:rPr>
          <w:rFonts w:hint="eastAsia" w:ascii="仿宋" w:hAnsi="仿宋" w:eastAsia="仿宋" w:cs="仿宋"/>
          <w:sz w:val="24"/>
        </w:rPr>
        <w:t xml:space="preserve">； </w:t>
      </w:r>
      <w:bookmarkEnd w:id="33"/>
    </w:p>
    <w:p w14:paraId="456F2A07">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5. 本次谈判不接受供货商联合体参与谈判报价；</w:t>
      </w:r>
    </w:p>
    <w:p w14:paraId="1D96CC2C">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6. 根据采购项目的其它资格要求。</w:t>
      </w:r>
    </w:p>
    <w:p w14:paraId="698DF2C4">
      <w:pPr>
        <w:widowControl/>
        <w:autoSpaceDE/>
        <w:autoSpaceDN/>
        <w:adjustRightInd/>
        <w:ind w:firstLine="0" w:firstLineChars="0"/>
        <w:rPr>
          <w:rFonts w:hint="eastAsia" w:ascii="仿宋" w:hAnsi="仿宋" w:eastAsia="仿宋" w:cs="仿宋"/>
          <w:bCs/>
          <w:sz w:val="24"/>
        </w:rPr>
      </w:pPr>
    </w:p>
    <w:p w14:paraId="078C265F">
      <w:pPr>
        <w:widowControl/>
        <w:autoSpaceDE/>
        <w:autoSpaceDN/>
        <w:adjustRightInd/>
        <w:ind w:firstLine="0" w:firstLineChars="0"/>
        <w:rPr>
          <w:rFonts w:hint="eastAsia" w:ascii="仿宋" w:hAnsi="仿宋" w:eastAsia="仿宋" w:cs="仿宋"/>
          <w:bCs/>
          <w:sz w:val="24"/>
        </w:rPr>
      </w:pPr>
      <w:r>
        <w:rPr>
          <w:rFonts w:hint="eastAsia" w:ascii="仿宋" w:hAnsi="仿宋" w:eastAsia="仿宋" w:cs="仿宋"/>
          <w:bCs/>
          <w:sz w:val="24"/>
        </w:rPr>
        <w:t>承诺书模板：</w:t>
      </w:r>
    </w:p>
    <w:p w14:paraId="760D33EA">
      <w:pPr>
        <w:pStyle w:val="272"/>
        <w:spacing w:line="407" w:lineRule="exact"/>
        <w:ind w:left="1820" w:hanging="560"/>
        <w:jc w:val="both"/>
        <w:rPr>
          <w:rFonts w:hint="eastAsia" w:ascii="仿宋" w:hAnsi="仿宋" w:eastAsia="仿宋" w:cs="仿宋"/>
          <w:sz w:val="24"/>
          <w:szCs w:val="24"/>
          <w:lang w:eastAsia="zh-CN"/>
        </w:rPr>
      </w:pPr>
    </w:p>
    <w:p w14:paraId="6B07726D">
      <w:pPr>
        <w:pStyle w:val="272"/>
        <w:spacing w:line="407" w:lineRule="exact"/>
        <w:ind w:firstLine="0"/>
        <w:jc w:val="both"/>
        <w:rPr>
          <w:rFonts w:hint="eastAsia" w:ascii="仿宋" w:hAnsi="仿宋" w:eastAsia="仿宋" w:cs="仿宋"/>
          <w:sz w:val="24"/>
          <w:szCs w:val="24"/>
        </w:rPr>
      </w:pPr>
      <w:r>
        <w:rPr>
          <w:rFonts w:hint="eastAsia" w:ascii="仿宋" w:hAnsi="仿宋" w:eastAsia="仿宋" w:cs="仿宋"/>
          <w:b/>
          <w:sz w:val="24"/>
          <w:szCs w:val="24"/>
        </w:rPr>
        <w:t>致</w:t>
      </w:r>
      <w:r>
        <w:rPr>
          <w:rFonts w:hint="eastAsia" w:ascii="仿宋" w:hAnsi="仿宋" w:eastAsia="仿宋" w:cs="仿宋"/>
          <w:sz w:val="24"/>
          <w:szCs w:val="24"/>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FD08879">
      <w:pPr>
        <w:pStyle w:val="272"/>
        <w:spacing w:line="407" w:lineRule="exact"/>
        <w:ind w:firstLine="480" w:firstLineChars="200"/>
        <w:jc w:val="both"/>
        <w:rPr>
          <w:rFonts w:hint="eastAsia" w:ascii="仿宋" w:hAnsi="仿宋" w:eastAsia="仿宋" w:cs="仿宋"/>
          <w:sz w:val="24"/>
          <w:szCs w:val="24"/>
        </w:rPr>
      </w:pPr>
      <w:r>
        <w:rPr>
          <w:rFonts w:hint="eastAsia" w:ascii="仿宋" w:hAnsi="仿宋" w:eastAsia="仿宋" w:cs="仿宋"/>
          <w:sz w:val="24"/>
          <w:szCs w:val="24"/>
        </w:rPr>
        <w:t>我公司在近三年</w:t>
      </w:r>
      <w:r>
        <w:rPr>
          <w:rFonts w:hint="eastAsia" w:ascii="仿宋" w:hAnsi="仿宋" w:eastAsia="仿宋" w:cs="仿宋"/>
          <w:sz w:val="24"/>
          <w:szCs w:val="24"/>
          <w:lang w:eastAsia="zh-CN"/>
        </w:rPr>
        <w:t>经营生产中</w:t>
      </w:r>
      <w:r>
        <w:rPr>
          <w:rFonts w:hint="eastAsia" w:ascii="仿宋" w:hAnsi="仿宋" w:eastAsia="仿宋" w:cs="仿宋"/>
          <w:sz w:val="24"/>
          <w:szCs w:val="24"/>
        </w:rPr>
        <w:t>，无</w:t>
      </w:r>
      <w:r>
        <w:rPr>
          <w:rFonts w:hint="eastAsia" w:ascii="仿宋" w:hAnsi="仿宋" w:eastAsia="仿宋" w:cs="仿宋"/>
          <w:sz w:val="24"/>
          <w:szCs w:val="24"/>
          <w:lang w:eastAsia="zh-CN"/>
        </w:rPr>
        <w:t>重大</w:t>
      </w:r>
      <w:r>
        <w:rPr>
          <w:rFonts w:hint="eastAsia" w:ascii="仿宋" w:hAnsi="仿宋" w:eastAsia="仿宋" w:cs="仿宋"/>
          <w:sz w:val="24"/>
          <w:szCs w:val="24"/>
        </w:rPr>
        <w:t>违法、违规的不良记录，无违反</w:t>
      </w:r>
      <w:r>
        <w:rPr>
          <w:rFonts w:hint="eastAsia" w:ascii="仿宋" w:hAnsi="仿宋" w:eastAsia="仿宋" w:cs="仿宋"/>
          <w:sz w:val="24"/>
          <w:szCs w:val="24"/>
          <w:lang w:eastAsia="zh-CN"/>
        </w:rPr>
        <w:t>HSE相关事故</w:t>
      </w:r>
      <w:r>
        <w:rPr>
          <w:rFonts w:hint="eastAsia" w:ascii="仿宋" w:hAnsi="仿宋" w:eastAsia="仿宋" w:cs="仿宋"/>
          <w:sz w:val="24"/>
          <w:szCs w:val="24"/>
        </w:rPr>
        <w:t>。我公司在投标期间没有处于被责令停业、或财产被接管或冻结、或被暂停参加投标活动的处罚阶段。</w:t>
      </w:r>
    </w:p>
    <w:p w14:paraId="5F5E5C86">
      <w:pPr>
        <w:pStyle w:val="272"/>
        <w:spacing w:line="360" w:lineRule="auto"/>
        <w:rPr>
          <w:rFonts w:hint="eastAsia" w:ascii="仿宋" w:hAnsi="仿宋" w:eastAsia="仿宋" w:cs="仿宋"/>
          <w:sz w:val="24"/>
          <w:szCs w:val="24"/>
        </w:rPr>
      </w:pPr>
      <w:r>
        <w:rPr>
          <w:rFonts w:hint="eastAsia" w:ascii="仿宋" w:hAnsi="仿宋" w:eastAsia="仿宋" w:cs="仿宋"/>
          <w:sz w:val="24"/>
          <w:szCs w:val="24"/>
        </w:rPr>
        <w:t>若在本次报价的全过程中，被查实我公司提供的资料及上述承诺不属实，或提供的相关资料不属实或不满足资格预审文件的要求，则采购单位有权取消我公司的投标及中标资格，且我公司将无条件承担由此给本次谈判带来的一切后果（包括经济损失）。</w:t>
      </w:r>
    </w:p>
    <w:p w14:paraId="76B8B678">
      <w:pPr>
        <w:pStyle w:val="272"/>
        <w:spacing w:line="360" w:lineRule="auto"/>
        <w:ind w:left="1820" w:hanging="560"/>
        <w:rPr>
          <w:rFonts w:hint="eastAsia" w:ascii="仿宋" w:hAnsi="仿宋" w:eastAsia="仿宋" w:cs="仿宋"/>
          <w:sz w:val="24"/>
          <w:szCs w:val="24"/>
        </w:rPr>
      </w:pPr>
      <w:r>
        <w:rPr>
          <w:rFonts w:hint="eastAsia" w:ascii="仿宋" w:hAnsi="仿宋" w:eastAsia="仿宋" w:cs="仿宋"/>
          <w:sz w:val="24"/>
          <w:szCs w:val="24"/>
        </w:rPr>
        <w:t>特此承诺。</w:t>
      </w:r>
    </w:p>
    <w:p w14:paraId="7AD572EE">
      <w:pPr>
        <w:pStyle w:val="272"/>
        <w:spacing w:line="360" w:lineRule="auto"/>
        <w:ind w:firstLine="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附特殊要求承诺</w:t>
      </w:r>
    </w:p>
    <w:tbl>
      <w:tblPr>
        <w:tblStyle w:val="88"/>
        <w:tblW w:w="9042"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1"/>
        <w:gridCol w:w="4433"/>
        <w:gridCol w:w="3878"/>
      </w:tblGrid>
      <w:tr w14:paraId="398D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904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479ED">
            <w:pPr>
              <w:keepNext w:val="0"/>
              <w:keepLines w:val="0"/>
              <w:widowControl/>
              <w:suppressLineNumbers w:val="0"/>
              <w:ind w:firstLine="0" w:firstLineChars="0"/>
              <w:jc w:val="center"/>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业务承诺</w:t>
            </w:r>
          </w:p>
        </w:tc>
      </w:tr>
      <w:tr w14:paraId="292A1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220E0">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5B28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甲方关注事项</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CD555">
            <w:pPr>
              <w:keepNext w:val="0"/>
              <w:keepLines w:val="0"/>
              <w:widowControl/>
              <w:suppressLineNumbers w:val="0"/>
              <w:jc w:val="left"/>
              <w:textAlignment w:val="center"/>
              <w:rPr>
                <w:rFonts w:hint="eastAsia" w:ascii="仿宋" w:hAnsi="仿宋" w:eastAsia="仿宋" w:cs="仿宋"/>
                <w:i w:val="0"/>
                <w:iCs w:val="0"/>
                <w:color w:val="auto"/>
                <w:kern w:val="0"/>
                <w:sz w:val="24"/>
                <w:szCs w:val="24"/>
                <w:u w:val="none"/>
                <w:lang w:val="zh-TW" w:eastAsia="zh-TW" w:bidi="zh-TW"/>
              </w:rPr>
            </w:pPr>
          </w:p>
        </w:tc>
      </w:tr>
      <w:tr w14:paraId="33CF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E632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21E1">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三方公司对项目开发的可参与程度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B271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FE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3813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FDBB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是否能够一起办公</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8525E">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AE4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1F0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951AF">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需求沟通的便捷性及问题响应时间</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190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E7D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B0B4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F3B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软件公司提供的人员配置</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142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63D5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06D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B0BE">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合同签订后最快进场开发的时间及投入人员</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4A6AC">
            <w:pPr>
              <w:keepNext w:val="0"/>
              <w:keepLines w:val="0"/>
              <w:widowControl/>
              <w:suppressLineNumbers w:val="0"/>
              <w:ind w:left="0" w:leftChars="0" w:firstLine="440" w:firstLineChars="200"/>
              <w:jc w:val="left"/>
              <w:textAlignment w:val="center"/>
              <w:rPr>
                <w:rFonts w:hint="eastAsia" w:ascii="仿宋" w:hAnsi="仿宋" w:eastAsia="仿宋" w:cs="仿宋"/>
                <w:i w:val="0"/>
                <w:iCs w:val="0"/>
                <w:color w:val="000000"/>
                <w:kern w:val="0"/>
                <w:sz w:val="22"/>
                <w:szCs w:val="22"/>
                <w:u w:val="none"/>
                <w:lang w:val="en-US" w:eastAsia="zh-CN" w:bidi="ar"/>
              </w:rPr>
            </w:pPr>
          </w:p>
        </w:tc>
      </w:tr>
      <w:tr w14:paraId="29288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378B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A21C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对报表系统的使用经验及业绩</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01E7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F83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8F538">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8D1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公司人员及规模</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8142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6AE3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A9CE2">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7BB1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过往开发项目业绩与平台相似度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CC0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094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15A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9388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合同付款意向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4274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71E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816C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CB23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技术方案完备合理性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6270B">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71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926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251F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需求交流参与积极性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ED97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B125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525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07CEE">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软件报价</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3072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4ECE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BC326">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755A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是否可以参与东软报表培训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8752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2DD0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BB37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7CF6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技术保密，版权，赔偿</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D92F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E51D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A918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F613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bug承诺终生修复</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9B9B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673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902CA">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E83FB">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对公司使用交付文档及人员培训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1A55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9F36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067A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F54B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对公司技术力量的培养及技术问题答疑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4964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E61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7C1D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B74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能否接受甲方技术栈的要求</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E01E6">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D765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18AEF">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31985">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提供专人解决现网问题(包括周末，节假日)</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48D4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68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CCE5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20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3AD0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是否接受软件开发合同条款</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B3E1F">
            <w:pPr>
              <w:keepNext w:val="0"/>
              <w:keepLines w:val="0"/>
              <w:widowControl/>
              <w:suppressLineNumbers w:val="0"/>
              <w:jc w:val="left"/>
              <w:textAlignment w:val="center"/>
              <w:rPr>
                <w:rFonts w:hint="eastAsia" w:ascii="仿宋" w:hAnsi="仿宋" w:eastAsia="仿宋" w:cs="仿宋"/>
                <w:i w:val="0"/>
                <w:iCs w:val="0"/>
                <w:color w:val="000000"/>
                <w:kern w:val="0"/>
                <w:sz w:val="20"/>
                <w:szCs w:val="20"/>
                <w:u w:val="none"/>
                <w:lang w:val="en-US" w:eastAsia="zh-CN" w:bidi="ar"/>
              </w:rPr>
            </w:pPr>
          </w:p>
        </w:tc>
      </w:tr>
    </w:tbl>
    <w:p w14:paraId="7AD56303">
      <w:pPr>
        <w:pStyle w:val="272"/>
        <w:spacing w:line="360" w:lineRule="auto"/>
        <w:rPr>
          <w:rFonts w:hint="eastAsia" w:ascii="仿宋" w:hAnsi="仿宋" w:eastAsia="仿宋" w:cs="仿宋"/>
          <w:sz w:val="24"/>
          <w:szCs w:val="24"/>
        </w:rPr>
      </w:pPr>
    </w:p>
    <w:p w14:paraId="6CC4F357">
      <w:pPr>
        <w:pStyle w:val="272"/>
        <w:spacing w:after="340" w:line="407" w:lineRule="exact"/>
        <w:ind w:left="1820" w:right="1400" w:hanging="560"/>
        <w:jc w:val="center"/>
        <w:rPr>
          <w:rFonts w:hint="eastAsia" w:ascii="仿宋" w:hAnsi="仿宋" w:eastAsia="仿宋" w:cs="仿宋"/>
          <w:sz w:val="24"/>
          <w:szCs w:val="24"/>
          <w:u w:val="single"/>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承诺人：</w:t>
      </w:r>
      <w:r>
        <w:rPr>
          <w:rFonts w:hint="eastAsia" w:ascii="仿宋" w:hAnsi="仿宋" w:eastAsia="仿宋" w:cs="仿宋"/>
          <w:sz w:val="24"/>
          <w:szCs w:val="24"/>
          <w:u w:val="single"/>
          <w:lang w:eastAsia="zh-CN"/>
        </w:rPr>
        <w:t xml:space="preserve">              </w:t>
      </w:r>
    </w:p>
    <w:p w14:paraId="712DF14C">
      <w:pPr>
        <w:pStyle w:val="274"/>
        <w:ind w:left="2940" w:right="800"/>
        <w:rPr>
          <w:rFonts w:hint="eastAsia" w:ascii="仿宋" w:hAnsi="仿宋" w:eastAsia="仿宋" w:cs="仿宋"/>
          <w:sz w:val="24"/>
          <w:szCs w:val="24"/>
          <w:lang w:val="zh-TW" w:eastAsia="zh-TW" w:bidi="zh-TW"/>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24"/>
          <w:szCs w:val="24"/>
          <w:lang w:val="zh-TW" w:eastAsia="zh-TW" w:bidi="zh-TW"/>
        </w:rPr>
        <w:t>年</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月</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日</w:t>
      </w:r>
    </w:p>
    <w:p w14:paraId="3B041873">
      <w:pPr>
        <w:pStyle w:val="274"/>
        <w:ind w:left="2940" w:right="800"/>
        <w:rPr>
          <w:rFonts w:hint="eastAsia" w:ascii="仿宋" w:hAnsi="仿宋" w:eastAsia="仿宋" w:cs="仿宋"/>
          <w:sz w:val="24"/>
          <w:szCs w:val="24"/>
          <w:lang w:val="zh-TW" w:eastAsia="zh-TW" w:bidi="zh-TW"/>
        </w:rPr>
      </w:pPr>
    </w:p>
    <w:p w14:paraId="164E0E2B">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七、产品的质保、售后服务承诺及技术保障等相关文件</w:t>
      </w:r>
    </w:p>
    <w:p w14:paraId="4C5D1A2D">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08310662">
      <w:pPr>
        <w:autoSpaceDE/>
        <w:autoSpaceDN/>
        <w:adjustRightInd/>
        <w:spacing w:line="360" w:lineRule="auto"/>
        <w:ind w:firstLine="117" w:firstLineChars="49"/>
        <w:jc w:val="both"/>
        <w:rPr>
          <w:rFonts w:hint="eastAsia" w:ascii="仿宋" w:hAnsi="仿宋" w:eastAsia="仿宋" w:cs="仿宋"/>
          <w:bCs/>
          <w:sz w:val="24"/>
        </w:rPr>
      </w:pPr>
    </w:p>
    <w:p w14:paraId="72738AAF">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八、供货及服务方案</w:t>
      </w:r>
    </w:p>
    <w:p w14:paraId="4C07CD17">
      <w:pPr>
        <w:autoSpaceDE/>
        <w:autoSpaceDN/>
        <w:adjustRightInd/>
        <w:spacing w:line="360" w:lineRule="auto"/>
        <w:ind w:firstLine="117" w:firstLineChars="49"/>
        <w:jc w:val="both"/>
        <w:rPr>
          <w:rFonts w:hint="eastAsia" w:ascii="仿宋" w:hAnsi="仿宋" w:eastAsia="仿宋" w:cs="仿宋"/>
          <w:sz w:val="24"/>
        </w:rPr>
      </w:pPr>
      <w:r>
        <w:rPr>
          <w:rFonts w:hint="eastAsia" w:ascii="仿宋" w:hAnsi="仿宋" w:eastAsia="仿宋" w:cs="仿宋"/>
          <w:bCs/>
          <w:sz w:val="24"/>
          <w:highlight w:val="yellow"/>
        </w:rPr>
        <w:t>格式自拟，</w:t>
      </w:r>
      <w:r>
        <w:rPr>
          <w:rFonts w:hint="eastAsia" w:ascii="仿宋" w:hAnsi="仿宋" w:eastAsia="仿宋" w:cs="仿宋"/>
          <w:sz w:val="24"/>
        </w:rPr>
        <w:t>供应商列明针对本项目的供货方案、服务方案等。</w:t>
      </w:r>
    </w:p>
    <w:p w14:paraId="4BC7E5E1">
      <w:pPr>
        <w:autoSpaceDE/>
        <w:autoSpaceDN/>
        <w:adjustRightInd/>
        <w:spacing w:line="360" w:lineRule="auto"/>
        <w:ind w:firstLine="562"/>
        <w:jc w:val="center"/>
        <w:rPr>
          <w:rFonts w:hint="eastAsia" w:ascii="仿宋" w:hAnsi="仿宋" w:eastAsia="仿宋" w:cs="仿宋"/>
          <w:b/>
          <w:sz w:val="28"/>
          <w:szCs w:val="28"/>
        </w:rPr>
      </w:pPr>
      <w:r>
        <w:rPr>
          <w:rFonts w:hint="eastAsia" w:ascii="仿宋" w:hAnsi="仿宋" w:eastAsia="仿宋" w:cs="仿宋"/>
          <w:b/>
          <w:sz w:val="28"/>
          <w:szCs w:val="28"/>
        </w:rPr>
        <w:t>九、供应商认为必要的其它文件</w:t>
      </w:r>
    </w:p>
    <w:p w14:paraId="468DA243">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3E005383">
      <w:pPr>
        <w:autoSpaceDE/>
        <w:autoSpaceDN/>
        <w:adjustRightInd/>
        <w:spacing w:line="360" w:lineRule="auto"/>
        <w:ind w:firstLine="562"/>
        <w:rPr>
          <w:rFonts w:hint="eastAsia" w:ascii="仿宋" w:hAnsi="仿宋" w:eastAsia="仿宋" w:cs="仿宋"/>
          <w:b/>
          <w:sz w:val="28"/>
          <w:szCs w:val="28"/>
        </w:rPr>
      </w:pPr>
    </w:p>
    <w:p w14:paraId="10683BBE">
      <w:pPr>
        <w:pStyle w:val="65"/>
        <w:snapToGrid w:val="0"/>
        <w:spacing w:line="348" w:lineRule="auto"/>
        <w:rPr>
          <w:rFonts w:hint="eastAsia" w:ascii="仿宋" w:hAnsi="仿宋" w:eastAsia="仿宋" w:cs="仿宋"/>
        </w:rPr>
      </w:pPr>
      <w:r>
        <w:rPr>
          <w:rFonts w:hint="eastAsia" w:ascii="仿宋" w:hAnsi="仿宋" w:eastAsia="仿宋" w:cs="仿宋"/>
          <w:sz w:val="28"/>
          <w:szCs w:val="28"/>
        </w:rPr>
        <w:br w:type="page"/>
      </w:r>
      <w:bookmarkStart w:id="34" w:name="_Toc452372363"/>
      <w:bookmarkStart w:id="35" w:name="_Toc144893936"/>
      <w:bookmarkStart w:id="40" w:name="_GoBack"/>
      <w:bookmarkEnd w:id="40"/>
      <w:r>
        <w:rPr>
          <w:rFonts w:hint="eastAsia" w:ascii="仿宋" w:hAnsi="仿宋" w:eastAsia="仿宋" w:cs="仿宋"/>
        </w:rPr>
        <w:t>第八章</w:t>
      </w:r>
      <w:bookmarkEnd w:id="34"/>
      <w:r>
        <w:rPr>
          <w:rFonts w:hint="eastAsia" w:ascii="仿宋" w:hAnsi="仿宋" w:eastAsia="仿宋" w:cs="仿宋"/>
        </w:rPr>
        <w:t>其他</w:t>
      </w:r>
      <w:bookmarkEnd w:id="35"/>
    </w:p>
    <w:p w14:paraId="137377B4">
      <w:pPr>
        <w:keepNext/>
        <w:keepLines/>
        <w:autoSpaceDE/>
        <w:autoSpaceDN/>
        <w:adjustRightInd/>
        <w:spacing w:before="260" w:after="260" w:line="416" w:lineRule="auto"/>
        <w:ind w:firstLine="0" w:firstLineChars="0"/>
        <w:jc w:val="both"/>
        <w:outlineLvl w:val="1"/>
        <w:rPr>
          <w:rFonts w:hint="eastAsia" w:ascii="仿宋" w:hAnsi="仿宋" w:eastAsia="仿宋" w:cs="仿宋"/>
          <w:b/>
          <w:bCs/>
          <w:color w:val="000000"/>
          <w:sz w:val="28"/>
          <w:szCs w:val="28"/>
        </w:rPr>
      </w:pPr>
      <w:bookmarkStart w:id="36" w:name="_Toc452369962"/>
      <w:bookmarkStart w:id="37" w:name="_Toc452372364"/>
      <w:bookmarkStart w:id="38" w:name="_Toc403636558"/>
      <w:bookmarkStart w:id="39" w:name="_Toc452064734"/>
      <w:r>
        <w:rPr>
          <w:rFonts w:hint="eastAsia" w:ascii="仿宋" w:hAnsi="仿宋" w:eastAsia="仿宋" w:cs="仿宋"/>
          <w:b/>
          <w:bCs/>
          <w:color w:val="000000"/>
          <w:sz w:val="28"/>
          <w:szCs w:val="28"/>
        </w:rPr>
        <w:t>封套样式</w:t>
      </w:r>
      <w:bookmarkEnd w:id="36"/>
      <w:bookmarkEnd w:id="37"/>
      <w:bookmarkEnd w:id="38"/>
      <w:bookmarkEnd w:id="39"/>
    </w:p>
    <w:p w14:paraId="202D437D">
      <w:pPr>
        <w:autoSpaceDE/>
        <w:autoSpaceDN/>
        <w:adjustRightInd/>
        <w:ind w:firstLine="0" w:firstLineChars="0"/>
        <w:jc w:val="both"/>
        <w:rPr>
          <w:rFonts w:hint="eastAsia" w:ascii="仿宋" w:hAnsi="仿宋" w:eastAsia="仿宋" w:cs="仿宋"/>
          <w:color w:val="000000"/>
          <w:sz w:val="28"/>
          <w:szCs w:val="28"/>
        </w:rPr>
      </w:pPr>
    </w:p>
    <w:p w14:paraId="781926C0">
      <w:pPr>
        <w:autoSpaceDE/>
        <w:autoSpaceDN/>
        <w:adjustRightInd/>
        <w:ind w:firstLine="0" w:firstLineChars="0"/>
        <w:jc w:val="both"/>
        <w:rPr>
          <w:rFonts w:hint="eastAsia" w:ascii="仿宋" w:hAnsi="仿宋" w:eastAsia="仿宋" w:cs="仿宋"/>
          <w:color w:val="000000"/>
          <w:sz w:val="28"/>
          <w:szCs w:val="28"/>
        </w:rPr>
      </w:pPr>
    </w:p>
    <w:p w14:paraId="66265495">
      <w:pPr>
        <w:autoSpaceDE/>
        <w:autoSpaceDN/>
        <w:adjustRightInd/>
        <w:ind w:firstLine="0" w:firstLineChars="0"/>
        <w:jc w:val="both"/>
        <w:rPr>
          <w:rFonts w:hint="eastAsia" w:ascii="仿宋" w:hAnsi="仿宋" w:eastAsia="仿宋" w:cs="仿宋"/>
          <w:color w:val="000000"/>
          <w:sz w:val="28"/>
          <w:szCs w:val="28"/>
        </w:rPr>
      </w:pPr>
    </w:p>
    <w:p w14:paraId="4942A0D0">
      <w:pPr>
        <w:autoSpaceDE/>
        <w:autoSpaceDN/>
        <w:adjustRightInd/>
        <w:spacing w:line="360" w:lineRule="auto"/>
        <w:ind w:firstLine="0" w:firstLineChars="0"/>
        <w:jc w:val="center"/>
        <w:rPr>
          <w:rFonts w:hint="eastAsia" w:ascii="仿宋" w:hAnsi="仿宋" w:eastAsia="仿宋" w:cs="仿宋"/>
          <w:b/>
          <w:bCs/>
          <w:color w:val="000000"/>
          <w:sz w:val="44"/>
          <w:szCs w:val="44"/>
        </w:rPr>
      </w:pPr>
      <w:r>
        <w:rPr>
          <w:rFonts w:hint="eastAsia" w:ascii="仿宋" w:hAnsi="仿宋" w:eastAsia="仿宋" w:cs="仿宋"/>
          <w:b/>
          <w:bCs/>
          <w:color w:val="000000"/>
          <w:sz w:val="44"/>
          <w:szCs w:val="44"/>
        </w:rPr>
        <w:t>（项目名称）响应文件</w:t>
      </w:r>
    </w:p>
    <w:p w14:paraId="56898D8F">
      <w:pPr>
        <w:autoSpaceDE/>
        <w:autoSpaceDN/>
        <w:adjustRightInd/>
        <w:spacing w:line="360" w:lineRule="auto"/>
        <w:ind w:firstLine="0" w:firstLineChars="0"/>
        <w:jc w:val="center"/>
        <w:rPr>
          <w:rFonts w:hint="eastAsia" w:ascii="仿宋" w:hAnsi="仿宋" w:eastAsia="仿宋" w:cs="仿宋"/>
          <w:color w:val="000000"/>
          <w:sz w:val="30"/>
          <w:szCs w:val="30"/>
        </w:rPr>
      </w:pPr>
    </w:p>
    <w:p w14:paraId="29D0D2C2">
      <w:pPr>
        <w:autoSpaceDE/>
        <w:autoSpaceDN/>
        <w:adjustRightInd/>
        <w:spacing w:line="360" w:lineRule="auto"/>
        <w:ind w:firstLine="0" w:firstLineChars="0"/>
        <w:jc w:val="center"/>
        <w:rPr>
          <w:rFonts w:hint="eastAsia" w:ascii="仿宋" w:hAnsi="仿宋" w:eastAsia="仿宋" w:cs="仿宋"/>
          <w:color w:val="000000"/>
          <w:sz w:val="30"/>
          <w:szCs w:val="30"/>
        </w:rPr>
      </w:pPr>
    </w:p>
    <w:p w14:paraId="08CC3F26">
      <w:pPr>
        <w:autoSpaceDE/>
        <w:autoSpaceDN/>
        <w:adjustRightInd/>
        <w:spacing w:line="360" w:lineRule="auto"/>
        <w:ind w:firstLine="0" w:firstLineChars="0"/>
        <w:jc w:val="center"/>
        <w:rPr>
          <w:rFonts w:hint="eastAsia" w:ascii="仿宋" w:hAnsi="仿宋" w:eastAsia="仿宋" w:cs="仿宋"/>
          <w:color w:val="000000"/>
          <w:sz w:val="32"/>
          <w:szCs w:val="32"/>
        </w:rPr>
      </w:pPr>
      <w:r>
        <w:rPr>
          <w:rFonts w:hint="eastAsia" w:ascii="仿宋" w:hAnsi="仿宋" w:eastAsia="仿宋" w:cs="仿宋"/>
          <w:color w:val="000000"/>
          <w:sz w:val="32"/>
          <w:szCs w:val="32"/>
        </w:rPr>
        <w:t>（正本/副本/电子版）</w:t>
      </w:r>
    </w:p>
    <w:p w14:paraId="2C75C177">
      <w:pPr>
        <w:autoSpaceDE/>
        <w:autoSpaceDN/>
        <w:adjustRightInd/>
        <w:spacing w:line="360" w:lineRule="auto"/>
        <w:ind w:firstLine="0" w:firstLineChars="0"/>
        <w:jc w:val="center"/>
        <w:rPr>
          <w:rFonts w:hint="eastAsia" w:ascii="仿宋" w:hAnsi="仿宋" w:eastAsia="仿宋" w:cs="仿宋"/>
          <w:color w:val="000000"/>
          <w:sz w:val="30"/>
          <w:szCs w:val="30"/>
        </w:rPr>
      </w:pPr>
    </w:p>
    <w:p w14:paraId="061BC259">
      <w:pPr>
        <w:autoSpaceDE/>
        <w:autoSpaceDN/>
        <w:adjustRightInd/>
        <w:spacing w:line="360" w:lineRule="auto"/>
        <w:ind w:firstLine="0" w:firstLineChars="0"/>
        <w:jc w:val="center"/>
        <w:rPr>
          <w:rFonts w:hint="eastAsia" w:ascii="仿宋" w:hAnsi="仿宋" w:eastAsia="仿宋" w:cs="仿宋"/>
          <w:color w:val="000000"/>
          <w:sz w:val="30"/>
          <w:szCs w:val="30"/>
        </w:rPr>
      </w:pPr>
    </w:p>
    <w:p w14:paraId="5991BA2C">
      <w:pPr>
        <w:autoSpaceDE/>
        <w:autoSpaceDN/>
        <w:adjustRightInd/>
        <w:spacing w:line="360" w:lineRule="auto"/>
        <w:ind w:firstLine="0" w:firstLineChars="0"/>
        <w:jc w:val="center"/>
        <w:rPr>
          <w:rFonts w:hint="eastAsia" w:ascii="仿宋" w:hAnsi="仿宋" w:eastAsia="仿宋" w:cs="仿宋"/>
          <w:color w:val="000000"/>
          <w:sz w:val="30"/>
          <w:szCs w:val="30"/>
        </w:rPr>
      </w:pPr>
    </w:p>
    <w:p w14:paraId="4C5C1201">
      <w:pPr>
        <w:autoSpaceDE/>
        <w:autoSpaceDN/>
        <w:adjustRightInd/>
        <w:spacing w:line="360" w:lineRule="auto"/>
        <w:ind w:firstLine="0" w:firstLineChars="0"/>
        <w:rPr>
          <w:rFonts w:hint="eastAsia" w:ascii="仿宋" w:hAnsi="仿宋" w:eastAsia="仿宋" w:cs="仿宋"/>
          <w:color w:val="000000"/>
          <w:sz w:val="30"/>
          <w:szCs w:val="30"/>
        </w:rPr>
      </w:pPr>
      <w:r>
        <w:rPr>
          <w:rFonts w:hint="eastAsia" w:ascii="仿宋" w:hAnsi="仿宋" w:eastAsia="仿宋" w:cs="仿宋"/>
          <w:color w:val="000000"/>
          <w:sz w:val="30"/>
          <w:szCs w:val="30"/>
        </w:rPr>
        <w:t xml:space="preserve">  谈判编号： </w:t>
      </w:r>
    </w:p>
    <w:p w14:paraId="63554857">
      <w:pPr>
        <w:autoSpaceDE/>
        <w:autoSpaceDN/>
        <w:adjustRightInd/>
        <w:spacing w:line="800" w:lineRule="exact"/>
        <w:ind w:firstLine="0" w:firstLineChars="0"/>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 xml:space="preserve">  采购单位：</w:t>
      </w:r>
    </w:p>
    <w:p w14:paraId="0A7DD7C5">
      <w:pPr>
        <w:autoSpaceDE/>
        <w:autoSpaceDN/>
        <w:adjustRightInd/>
        <w:spacing w:line="800" w:lineRule="exact"/>
        <w:ind w:left="4786" w:leftChars="142" w:hanging="4488" w:hangingChars="1496"/>
        <w:jc w:val="both"/>
        <w:rPr>
          <w:rFonts w:hint="eastAsia" w:ascii="仿宋" w:hAnsi="仿宋" w:eastAsia="仿宋" w:cs="仿宋"/>
          <w:color w:val="000000"/>
          <w:sz w:val="30"/>
          <w:szCs w:val="30"/>
        </w:rPr>
      </w:pPr>
      <w:r>
        <w:rPr>
          <w:rFonts w:hint="eastAsia" w:ascii="仿宋" w:hAnsi="仿宋" w:eastAsia="仿宋" w:cs="仿宋"/>
          <w:color w:val="000000"/>
          <w:sz w:val="30"/>
          <w:szCs w:val="30"/>
        </w:rPr>
        <w:t>采购单位地址：</w:t>
      </w:r>
    </w:p>
    <w:p w14:paraId="6F7CDF13">
      <w:pPr>
        <w:autoSpaceDE/>
        <w:autoSpaceDN/>
        <w:adjustRightInd/>
        <w:spacing w:line="800" w:lineRule="exact"/>
        <w:ind w:left="4786" w:leftChars="142" w:hanging="4488" w:hangingChars="1496"/>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供应商名称：</w:t>
      </w:r>
      <w:r>
        <w:rPr>
          <w:rFonts w:hint="eastAsia" w:ascii="仿宋" w:hAnsi="仿宋" w:eastAsia="仿宋" w:cs="仿宋"/>
          <w:color w:val="000000"/>
          <w:sz w:val="30"/>
          <w:szCs w:val="30"/>
          <w:u w:val="single"/>
        </w:rPr>
        <w:t xml:space="preserve">                      （及公章）</w:t>
      </w:r>
    </w:p>
    <w:p w14:paraId="41F9C666">
      <w:pPr>
        <w:autoSpaceDE/>
        <w:autoSpaceDN/>
        <w:adjustRightInd/>
        <w:spacing w:line="360" w:lineRule="auto"/>
        <w:ind w:firstLine="0" w:firstLineChars="0"/>
        <w:jc w:val="both"/>
        <w:rPr>
          <w:rFonts w:hint="eastAsia" w:ascii="仿宋" w:hAnsi="仿宋" w:eastAsia="仿宋" w:cs="仿宋"/>
          <w:color w:val="000000"/>
          <w:sz w:val="30"/>
          <w:szCs w:val="30"/>
        </w:rPr>
      </w:pPr>
    </w:p>
    <w:p w14:paraId="0BB8C011">
      <w:pPr>
        <w:autoSpaceDE/>
        <w:autoSpaceDN/>
        <w:adjustRightInd/>
        <w:spacing w:line="360" w:lineRule="auto"/>
        <w:ind w:firstLine="0" w:firstLineChars="0"/>
        <w:jc w:val="both"/>
        <w:rPr>
          <w:rFonts w:hint="eastAsia" w:ascii="仿宋" w:hAnsi="仿宋" w:eastAsia="仿宋" w:cs="仿宋"/>
          <w:color w:val="000000"/>
          <w:sz w:val="30"/>
          <w:szCs w:val="30"/>
        </w:rPr>
      </w:pPr>
    </w:p>
    <w:p w14:paraId="6A62F6AD">
      <w:pPr>
        <w:autoSpaceDE/>
        <w:autoSpaceDN/>
        <w:adjustRightInd/>
        <w:spacing w:line="360" w:lineRule="auto"/>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30"/>
          <w:szCs w:val="30"/>
        </w:rPr>
        <w:t xml:space="preserve">           在年月日时00分前不得开启</w:t>
      </w:r>
    </w:p>
    <w:bookmarkEnd w:id="24"/>
    <w:p w14:paraId="6A9F1018">
      <w:pPr>
        <w:widowControl/>
        <w:autoSpaceDE/>
        <w:autoSpaceDN/>
        <w:adjustRightInd/>
        <w:spacing w:line="240" w:lineRule="auto"/>
        <w:ind w:left="0" w:leftChars="0" w:firstLine="0" w:firstLineChars="0"/>
        <w:jc w:val="left"/>
        <w:rPr>
          <w:rFonts w:hint="eastAsia" w:ascii="仿宋" w:hAnsi="仿宋" w:eastAsia="仿宋" w:cs="仿宋"/>
          <w:bCs/>
          <w:sz w:val="24"/>
          <w:highlight w:val="none"/>
        </w:rPr>
      </w:pPr>
    </w:p>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HZ9-PK748409-Identity-H">
    <w:altName w:val="E-HZ9-PK748409-Identity-H"/>
    <w:panose1 w:val="00000000000000000000"/>
    <w:charset w:val="86"/>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方正大标宋简体">
    <w:altName w:val="方正大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方正仿宋简体">
    <w:altName w:val="方正仿宋简体"/>
    <w:panose1 w:val="02000000000000000000"/>
    <w:charset w:val="86"/>
    <w:family w:val="auto"/>
    <w:pitch w:val="default"/>
    <w:sig w:usb0="A00002BF" w:usb1="184F6CFA" w:usb2="00000012" w:usb3="00000000" w:csb0="00040001" w:csb1="00000000"/>
  </w:font>
  <w:font w:name="仿宋_GB2312">
    <w:altName w:val="仿宋_GB2312"/>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Times">
    <w:altName w:val="Times"/>
    <w:panose1 w:val="02020603050405020304"/>
    <w:charset w:val="00"/>
    <w:family w:val="roman"/>
    <w:pitch w:val="default"/>
    <w:sig w:usb0="00000000" w:usb1="00000000" w:usb2="00000009" w:usb3="00000000" w:csb0="000001FF" w:csb1="00000000"/>
  </w:font>
  <w:font w:name="仿宋体">
    <w:altName w:val="仿宋体"/>
    <w:panose1 w:val="00000000000000000000"/>
    <w:charset w:val="86"/>
    <w:family w:val="roma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DFHSMincho-W9">
    <w:panose1 w:val="02020909000000000000"/>
    <w:charset w:val="80"/>
    <w:family w:val="auto"/>
    <w:pitch w:val="default"/>
    <w:sig w:usb0="80000283" w:usb1="2AC76CF8" w:usb2="00000010" w:usb3="00000000" w:csb0="0002000D" w:csb1="00000000"/>
  </w:font>
  <w:font w:name="E-HZ9-PK748409-Identity-H">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义启仿宋体">
    <w:panose1 w:val="02010601030101010101"/>
    <w:charset w:val="80"/>
    <w:family w:val="auto"/>
    <w:pitch w:val="default"/>
    <w:sig w:usb0="800002BF" w:usb1="184F6CF8" w:usb2="00000012" w:usb3="00000000" w:csb0="00020001" w:csb1="00000000"/>
  </w:font>
  <w:font w:name="仿宋体">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771964"/>
    </w:sdtPr>
    <w:sdtContent>
      <w:p w14:paraId="3E21ECBD">
        <w:pPr>
          <w:pStyle w:val="55"/>
          <w:ind w:firstLine="360"/>
          <w:jc w:val="right"/>
        </w:pPr>
        <w:r>
          <w:fldChar w:fldCharType="begin"/>
        </w:r>
        <w:r>
          <w:instrText xml:space="preserve">PAGE   \* MERGEFORMAT</w:instrText>
        </w:r>
        <w:r>
          <w:fldChar w:fldCharType="separate"/>
        </w:r>
        <w:r>
          <w:rPr>
            <w:lang w:val="zh-CN"/>
          </w:rPr>
          <w:t>1</w:t>
        </w:r>
        <w:r>
          <w:rPr>
            <w:lang w:val="zh-CN"/>
          </w:rPr>
          <w:fldChar w:fldCharType="end"/>
        </w:r>
      </w:p>
    </w:sdtContent>
  </w:sdt>
  <w:p w14:paraId="3683E475">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E807">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63D6"/>
    <w:multiLevelType w:val="singleLevel"/>
    <w:tmpl w:val="87BF63D6"/>
    <w:lvl w:ilvl="0" w:tentative="0">
      <w:start w:val="1"/>
      <w:numFmt w:val="decimal"/>
      <w:suff w:val="nothing"/>
      <w:lvlText w:val="（%1）"/>
      <w:lvlJc w:val="left"/>
    </w:lvl>
  </w:abstractNum>
  <w:abstractNum w:abstractNumId="1">
    <w:nsid w:val="AA8ACAE1"/>
    <w:multiLevelType w:val="multilevel"/>
    <w:tmpl w:val="AA8ACAE1"/>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AFC1058"/>
    <w:multiLevelType w:val="singleLevel"/>
    <w:tmpl w:val="AAFC1058"/>
    <w:lvl w:ilvl="0" w:tentative="0">
      <w:start w:val="1"/>
      <w:numFmt w:val="decimal"/>
      <w:suff w:val="nothing"/>
      <w:lvlText w:val="（%1）"/>
      <w:lvlJc w:val="left"/>
    </w:lvl>
  </w:abstractNum>
  <w:abstractNum w:abstractNumId="3">
    <w:nsid w:val="CA1D9E7B"/>
    <w:multiLevelType w:val="multilevel"/>
    <w:tmpl w:val="CA1D9E7B"/>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DBDDFCC5"/>
    <w:multiLevelType w:val="multilevel"/>
    <w:tmpl w:val="DBDDFCC5"/>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D70BE16"/>
    <w:multiLevelType w:val="singleLevel"/>
    <w:tmpl w:val="DD70BE16"/>
    <w:lvl w:ilvl="0" w:tentative="0">
      <w:start w:val="1"/>
      <w:numFmt w:val="decimal"/>
      <w:suff w:val="nothing"/>
      <w:lvlText w:val="（%1）"/>
      <w:lvlJc w:val="left"/>
    </w:lvl>
  </w:abstractNum>
  <w:abstractNum w:abstractNumId="6">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6">
    <w:nsid w:val="14DF6EF8"/>
    <w:multiLevelType w:val="singleLevel"/>
    <w:tmpl w:val="14DF6EF8"/>
    <w:lvl w:ilvl="0" w:tentative="0">
      <w:start w:val="1"/>
      <w:numFmt w:val="decimal"/>
      <w:suff w:val="nothing"/>
      <w:lvlText w:val="（%1）"/>
      <w:lvlJc w:val="left"/>
    </w:lvl>
  </w:abstractNum>
  <w:abstractNum w:abstractNumId="17">
    <w:nsid w:val="2CC0B536"/>
    <w:multiLevelType w:val="multilevel"/>
    <w:tmpl w:val="2CC0B53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45C37EF8"/>
    <w:multiLevelType w:val="multilevel"/>
    <w:tmpl w:val="45C37EF8"/>
    <w:lvl w:ilvl="0" w:tentative="0">
      <w:start w:val="1"/>
      <w:numFmt w:val="japaneseCounting"/>
      <w:lvlText w:val="%1、"/>
      <w:lvlJc w:val="left"/>
      <w:pPr>
        <w:ind w:left="779" w:hanging="420"/>
      </w:pPr>
      <w:rPr>
        <w:rFonts w:hint="default"/>
      </w:r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9"/>
  </w:num>
  <w:num w:numId="2">
    <w:abstractNumId w:val="11"/>
  </w:num>
  <w:num w:numId="3">
    <w:abstractNumId w:val="14"/>
  </w:num>
  <w:num w:numId="4">
    <w:abstractNumId w:val="15"/>
  </w:num>
  <w:num w:numId="5">
    <w:abstractNumId w:val="12"/>
  </w:num>
  <w:num w:numId="6">
    <w:abstractNumId w:val="8"/>
  </w:num>
  <w:num w:numId="7">
    <w:abstractNumId w:val="13"/>
  </w:num>
  <w:num w:numId="8">
    <w:abstractNumId w:val="10"/>
  </w:num>
  <w:num w:numId="9">
    <w:abstractNumId w:val="7"/>
  </w:num>
  <w:num w:numId="10">
    <w:abstractNumId w:val="6"/>
  </w:num>
  <w:num w:numId="11">
    <w:abstractNumId w:val="4"/>
  </w:num>
  <w:num w:numId="12">
    <w:abstractNumId w:val="0"/>
  </w:num>
  <w:num w:numId="13">
    <w:abstractNumId w:val="16"/>
  </w:num>
  <w:num w:numId="14">
    <w:abstractNumId w:val="17"/>
  </w:num>
  <w:num w:numId="15">
    <w:abstractNumId w:val="1"/>
  </w:num>
  <w:num w:numId="16">
    <w:abstractNumId w:val="3"/>
  </w:num>
  <w:num w:numId="17">
    <w:abstractNumId w:val="5"/>
  </w:num>
  <w:num w:numId="18">
    <w:abstractNumId w:val="18"/>
  </w:num>
  <w:num w:numId="1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不要说话">
    <w15:presenceInfo w15:providerId="WPS Office" w15:userId="608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97AB1"/>
    <w:rsid w:val="00002858"/>
    <w:rsid w:val="000029A8"/>
    <w:rsid w:val="0000312A"/>
    <w:rsid w:val="0000387B"/>
    <w:rsid w:val="00005D9C"/>
    <w:rsid w:val="00006AA2"/>
    <w:rsid w:val="00007D4A"/>
    <w:rsid w:val="00011CA7"/>
    <w:rsid w:val="00013654"/>
    <w:rsid w:val="00014FBA"/>
    <w:rsid w:val="00014FF0"/>
    <w:rsid w:val="00016D6C"/>
    <w:rsid w:val="000173EB"/>
    <w:rsid w:val="00021EBB"/>
    <w:rsid w:val="000267BC"/>
    <w:rsid w:val="00030250"/>
    <w:rsid w:val="00032007"/>
    <w:rsid w:val="00033A5F"/>
    <w:rsid w:val="00033B17"/>
    <w:rsid w:val="00033D94"/>
    <w:rsid w:val="00035339"/>
    <w:rsid w:val="000356ED"/>
    <w:rsid w:val="00036783"/>
    <w:rsid w:val="000405CC"/>
    <w:rsid w:val="00045B6E"/>
    <w:rsid w:val="00050228"/>
    <w:rsid w:val="000504DF"/>
    <w:rsid w:val="00051AC7"/>
    <w:rsid w:val="00052944"/>
    <w:rsid w:val="00052AED"/>
    <w:rsid w:val="00055C59"/>
    <w:rsid w:val="00055F9C"/>
    <w:rsid w:val="00057498"/>
    <w:rsid w:val="000612DC"/>
    <w:rsid w:val="00066AFA"/>
    <w:rsid w:val="00070107"/>
    <w:rsid w:val="00070B6E"/>
    <w:rsid w:val="00070CB6"/>
    <w:rsid w:val="000716AC"/>
    <w:rsid w:val="00072496"/>
    <w:rsid w:val="00073354"/>
    <w:rsid w:val="000744E8"/>
    <w:rsid w:val="0007460F"/>
    <w:rsid w:val="00074A10"/>
    <w:rsid w:val="00075919"/>
    <w:rsid w:val="00075CE0"/>
    <w:rsid w:val="000763FE"/>
    <w:rsid w:val="0007644C"/>
    <w:rsid w:val="00077EA7"/>
    <w:rsid w:val="000811B7"/>
    <w:rsid w:val="0008342A"/>
    <w:rsid w:val="00083BFF"/>
    <w:rsid w:val="00083D92"/>
    <w:rsid w:val="000848AF"/>
    <w:rsid w:val="00084A93"/>
    <w:rsid w:val="000875B5"/>
    <w:rsid w:val="000912AB"/>
    <w:rsid w:val="00091B94"/>
    <w:rsid w:val="0009273B"/>
    <w:rsid w:val="00092F9C"/>
    <w:rsid w:val="000942E5"/>
    <w:rsid w:val="00095520"/>
    <w:rsid w:val="00096A80"/>
    <w:rsid w:val="00097850"/>
    <w:rsid w:val="0009787A"/>
    <w:rsid w:val="000A27BF"/>
    <w:rsid w:val="000A3833"/>
    <w:rsid w:val="000A3ECB"/>
    <w:rsid w:val="000A4026"/>
    <w:rsid w:val="000A408A"/>
    <w:rsid w:val="000A458C"/>
    <w:rsid w:val="000A523D"/>
    <w:rsid w:val="000A6164"/>
    <w:rsid w:val="000B0988"/>
    <w:rsid w:val="000B09C9"/>
    <w:rsid w:val="000B2CA2"/>
    <w:rsid w:val="000B3A72"/>
    <w:rsid w:val="000B3B3D"/>
    <w:rsid w:val="000B4896"/>
    <w:rsid w:val="000B617A"/>
    <w:rsid w:val="000C137D"/>
    <w:rsid w:val="000C21FF"/>
    <w:rsid w:val="000C3669"/>
    <w:rsid w:val="000C3A85"/>
    <w:rsid w:val="000C403D"/>
    <w:rsid w:val="000C452C"/>
    <w:rsid w:val="000C538D"/>
    <w:rsid w:val="000C676D"/>
    <w:rsid w:val="000C76CC"/>
    <w:rsid w:val="000D050D"/>
    <w:rsid w:val="000D0F4C"/>
    <w:rsid w:val="000D1258"/>
    <w:rsid w:val="000D143F"/>
    <w:rsid w:val="000D4AA0"/>
    <w:rsid w:val="000D6109"/>
    <w:rsid w:val="000E042B"/>
    <w:rsid w:val="000E05F9"/>
    <w:rsid w:val="000E1179"/>
    <w:rsid w:val="000E1F81"/>
    <w:rsid w:val="000E1FDB"/>
    <w:rsid w:val="000E1FF5"/>
    <w:rsid w:val="000E2A43"/>
    <w:rsid w:val="000E2BEE"/>
    <w:rsid w:val="000E3951"/>
    <w:rsid w:val="000E446F"/>
    <w:rsid w:val="000E4C1E"/>
    <w:rsid w:val="000E4D7B"/>
    <w:rsid w:val="000E52F1"/>
    <w:rsid w:val="000E5432"/>
    <w:rsid w:val="000F0780"/>
    <w:rsid w:val="000F2C37"/>
    <w:rsid w:val="000F2F1E"/>
    <w:rsid w:val="000F3497"/>
    <w:rsid w:val="000F3B85"/>
    <w:rsid w:val="000F59C1"/>
    <w:rsid w:val="000F7C81"/>
    <w:rsid w:val="000F7CAB"/>
    <w:rsid w:val="001008A4"/>
    <w:rsid w:val="00101466"/>
    <w:rsid w:val="00101546"/>
    <w:rsid w:val="00103A73"/>
    <w:rsid w:val="00104FE7"/>
    <w:rsid w:val="00105D25"/>
    <w:rsid w:val="001062EA"/>
    <w:rsid w:val="0010665F"/>
    <w:rsid w:val="00107004"/>
    <w:rsid w:val="00107198"/>
    <w:rsid w:val="001075BD"/>
    <w:rsid w:val="00107789"/>
    <w:rsid w:val="001133C4"/>
    <w:rsid w:val="00114376"/>
    <w:rsid w:val="00114859"/>
    <w:rsid w:val="00114DE5"/>
    <w:rsid w:val="00116354"/>
    <w:rsid w:val="00116809"/>
    <w:rsid w:val="001201BA"/>
    <w:rsid w:val="00120F7A"/>
    <w:rsid w:val="00121560"/>
    <w:rsid w:val="0012204B"/>
    <w:rsid w:val="00122C9E"/>
    <w:rsid w:val="0012649E"/>
    <w:rsid w:val="00127A2E"/>
    <w:rsid w:val="00127F76"/>
    <w:rsid w:val="001303B4"/>
    <w:rsid w:val="0013287A"/>
    <w:rsid w:val="00136BBD"/>
    <w:rsid w:val="00136E2C"/>
    <w:rsid w:val="00136EB2"/>
    <w:rsid w:val="00137141"/>
    <w:rsid w:val="00145B02"/>
    <w:rsid w:val="0014614A"/>
    <w:rsid w:val="00147FAF"/>
    <w:rsid w:val="00153050"/>
    <w:rsid w:val="001536FC"/>
    <w:rsid w:val="001551BC"/>
    <w:rsid w:val="00157626"/>
    <w:rsid w:val="001603AE"/>
    <w:rsid w:val="00160DCC"/>
    <w:rsid w:val="0016225C"/>
    <w:rsid w:val="00162B2D"/>
    <w:rsid w:val="0016309F"/>
    <w:rsid w:val="0016442E"/>
    <w:rsid w:val="00164E91"/>
    <w:rsid w:val="00165362"/>
    <w:rsid w:val="00165423"/>
    <w:rsid w:val="001662C8"/>
    <w:rsid w:val="00170CBE"/>
    <w:rsid w:val="00171616"/>
    <w:rsid w:val="00173E40"/>
    <w:rsid w:val="00173F70"/>
    <w:rsid w:val="00174136"/>
    <w:rsid w:val="001743C1"/>
    <w:rsid w:val="00175DF5"/>
    <w:rsid w:val="00176E3A"/>
    <w:rsid w:val="001806BE"/>
    <w:rsid w:val="00180888"/>
    <w:rsid w:val="001825A3"/>
    <w:rsid w:val="001827E7"/>
    <w:rsid w:val="001829FA"/>
    <w:rsid w:val="00182FE1"/>
    <w:rsid w:val="00184EFF"/>
    <w:rsid w:val="00185019"/>
    <w:rsid w:val="0018511D"/>
    <w:rsid w:val="00185A0F"/>
    <w:rsid w:val="00185D38"/>
    <w:rsid w:val="0018618C"/>
    <w:rsid w:val="00187189"/>
    <w:rsid w:val="001906B7"/>
    <w:rsid w:val="00190B2C"/>
    <w:rsid w:val="00190B88"/>
    <w:rsid w:val="00191244"/>
    <w:rsid w:val="00191246"/>
    <w:rsid w:val="0019257E"/>
    <w:rsid w:val="00193A04"/>
    <w:rsid w:val="00194C94"/>
    <w:rsid w:val="001A1D43"/>
    <w:rsid w:val="001A2027"/>
    <w:rsid w:val="001A21B5"/>
    <w:rsid w:val="001A3E08"/>
    <w:rsid w:val="001A5549"/>
    <w:rsid w:val="001B024C"/>
    <w:rsid w:val="001B0269"/>
    <w:rsid w:val="001B1A0D"/>
    <w:rsid w:val="001B352F"/>
    <w:rsid w:val="001B3593"/>
    <w:rsid w:val="001B3B1F"/>
    <w:rsid w:val="001B4901"/>
    <w:rsid w:val="001B6392"/>
    <w:rsid w:val="001B652B"/>
    <w:rsid w:val="001B6EF4"/>
    <w:rsid w:val="001B79B8"/>
    <w:rsid w:val="001C248F"/>
    <w:rsid w:val="001C2A89"/>
    <w:rsid w:val="001C6D8D"/>
    <w:rsid w:val="001D1029"/>
    <w:rsid w:val="001D2144"/>
    <w:rsid w:val="001D26A4"/>
    <w:rsid w:val="001D32C8"/>
    <w:rsid w:val="001D3452"/>
    <w:rsid w:val="001D34F4"/>
    <w:rsid w:val="001D3A82"/>
    <w:rsid w:val="001D3DA8"/>
    <w:rsid w:val="001E120F"/>
    <w:rsid w:val="001E3C3B"/>
    <w:rsid w:val="001E51C2"/>
    <w:rsid w:val="001E7783"/>
    <w:rsid w:val="001F08AC"/>
    <w:rsid w:val="001F169A"/>
    <w:rsid w:val="001F199C"/>
    <w:rsid w:val="001F1E0C"/>
    <w:rsid w:val="001F4822"/>
    <w:rsid w:val="001F5528"/>
    <w:rsid w:val="001F5A5A"/>
    <w:rsid w:val="001F6A52"/>
    <w:rsid w:val="001F6F4B"/>
    <w:rsid w:val="001F7317"/>
    <w:rsid w:val="001F7DA6"/>
    <w:rsid w:val="00200982"/>
    <w:rsid w:val="00203C27"/>
    <w:rsid w:val="00203F8E"/>
    <w:rsid w:val="0020433B"/>
    <w:rsid w:val="00205A84"/>
    <w:rsid w:val="00205E29"/>
    <w:rsid w:val="00206CAF"/>
    <w:rsid w:val="00210AAB"/>
    <w:rsid w:val="00213E9E"/>
    <w:rsid w:val="002148EC"/>
    <w:rsid w:val="00215001"/>
    <w:rsid w:val="002166C7"/>
    <w:rsid w:val="0022014B"/>
    <w:rsid w:val="0022175B"/>
    <w:rsid w:val="0022218D"/>
    <w:rsid w:val="00222293"/>
    <w:rsid w:val="00223AB8"/>
    <w:rsid w:val="00230C53"/>
    <w:rsid w:val="00232594"/>
    <w:rsid w:val="002325DB"/>
    <w:rsid w:val="00232883"/>
    <w:rsid w:val="00234F15"/>
    <w:rsid w:val="0023555F"/>
    <w:rsid w:val="0023564E"/>
    <w:rsid w:val="002357BF"/>
    <w:rsid w:val="00236C24"/>
    <w:rsid w:val="002377E0"/>
    <w:rsid w:val="00240489"/>
    <w:rsid w:val="002408AE"/>
    <w:rsid w:val="0024461D"/>
    <w:rsid w:val="00246930"/>
    <w:rsid w:val="00246CBE"/>
    <w:rsid w:val="0025003F"/>
    <w:rsid w:val="00250CBE"/>
    <w:rsid w:val="002511D9"/>
    <w:rsid w:val="002530D5"/>
    <w:rsid w:val="0025443E"/>
    <w:rsid w:val="002555CE"/>
    <w:rsid w:val="00255E17"/>
    <w:rsid w:val="00255EE5"/>
    <w:rsid w:val="00260811"/>
    <w:rsid w:val="00260F09"/>
    <w:rsid w:val="00261A7B"/>
    <w:rsid w:val="002626F7"/>
    <w:rsid w:val="00264989"/>
    <w:rsid w:val="00266812"/>
    <w:rsid w:val="002669FA"/>
    <w:rsid w:val="00266F20"/>
    <w:rsid w:val="00273FA5"/>
    <w:rsid w:val="0027770E"/>
    <w:rsid w:val="00277EAB"/>
    <w:rsid w:val="00277F0B"/>
    <w:rsid w:val="00277FF7"/>
    <w:rsid w:val="0028117E"/>
    <w:rsid w:val="00283BCA"/>
    <w:rsid w:val="00284BAD"/>
    <w:rsid w:val="00284DB4"/>
    <w:rsid w:val="00285E46"/>
    <w:rsid w:val="002863D0"/>
    <w:rsid w:val="00290E6C"/>
    <w:rsid w:val="00291D53"/>
    <w:rsid w:val="00292394"/>
    <w:rsid w:val="002943EA"/>
    <w:rsid w:val="00295875"/>
    <w:rsid w:val="0029592D"/>
    <w:rsid w:val="00297321"/>
    <w:rsid w:val="002A0718"/>
    <w:rsid w:val="002A07CF"/>
    <w:rsid w:val="002A23AB"/>
    <w:rsid w:val="002A2672"/>
    <w:rsid w:val="002A3274"/>
    <w:rsid w:val="002A41B9"/>
    <w:rsid w:val="002A7105"/>
    <w:rsid w:val="002A76E8"/>
    <w:rsid w:val="002A79E8"/>
    <w:rsid w:val="002B26F7"/>
    <w:rsid w:val="002B55D5"/>
    <w:rsid w:val="002B5679"/>
    <w:rsid w:val="002B6AAC"/>
    <w:rsid w:val="002B7D25"/>
    <w:rsid w:val="002B7F74"/>
    <w:rsid w:val="002C0C70"/>
    <w:rsid w:val="002C15C9"/>
    <w:rsid w:val="002C3944"/>
    <w:rsid w:val="002C43F7"/>
    <w:rsid w:val="002C5020"/>
    <w:rsid w:val="002C5CE0"/>
    <w:rsid w:val="002C6037"/>
    <w:rsid w:val="002C6EC3"/>
    <w:rsid w:val="002C7588"/>
    <w:rsid w:val="002D1D6A"/>
    <w:rsid w:val="002D2267"/>
    <w:rsid w:val="002D48A3"/>
    <w:rsid w:val="002D58C8"/>
    <w:rsid w:val="002D6102"/>
    <w:rsid w:val="002E0B7F"/>
    <w:rsid w:val="002E2205"/>
    <w:rsid w:val="002E2B88"/>
    <w:rsid w:val="002E3829"/>
    <w:rsid w:val="002E5709"/>
    <w:rsid w:val="002E578B"/>
    <w:rsid w:val="002E7D62"/>
    <w:rsid w:val="002F0C66"/>
    <w:rsid w:val="002F186B"/>
    <w:rsid w:val="002F1F1C"/>
    <w:rsid w:val="002F2F2A"/>
    <w:rsid w:val="002F4E8B"/>
    <w:rsid w:val="002F6D33"/>
    <w:rsid w:val="002F73E4"/>
    <w:rsid w:val="002F7E59"/>
    <w:rsid w:val="00302EF3"/>
    <w:rsid w:val="00306320"/>
    <w:rsid w:val="003074B6"/>
    <w:rsid w:val="00307755"/>
    <w:rsid w:val="003121C4"/>
    <w:rsid w:val="0031279F"/>
    <w:rsid w:val="0031380D"/>
    <w:rsid w:val="003142A0"/>
    <w:rsid w:val="00314D7D"/>
    <w:rsid w:val="00315AAE"/>
    <w:rsid w:val="00316B4F"/>
    <w:rsid w:val="0031751F"/>
    <w:rsid w:val="003218B4"/>
    <w:rsid w:val="003229C6"/>
    <w:rsid w:val="00322E8A"/>
    <w:rsid w:val="00323BD9"/>
    <w:rsid w:val="00324932"/>
    <w:rsid w:val="003258D3"/>
    <w:rsid w:val="003258DE"/>
    <w:rsid w:val="00326B00"/>
    <w:rsid w:val="00327C76"/>
    <w:rsid w:val="003345C7"/>
    <w:rsid w:val="003354CE"/>
    <w:rsid w:val="003355FE"/>
    <w:rsid w:val="0033592A"/>
    <w:rsid w:val="00336AF1"/>
    <w:rsid w:val="0033710F"/>
    <w:rsid w:val="0034009D"/>
    <w:rsid w:val="0034037F"/>
    <w:rsid w:val="00341C8C"/>
    <w:rsid w:val="00341F96"/>
    <w:rsid w:val="00342A2C"/>
    <w:rsid w:val="00343C33"/>
    <w:rsid w:val="00343DE5"/>
    <w:rsid w:val="003446B8"/>
    <w:rsid w:val="0034552B"/>
    <w:rsid w:val="003465E2"/>
    <w:rsid w:val="00350221"/>
    <w:rsid w:val="00350A9C"/>
    <w:rsid w:val="003520EF"/>
    <w:rsid w:val="00352254"/>
    <w:rsid w:val="00353BF8"/>
    <w:rsid w:val="003543D4"/>
    <w:rsid w:val="00354C6B"/>
    <w:rsid w:val="00354E4B"/>
    <w:rsid w:val="003565DC"/>
    <w:rsid w:val="00360BD0"/>
    <w:rsid w:val="003611BA"/>
    <w:rsid w:val="003618F0"/>
    <w:rsid w:val="00363309"/>
    <w:rsid w:val="00364A67"/>
    <w:rsid w:val="003651A4"/>
    <w:rsid w:val="00367B21"/>
    <w:rsid w:val="003720CC"/>
    <w:rsid w:val="0037384F"/>
    <w:rsid w:val="00373BBD"/>
    <w:rsid w:val="00374D84"/>
    <w:rsid w:val="00376718"/>
    <w:rsid w:val="0037718A"/>
    <w:rsid w:val="003824E3"/>
    <w:rsid w:val="00383AA9"/>
    <w:rsid w:val="0038433F"/>
    <w:rsid w:val="00386122"/>
    <w:rsid w:val="00390373"/>
    <w:rsid w:val="00390702"/>
    <w:rsid w:val="00393114"/>
    <w:rsid w:val="00393EF5"/>
    <w:rsid w:val="003943E9"/>
    <w:rsid w:val="00394C0C"/>
    <w:rsid w:val="003A0EB8"/>
    <w:rsid w:val="003A1168"/>
    <w:rsid w:val="003A38C4"/>
    <w:rsid w:val="003A4BE9"/>
    <w:rsid w:val="003A5D5A"/>
    <w:rsid w:val="003A71A5"/>
    <w:rsid w:val="003A7FC1"/>
    <w:rsid w:val="003B2BE3"/>
    <w:rsid w:val="003B36A4"/>
    <w:rsid w:val="003B4AC2"/>
    <w:rsid w:val="003B4DCA"/>
    <w:rsid w:val="003B5044"/>
    <w:rsid w:val="003B6BDE"/>
    <w:rsid w:val="003B6BF5"/>
    <w:rsid w:val="003B6C7B"/>
    <w:rsid w:val="003B707A"/>
    <w:rsid w:val="003B7FD0"/>
    <w:rsid w:val="003C0BA5"/>
    <w:rsid w:val="003C0C97"/>
    <w:rsid w:val="003C2F14"/>
    <w:rsid w:val="003C7325"/>
    <w:rsid w:val="003D1298"/>
    <w:rsid w:val="003D267B"/>
    <w:rsid w:val="003D3ABD"/>
    <w:rsid w:val="003D3EB7"/>
    <w:rsid w:val="003D50C2"/>
    <w:rsid w:val="003D6656"/>
    <w:rsid w:val="003E0DDD"/>
    <w:rsid w:val="003E1565"/>
    <w:rsid w:val="003E15A1"/>
    <w:rsid w:val="003E28A6"/>
    <w:rsid w:val="003E54A8"/>
    <w:rsid w:val="003E56BC"/>
    <w:rsid w:val="003E6637"/>
    <w:rsid w:val="003E69BD"/>
    <w:rsid w:val="003E75BE"/>
    <w:rsid w:val="003E78CA"/>
    <w:rsid w:val="003F04FD"/>
    <w:rsid w:val="003F5038"/>
    <w:rsid w:val="003F560C"/>
    <w:rsid w:val="003F5FE0"/>
    <w:rsid w:val="00400777"/>
    <w:rsid w:val="00401147"/>
    <w:rsid w:val="00401169"/>
    <w:rsid w:val="004040E3"/>
    <w:rsid w:val="00404A91"/>
    <w:rsid w:val="00404D41"/>
    <w:rsid w:val="00405F5B"/>
    <w:rsid w:val="00410020"/>
    <w:rsid w:val="0041043A"/>
    <w:rsid w:val="004105A1"/>
    <w:rsid w:val="00410F7E"/>
    <w:rsid w:val="00411713"/>
    <w:rsid w:val="0041435D"/>
    <w:rsid w:val="00417D16"/>
    <w:rsid w:val="004229A7"/>
    <w:rsid w:val="00423287"/>
    <w:rsid w:val="00423DFA"/>
    <w:rsid w:val="004243C5"/>
    <w:rsid w:val="00424BFA"/>
    <w:rsid w:val="00426594"/>
    <w:rsid w:val="00426E24"/>
    <w:rsid w:val="00430A5F"/>
    <w:rsid w:val="00431ED3"/>
    <w:rsid w:val="00433711"/>
    <w:rsid w:val="0043418A"/>
    <w:rsid w:val="00434B02"/>
    <w:rsid w:val="00435F12"/>
    <w:rsid w:val="00436C49"/>
    <w:rsid w:val="00437B31"/>
    <w:rsid w:val="00437F31"/>
    <w:rsid w:val="00440464"/>
    <w:rsid w:val="00443536"/>
    <w:rsid w:val="00444C4D"/>
    <w:rsid w:val="0044562D"/>
    <w:rsid w:val="00445AD2"/>
    <w:rsid w:val="00447DD9"/>
    <w:rsid w:val="00453CA1"/>
    <w:rsid w:val="00455D15"/>
    <w:rsid w:val="00455EF0"/>
    <w:rsid w:val="00456BA7"/>
    <w:rsid w:val="004574C4"/>
    <w:rsid w:val="00457CF5"/>
    <w:rsid w:val="00461473"/>
    <w:rsid w:val="00461CAC"/>
    <w:rsid w:val="00462EBE"/>
    <w:rsid w:val="004634A3"/>
    <w:rsid w:val="00464FAB"/>
    <w:rsid w:val="00466939"/>
    <w:rsid w:val="00467161"/>
    <w:rsid w:val="00467E37"/>
    <w:rsid w:val="00474737"/>
    <w:rsid w:val="00474AD0"/>
    <w:rsid w:val="0047554F"/>
    <w:rsid w:val="004779F9"/>
    <w:rsid w:val="0048174B"/>
    <w:rsid w:val="00481AD0"/>
    <w:rsid w:val="00481D49"/>
    <w:rsid w:val="00482402"/>
    <w:rsid w:val="0048265E"/>
    <w:rsid w:val="00491C55"/>
    <w:rsid w:val="00494D02"/>
    <w:rsid w:val="00495CCD"/>
    <w:rsid w:val="004A0178"/>
    <w:rsid w:val="004A09F4"/>
    <w:rsid w:val="004A1F54"/>
    <w:rsid w:val="004A3629"/>
    <w:rsid w:val="004A5B64"/>
    <w:rsid w:val="004A61B6"/>
    <w:rsid w:val="004A6D90"/>
    <w:rsid w:val="004A775C"/>
    <w:rsid w:val="004B02D6"/>
    <w:rsid w:val="004B0A87"/>
    <w:rsid w:val="004B0D73"/>
    <w:rsid w:val="004B1FA1"/>
    <w:rsid w:val="004B5AB6"/>
    <w:rsid w:val="004B7705"/>
    <w:rsid w:val="004B7A9B"/>
    <w:rsid w:val="004C0021"/>
    <w:rsid w:val="004C0036"/>
    <w:rsid w:val="004C2CC8"/>
    <w:rsid w:val="004C3198"/>
    <w:rsid w:val="004C31FB"/>
    <w:rsid w:val="004C35E9"/>
    <w:rsid w:val="004C729F"/>
    <w:rsid w:val="004C7309"/>
    <w:rsid w:val="004D5A88"/>
    <w:rsid w:val="004D6B07"/>
    <w:rsid w:val="004E0CF0"/>
    <w:rsid w:val="004E2717"/>
    <w:rsid w:val="004F415B"/>
    <w:rsid w:val="004F446F"/>
    <w:rsid w:val="004F69C4"/>
    <w:rsid w:val="00500E21"/>
    <w:rsid w:val="005029E3"/>
    <w:rsid w:val="00502AF5"/>
    <w:rsid w:val="005030DC"/>
    <w:rsid w:val="00503E5B"/>
    <w:rsid w:val="00505482"/>
    <w:rsid w:val="00506083"/>
    <w:rsid w:val="0050744B"/>
    <w:rsid w:val="00507C4D"/>
    <w:rsid w:val="005100AC"/>
    <w:rsid w:val="0051172D"/>
    <w:rsid w:val="005146D8"/>
    <w:rsid w:val="00517250"/>
    <w:rsid w:val="00520A1B"/>
    <w:rsid w:val="00521590"/>
    <w:rsid w:val="0052161F"/>
    <w:rsid w:val="005222B7"/>
    <w:rsid w:val="005227D1"/>
    <w:rsid w:val="00523797"/>
    <w:rsid w:val="005238D4"/>
    <w:rsid w:val="00523AAB"/>
    <w:rsid w:val="00525140"/>
    <w:rsid w:val="00527B7F"/>
    <w:rsid w:val="00530025"/>
    <w:rsid w:val="00531BA4"/>
    <w:rsid w:val="00531D6B"/>
    <w:rsid w:val="00532439"/>
    <w:rsid w:val="00534922"/>
    <w:rsid w:val="00537223"/>
    <w:rsid w:val="005425FF"/>
    <w:rsid w:val="00542ADF"/>
    <w:rsid w:val="00543F9A"/>
    <w:rsid w:val="00544BF4"/>
    <w:rsid w:val="0054583D"/>
    <w:rsid w:val="00545A89"/>
    <w:rsid w:val="005504C4"/>
    <w:rsid w:val="00552694"/>
    <w:rsid w:val="00552972"/>
    <w:rsid w:val="00555C56"/>
    <w:rsid w:val="005567B6"/>
    <w:rsid w:val="005574EB"/>
    <w:rsid w:val="00560C8C"/>
    <w:rsid w:val="00560D10"/>
    <w:rsid w:val="00561068"/>
    <w:rsid w:val="00563252"/>
    <w:rsid w:val="005632BE"/>
    <w:rsid w:val="00567614"/>
    <w:rsid w:val="00570E0C"/>
    <w:rsid w:val="00572C67"/>
    <w:rsid w:val="0057385D"/>
    <w:rsid w:val="00573BCA"/>
    <w:rsid w:val="0057408C"/>
    <w:rsid w:val="00576B8D"/>
    <w:rsid w:val="00577431"/>
    <w:rsid w:val="005777AB"/>
    <w:rsid w:val="00577F30"/>
    <w:rsid w:val="00580B6D"/>
    <w:rsid w:val="00582D78"/>
    <w:rsid w:val="00583921"/>
    <w:rsid w:val="0058562A"/>
    <w:rsid w:val="00585CDF"/>
    <w:rsid w:val="00585DCC"/>
    <w:rsid w:val="00586887"/>
    <w:rsid w:val="00594A41"/>
    <w:rsid w:val="0059589D"/>
    <w:rsid w:val="00595FF7"/>
    <w:rsid w:val="00596666"/>
    <w:rsid w:val="00596705"/>
    <w:rsid w:val="00596E80"/>
    <w:rsid w:val="005A17E9"/>
    <w:rsid w:val="005A21D9"/>
    <w:rsid w:val="005A5164"/>
    <w:rsid w:val="005A6C7B"/>
    <w:rsid w:val="005B03F8"/>
    <w:rsid w:val="005B0470"/>
    <w:rsid w:val="005B4855"/>
    <w:rsid w:val="005B4CE0"/>
    <w:rsid w:val="005C0251"/>
    <w:rsid w:val="005C03BD"/>
    <w:rsid w:val="005C16D4"/>
    <w:rsid w:val="005C2FB4"/>
    <w:rsid w:val="005C3182"/>
    <w:rsid w:val="005C3670"/>
    <w:rsid w:val="005C4863"/>
    <w:rsid w:val="005C6BBE"/>
    <w:rsid w:val="005C7D05"/>
    <w:rsid w:val="005D0D92"/>
    <w:rsid w:val="005D1BBC"/>
    <w:rsid w:val="005D2614"/>
    <w:rsid w:val="005D2EC7"/>
    <w:rsid w:val="005D32E3"/>
    <w:rsid w:val="005D41E3"/>
    <w:rsid w:val="005D5616"/>
    <w:rsid w:val="005D5936"/>
    <w:rsid w:val="005E02F3"/>
    <w:rsid w:val="005E02FC"/>
    <w:rsid w:val="005E3BC9"/>
    <w:rsid w:val="005E3F53"/>
    <w:rsid w:val="005E4EFC"/>
    <w:rsid w:val="005E5012"/>
    <w:rsid w:val="005E52C3"/>
    <w:rsid w:val="005E57C7"/>
    <w:rsid w:val="005E6049"/>
    <w:rsid w:val="005E61A4"/>
    <w:rsid w:val="005E62C3"/>
    <w:rsid w:val="005E6BE8"/>
    <w:rsid w:val="005E7BB7"/>
    <w:rsid w:val="005F2722"/>
    <w:rsid w:val="005F2FCE"/>
    <w:rsid w:val="005F34B5"/>
    <w:rsid w:val="005F4301"/>
    <w:rsid w:val="005F440C"/>
    <w:rsid w:val="005F595A"/>
    <w:rsid w:val="005F7F39"/>
    <w:rsid w:val="0060043A"/>
    <w:rsid w:val="006006B0"/>
    <w:rsid w:val="00601A14"/>
    <w:rsid w:val="00601E47"/>
    <w:rsid w:val="00605927"/>
    <w:rsid w:val="006073F0"/>
    <w:rsid w:val="006150BE"/>
    <w:rsid w:val="00616139"/>
    <w:rsid w:val="0061665E"/>
    <w:rsid w:val="00617881"/>
    <w:rsid w:val="00620730"/>
    <w:rsid w:val="00622AED"/>
    <w:rsid w:val="006241E0"/>
    <w:rsid w:val="00624A5F"/>
    <w:rsid w:val="00625121"/>
    <w:rsid w:val="00625B47"/>
    <w:rsid w:val="00626179"/>
    <w:rsid w:val="006262E3"/>
    <w:rsid w:val="006270CC"/>
    <w:rsid w:val="00627931"/>
    <w:rsid w:val="00627D1F"/>
    <w:rsid w:val="006302AD"/>
    <w:rsid w:val="00630EB2"/>
    <w:rsid w:val="006315D1"/>
    <w:rsid w:val="0063387E"/>
    <w:rsid w:val="0063483E"/>
    <w:rsid w:val="00635125"/>
    <w:rsid w:val="00636B56"/>
    <w:rsid w:val="00636C14"/>
    <w:rsid w:val="0064224A"/>
    <w:rsid w:val="00642FC3"/>
    <w:rsid w:val="00644351"/>
    <w:rsid w:val="0064586C"/>
    <w:rsid w:val="00650593"/>
    <w:rsid w:val="00650684"/>
    <w:rsid w:val="00650829"/>
    <w:rsid w:val="00654291"/>
    <w:rsid w:val="00654C79"/>
    <w:rsid w:val="006578A8"/>
    <w:rsid w:val="00661706"/>
    <w:rsid w:val="00661A89"/>
    <w:rsid w:val="00663597"/>
    <w:rsid w:val="00664328"/>
    <w:rsid w:val="006653F2"/>
    <w:rsid w:val="00671678"/>
    <w:rsid w:val="0067198D"/>
    <w:rsid w:val="006738C3"/>
    <w:rsid w:val="00673EFF"/>
    <w:rsid w:val="006743E1"/>
    <w:rsid w:val="00674EA8"/>
    <w:rsid w:val="00675E59"/>
    <w:rsid w:val="00680CB6"/>
    <w:rsid w:val="00681811"/>
    <w:rsid w:val="00682F11"/>
    <w:rsid w:val="006830D8"/>
    <w:rsid w:val="0068320A"/>
    <w:rsid w:val="006838E7"/>
    <w:rsid w:val="0068547A"/>
    <w:rsid w:val="006900D2"/>
    <w:rsid w:val="00690EBA"/>
    <w:rsid w:val="00691AE7"/>
    <w:rsid w:val="00693907"/>
    <w:rsid w:val="006940D7"/>
    <w:rsid w:val="0069438B"/>
    <w:rsid w:val="006944AA"/>
    <w:rsid w:val="00695E0A"/>
    <w:rsid w:val="00696027"/>
    <w:rsid w:val="00697AB1"/>
    <w:rsid w:val="00697CD3"/>
    <w:rsid w:val="006A2BB0"/>
    <w:rsid w:val="006A42E3"/>
    <w:rsid w:val="006A577D"/>
    <w:rsid w:val="006A60C9"/>
    <w:rsid w:val="006A7CB4"/>
    <w:rsid w:val="006B2804"/>
    <w:rsid w:val="006B3BC7"/>
    <w:rsid w:val="006B492D"/>
    <w:rsid w:val="006B5870"/>
    <w:rsid w:val="006B66E2"/>
    <w:rsid w:val="006B67E8"/>
    <w:rsid w:val="006B7686"/>
    <w:rsid w:val="006C0F9A"/>
    <w:rsid w:val="006C1611"/>
    <w:rsid w:val="006C2ADD"/>
    <w:rsid w:val="006C2D03"/>
    <w:rsid w:val="006C5F68"/>
    <w:rsid w:val="006C7639"/>
    <w:rsid w:val="006C77A0"/>
    <w:rsid w:val="006C7C6C"/>
    <w:rsid w:val="006D0341"/>
    <w:rsid w:val="006D03EA"/>
    <w:rsid w:val="006D1134"/>
    <w:rsid w:val="006D2230"/>
    <w:rsid w:val="006D50BC"/>
    <w:rsid w:val="006E0068"/>
    <w:rsid w:val="006E05BE"/>
    <w:rsid w:val="006E2E22"/>
    <w:rsid w:val="006E4DF7"/>
    <w:rsid w:val="006E7461"/>
    <w:rsid w:val="006E7919"/>
    <w:rsid w:val="006F6BB3"/>
    <w:rsid w:val="006F71C3"/>
    <w:rsid w:val="006F78F7"/>
    <w:rsid w:val="00700D00"/>
    <w:rsid w:val="00701520"/>
    <w:rsid w:val="00701E53"/>
    <w:rsid w:val="007022EB"/>
    <w:rsid w:val="0070340B"/>
    <w:rsid w:val="00703A37"/>
    <w:rsid w:val="00703E4E"/>
    <w:rsid w:val="00704149"/>
    <w:rsid w:val="00704D03"/>
    <w:rsid w:val="0070529A"/>
    <w:rsid w:val="00705A56"/>
    <w:rsid w:val="00705B0D"/>
    <w:rsid w:val="007066D2"/>
    <w:rsid w:val="00706B64"/>
    <w:rsid w:val="00706C09"/>
    <w:rsid w:val="00707BD3"/>
    <w:rsid w:val="007165E3"/>
    <w:rsid w:val="00716C20"/>
    <w:rsid w:val="0071784D"/>
    <w:rsid w:val="00722170"/>
    <w:rsid w:val="00724553"/>
    <w:rsid w:val="007260AC"/>
    <w:rsid w:val="00730673"/>
    <w:rsid w:val="007317D6"/>
    <w:rsid w:val="00732EAE"/>
    <w:rsid w:val="0073387F"/>
    <w:rsid w:val="007359B5"/>
    <w:rsid w:val="00736790"/>
    <w:rsid w:val="007367C3"/>
    <w:rsid w:val="00737ABE"/>
    <w:rsid w:val="00740664"/>
    <w:rsid w:val="00741A6B"/>
    <w:rsid w:val="00742853"/>
    <w:rsid w:val="007454B7"/>
    <w:rsid w:val="00745948"/>
    <w:rsid w:val="00745E58"/>
    <w:rsid w:val="0074700F"/>
    <w:rsid w:val="00747A92"/>
    <w:rsid w:val="00750321"/>
    <w:rsid w:val="00751ADA"/>
    <w:rsid w:val="007540D2"/>
    <w:rsid w:val="00755A66"/>
    <w:rsid w:val="00756AD3"/>
    <w:rsid w:val="007570EE"/>
    <w:rsid w:val="007579D6"/>
    <w:rsid w:val="00757D05"/>
    <w:rsid w:val="007604D7"/>
    <w:rsid w:val="00760C65"/>
    <w:rsid w:val="007613EC"/>
    <w:rsid w:val="0076192A"/>
    <w:rsid w:val="007625F9"/>
    <w:rsid w:val="007627E9"/>
    <w:rsid w:val="00765A6F"/>
    <w:rsid w:val="00766E4C"/>
    <w:rsid w:val="00767718"/>
    <w:rsid w:val="00771129"/>
    <w:rsid w:val="007723C1"/>
    <w:rsid w:val="00772728"/>
    <w:rsid w:val="00772CD0"/>
    <w:rsid w:val="00780769"/>
    <w:rsid w:val="0078559D"/>
    <w:rsid w:val="00786892"/>
    <w:rsid w:val="00787295"/>
    <w:rsid w:val="00792FB7"/>
    <w:rsid w:val="00794587"/>
    <w:rsid w:val="007948C4"/>
    <w:rsid w:val="007A2A44"/>
    <w:rsid w:val="007A2DD2"/>
    <w:rsid w:val="007A54DF"/>
    <w:rsid w:val="007A692A"/>
    <w:rsid w:val="007A6AF3"/>
    <w:rsid w:val="007A7900"/>
    <w:rsid w:val="007B0B20"/>
    <w:rsid w:val="007B1F00"/>
    <w:rsid w:val="007B20E2"/>
    <w:rsid w:val="007B365D"/>
    <w:rsid w:val="007B3CE7"/>
    <w:rsid w:val="007B4A7E"/>
    <w:rsid w:val="007B6063"/>
    <w:rsid w:val="007C136D"/>
    <w:rsid w:val="007C2577"/>
    <w:rsid w:val="007C3A4E"/>
    <w:rsid w:val="007C3B42"/>
    <w:rsid w:val="007C5D75"/>
    <w:rsid w:val="007D5C9A"/>
    <w:rsid w:val="007E17DA"/>
    <w:rsid w:val="007E4750"/>
    <w:rsid w:val="007E4CCB"/>
    <w:rsid w:val="007E5D89"/>
    <w:rsid w:val="007E65FC"/>
    <w:rsid w:val="007E790A"/>
    <w:rsid w:val="007E7B15"/>
    <w:rsid w:val="007F1024"/>
    <w:rsid w:val="007F1806"/>
    <w:rsid w:val="007F1EC9"/>
    <w:rsid w:val="007F7338"/>
    <w:rsid w:val="0080027C"/>
    <w:rsid w:val="00801114"/>
    <w:rsid w:val="0080232B"/>
    <w:rsid w:val="008039FA"/>
    <w:rsid w:val="0080403E"/>
    <w:rsid w:val="008052B6"/>
    <w:rsid w:val="008066CA"/>
    <w:rsid w:val="008072C8"/>
    <w:rsid w:val="00807E18"/>
    <w:rsid w:val="00811879"/>
    <w:rsid w:val="00812DF3"/>
    <w:rsid w:val="00814411"/>
    <w:rsid w:val="008151A1"/>
    <w:rsid w:val="00820D3A"/>
    <w:rsid w:val="00821035"/>
    <w:rsid w:val="00821461"/>
    <w:rsid w:val="00821E3D"/>
    <w:rsid w:val="00823EF1"/>
    <w:rsid w:val="00824153"/>
    <w:rsid w:val="0082438D"/>
    <w:rsid w:val="00825020"/>
    <w:rsid w:val="008252C9"/>
    <w:rsid w:val="0082751A"/>
    <w:rsid w:val="008276BD"/>
    <w:rsid w:val="00840494"/>
    <w:rsid w:val="00840623"/>
    <w:rsid w:val="00840879"/>
    <w:rsid w:val="00842416"/>
    <w:rsid w:val="00843525"/>
    <w:rsid w:val="00843769"/>
    <w:rsid w:val="008439E6"/>
    <w:rsid w:val="00843A04"/>
    <w:rsid w:val="00843CF5"/>
    <w:rsid w:val="00846224"/>
    <w:rsid w:val="00846A19"/>
    <w:rsid w:val="008476D2"/>
    <w:rsid w:val="008503CE"/>
    <w:rsid w:val="008523EA"/>
    <w:rsid w:val="008546BB"/>
    <w:rsid w:val="0085602B"/>
    <w:rsid w:val="00856F7E"/>
    <w:rsid w:val="00857550"/>
    <w:rsid w:val="00857C13"/>
    <w:rsid w:val="00860E91"/>
    <w:rsid w:val="00862199"/>
    <w:rsid w:val="00862209"/>
    <w:rsid w:val="00862713"/>
    <w:rsid w:val="00864AD7"/>
    <w:rsid w:val="008657B4"/>
    <w:rsid w:val="008662C7"/>
    <w:rsid w:val="008675C7"/>
    <w:rsid w:val="008736DE"/>
    <w:rsid w:val="0087399B"/>
    <w:rsid w:val="00874690"/>
    <w:rsid w:val="00876D61"/>
    <w:rsid w:val="008778FE"/>
    <w:rsid w:val="00880C3D"/>
    <w:rsid w:val="00881681"/>
    <w:rsid w:val="008829FB"/>
    <w:rsid w:val="00883350"/>
    <w:rsid w:val="00883523"/>
    <w:rsid w:val="0088590D"/>
    <w:rsid w:val="008905E6"/>
    <w:rsid w:val="0089091F"/>
    <w:rsid w:val="00892312"/>
    <w:rsid w:val="00892B04"/>
    <w:rsid w:val="00893325"/>
    <w:rsid w:val="00893AF6"/>
    <w:rsid w:val="00893DEC"/>
    <w:rsid w:val="00893FCA"/>
    <w:rsid w:val="00895D97"/>
    <w:rsid w:val="008A0E8A"/>
    <w:rsid w:val="008A1906"/>
    <w:rsid w:val="008A1FD6"/>
    <w:rsid w:val="008A23AE"/>
    <w:rsid w:val="008A292B"/>
    <w:rsid w:val="008A2FFA"/>
    <w:rsid w:val="008A3E42"/>
    <w:rsid w:val="008A432D"/>
    <w:rsid w:val="008A5024"/>
    <w:rsid w:val="008A5063"/>
    <w:rsid w:val="008A5927"/>
    <w:rsid w:val="008B09C6"/>
    <w:rsid w:val="008B251A"/>
    <w:rsid w:val="008B30CD"/>
    <w:rsid w:val="008B3932"/>
    <w:rsid w:val="008B5D29"/>
    <w:rsid w:val="008B6599"/>
    <w:rsid w:val="008B65DA"/>
    <w:rsid w:val="008B6BDA"/>
    <w:rsid w:val="008B7297"/>
    <w:rsid w:val="008B72EC"/>
    <w:rsid w:val="008B7976"/>
    <w:rsid w:val="008C0D84"/>
    <w:rsid w:val="008C2488"/>
    <w:rsid w:val="008C2AF9"/>
    <w:rsid w:val="008C2CD8"/>
    <w:rsid w:val="008C2CF2"/>
    <w:rsid w:val="008C56BD"/>
    <w:rsid w:val="008C6D45"/>
    <w:rsid w:val="008C7511"/>
    <w:rsid w:val="008D25EE"/>
    <w:rsid w:val="008D3B90"/>
    <w:rsid w:val="008D43C9"/>
    <w:rsid w:val="008D507C"/>
    <w:rsid w:val="008D5B00"/>
    <w:rsid w:val="008E12FA"/>
    <w:rsid w:val="008E207B"/>
    <w:rsid w:val="008E290D"/>
    <w:rsid w:val="008E3117"/>
    <w:rsid w:val="008E36CA"/>
    <w:rsid w:val="008E3E3E"/>
    <w:rsid w:val="008E3EF1"/>
    <w:rsid w:val="008E66F0"/>
    <w:rsid w:val="008E6C99"/>
    <w:rsid w:val="008E7506"/>
    <w:rsid w:val="008F0911"/>
    <w:rsid w:val="008F50EE"/>
    <w:rsid w:val="008F5920"/>
    <w:rsid w:val="008F5B62"/>
    <w:rsid w:val="008F6D20"/>
    <w:rsid w:val="008F7A09"/>
    <w:rsid w:val="00900724"/>
    <w:rsid w:val="00902596"/>
    <w:rsid w:val="00904E79"/>
    <w:rsid w:val="00905190"/>
    <w:rsid w:val="009051FE"/>
    <w:rsid w:val="00905FA1"/>
    <w:rsid w:val="00911A90"/>
    <w:rsid w:val="00917A6D"/>
    <w:rsid w:val="00920CD4"/>
    <w:rsid w:val="009211B1"/>
    <w:rsid w:val="00923074"/>
    <w:rsid w:val="00923895"/>
    <w:rsid w:val="0092568A"/>
    <w:rsid w:val="00925935"/>
    <w:rsid w:val="009266FB"/>
    <w:rsid w:val="00926FCA"/>
    <w:rsid w:val="00927483"/>
    <w:rsid w:val="00932D46"/>
    <w:rsid w:val="00933972"/>
    <w:rsid w:val="00933BA5"/>
    <w:rsid w:val="009363C1"/>
    <w:rsid w:val="00936962"/>
    <w:rsid w:val="00936B48"/>
    <w:rsid w:val="00936E8F"/>
    <w:rsid w:val="009438F1"/>
    <w:rsid w:val="00946021"/>
    <w:rsid w:val="00946395"/>
    <w:rsid w:val="00946538"/>
    <w:rsid w:val="009470AB"/>
    <w:rsid w:val="00950102"/>
    <w:rsid w:val="00950385"/>
    <w:rsid w:val="009512C1"/>
    <w:rsid w:val="00951420"/>
    <w:rsid w:val="009518B6"/>
    <w:rsid w:val="00951A83"/>
    <w:rsid w:val="00952E2E"/>
    <w:rsid w:val="00954FF3"/>
    <w:rsid w:val="009608F4"/>
    <w:rsid w:val="009627F9"/>
    <w:rsid w:val="00962C60"/>
    <w:rsid w:val="0096489D"/>
    <w:rsid w:val="00964CBA"/>
    <w:rsid w:val="0097377B"/>
    <w:rsid w:val="009739A1"/>
    <w:rsid w:val="00974F13"/>
    <w:rsid w:val="009752C8"/>
    <w:rsid w:val="009758E0"/>
    <w:rsid w:val="00975BD4"/>
    <w:rsid w:val="00975E02"/>
    <w:rsid w:val="0097753A"/>
    <w:rsid w:val="00980EED"/>
    <w:rsid w:val="009820CA"/>
    <w:rsid w:val="0098418D"/>
    <w:rsid w:val="00985879"/>
    <w:rsid w:val="009861F3"/>
    <w:rsid w:val="009874CD"/>
    <w:rsid w:val="00987E68"/>
    <w:rsid w:val="00990E0F"/>
    <w:rsid w:val="00991D2C"/>
    <w:rsid w:val="00992117"/>
    <w:rsid w:val="00996D5F"/>
    <w:rsid w:val="0099723D"/>
    <w:rsid w:val="009978A2"/>
    <w:rsid w:val="009A1EDE"/>
    <w:rsid w:val="009A4466"/>
    <w:rsid w:val="009A4EFF"/>
    <w:rsid w:val="009A5CFF"/>
    <w:rsid w:val="009A654A"/>
    <w:rsid w:val="009A6BEC"/>
    <w:rsid w:val="009B007B"/>
    <w:rsid w:val="009B17F5"/>
    <w:rsid w:val="009B2C4D"/>
    <w:rsid w:val="009B3425"/>
    <w:rsid w:val="009B3BEC"/>
    <w:rsid w:val="009B6629"/>
    <w:rsid w:val="009B6774"/>
    <w:rsid w:val="009C1693"/>
    <w:rsid w:val="009C3ACA"/>
    <w:rsid w:val="009C412F"/>
    <w:rsid w:val="009C4C70"/>
    <w:rsid w:val="009C6C3D"/>
    <w:rsid w:val="009C787A"/>
    <w:rsid w:val="009C78C9"/>
    <w:rsid w:val="009D0185"/>
    <w:rsid w:val="009D3F6E"/>
    <w:rsid w:val="009D4132"/>
    <w:rsid w:val="009D415A"/>
    <w:rsid w:val="009D6CCA"/>
    <w:rsid w:val="009D77CF"/>
    <w:rsid w:val="009E0849"/>
    <w:rsid w:val="009E16F8"/>
    <w:rsid w:val="009E5172"/>
    <w:rsid w:val="009E5B17"/>
    <w:rsid w:val="009E664C"/>
    <w:rsid w:val="009E7B18"/>
    <w:rsid w:val="009F2D55"/>
    <w:rsid w:val="009F35B0"/>
    <w:rsid w:val="009F4BA4"/>
    <w:rsid w:val="009F5DCE"/>
    <w:rsid w:val="009F635C"/>
    <w:rsid w:val="009F6510"/>
    <w:rsid w:val="009F6EFA"/>
    <w:rsid w:val="00A00C50"/>
    <w:rsid w:val="00A0136C"/>
    <w:rsid w:val="00A02A43"/>
    <w:rsid w:val="00A02AAA"/>
    <w:rsid w:val="00A0364B"/>
    <w:rsid w:val="00A04780"/>
    <w:rsid w:val="00A05078"/>
    <w:rsid w:val="00A055A6"/>
    <w:rsid w:val="00A07123"/>
    <w:rsid w:val="00A11F4A"/>
    <w:rsid w:val="00A120CC"/>
    <w:rsid w:val="00A1564E"/>
    <w:rsid w:val="00A160C7"/>
    <w:rsid w:val="00A16792"/>
    <w:rsid w:val="00A22097"/>
    <w:rsid w:val="00A250B8"/>
    <w:rsid w:val="00A25621"/>
    <w:rsid w:val="00A259C8"/>
    <w:rsid w:val="00A26FFA"/>
    <w:rsid w:val="00A272F6"/>
    <w:rsid w:val="00A30FDF"/>
    <w:rsid w:val="00A34FAD"/>
    <w:rsid w:val="00A351A0"/>
    <w:rsid w:val="00A355C1"/>
    <w:rsid w:val="00A35DDA"/>
    <w:rsid w:val="00A3786D"/>
    <w:rsid w:val="00A37A38"/>
    <w:rsid w:val="00A37FC4"/>
    <w:rsid w:val="00A43036"/>
    <w:rsid w:val="00A45D6A"/>
    <w:rsid w:val="00A46978"/>
    <w:rsid w:val="00A47FB7"/>
    <w:rsid w:val="00A500E7"/>
    <w:rsid w:val="00A50A62"/>
    <w:rsid w:val="00A51579"/>
    <w:rsid w:val="00A51D1C"/>
    <w:rsid w:val="00A541C7"/>
    <w:rsid w:val="00A54CCB"/>
    <w:rsid w:val="00A55580"/>
    <w:rsid w:val="00A55BEB"/>
    <w:rsid w:val="00A55E78"/>
    <w:rsid w:val="00A5611F"/>
    <w:rsid w:val="00A56647"/>
    <w:rsid w:val="00A606DE"/>
    <w:rsid w:val="00A60D00"/>
    <w:rsid w:val="00A61867"/>
    <w:rsid w:val="00A62246"/>
    <w:rsid w:val="00A628D1"/>
    <w:rsid w:val="00A703FC"/>
    <w:rsid w:val="00A71010"/>
    <w:rsid w:val="00A713BD"/>
    <w:rsid w:val="00A714F3"/>
    <w:rsid w:val="00A73F5D"/>
    <w:rsid w:val="00A7515C"/>
    <w:rsid w:val="00A75A9B"/>
    <w:rsid w:val="00A75E6C"/>
    <w:rsid w:val="00A76288"/>
    <w:rsid w:val="00A77536"/>
    <w:rsid w:val="00A817F1"/>
    <w:rsid w:val="00A820F1"/>
    <w:rsid w:val="00A8216D"/>
    <w:rsid w:val="00A83403"/>
    <w:rsid w:val="00A84A92"/>
    <w:rsid w:val="00A84DFC"/>
    <w:rsid w:val="00A87394"/>
    <w:rsid w:val="00A87BCF"/>
    <w:rsid w:val="00A87FC4"/>
    <w:rsid w:val="00A901BB"/>
    <w:rsid w:val="00A91725"/>
    <w:rsid w:val="00A932F2"/>
    <w:rsid w:val="00A93531"/>
    <w:rsid w:val="00A94385"/>
    <w:rsid w:val="00A9464E"/>
    <w:rsid w:val="00A96E25"/>
    <w:rsid w:val="00A96E7E"/>
    <w:rsid w:val="00A97D66"/>
    <w:rsid w:val="00AA2E43"/>
    <w:rsid w:val="00AA6490"/>
    <w:rsid w:val="00AA6780"/>
    <w:rsid w:val="00AA68D2"/>
    <w:rsid w:val="00AA7994"/>
    <w:rsid w:val="00AA7ADA"/>
    <w:rsid w:val="00AB0DA9"/>
    <w:rsid w:val="00AB154A"/>
    <w:rsid w:val="00AB1752"/>
    <w:rsid w:val="00AB2FFB"/>
    <w:rsid w:val="00AB3703"/>
    <w:rsid w:val="00AB4BDA"/>
    <w:rsid w:val="00AB505D"/>
    <w:rsid w:val="00AB6A2A"/>
    <w:rsid w:val="00AC02DE"/>
    <w:rsid w:val="00AC03AC"/>
    <w:rsid w:val="00AC1028"/>
    <w:rsid w:val="00AC1453"/>
    <w:rsid w:val="00AC1E0D"/>
    <w:rsid w:val="00AC2931"/>
    <w:rsid w:val="00AC2CC5"/>
    <w:rsid w:val="00AC31BB"/>
    <w:rsid w:val="00AC421B"/>
    <w:rsid w:val="00AC5ADF"/>
    <w:rsid w:val="00AC7029"/>
    <w:rsid w:val="00AD095F"/>
    <w:rsid w:val="00AD139D"/>
    <w:rsid w:val="00AD1B95"/>
    <w:rsid w:val="00AD31EF"/>
    <w:rsid w:val="00AD439F"/>
    <w:rsid w:val="00AD56CC"/>
    <w:rsid w:val="00AD694A"/>
    <w:rsid w:val="00AD6E43"/>
    <w:rsid w:val="00AE0FBB"/>
    <w:rsid w:val="00AE1046"/>
    <w:rsid w:val="00AE246B"/>
    <w:rsid w:val="00AE2758"/>
    <w:rsid w:val="00AE2DD4"/>
    <w:rsid w:val="00AE5D89"/>
    <w:rsid w:val="00AE651F"/>
    <w:rsid w:val="00AE69B9"/>
    <w:rsid w:val="00AF0023"/>
    <w:rsid w:val="00AF0428"/>
    <w:rsid w:val="00AF12DE"/>
    <w:rsid w:val="00AF13AB"/>
    <w:rsid w:val="00AF19CB"/>
    <w:rsid w:val="00AF2238"/>
    <w:rsid w:val="00AF3FB7"/>
    <w:rsid w:val="00AF4902"/>
    <w:rsid w:val="00AF5771"/>
    <w:rsid w:val="00AF5EF1"/>
    <w:rsid w:val="00B00CD1"/>
    <w:rsid w:val="00B02509"/>
    <w:rsid w:val="00B04C1E"/>
    <w:rsid w:val="00B06940"/>
    <w:rsid w:val="00B07155"/>
    <w:rsid w:val="00B077A6"/>
    <w:rsid w:val="00B10C38"/>
    <w:rsid w:val="00B10E27"/>
    <w:rsid w:val="00B1234F"/>
    <w:rsid w:val="00B15179"/>
    <w:rsid w:val="00B156F4"/>
    <w:rsid w:val="00B15D78"/>
    <w:rsid w:val="00B17E3E"/>
    <w:rsid w:val="00B2058F"/>
    <w:rsid w:val="00B20B3D"/>
    <w:rsid w:val="00B21CB7"/>
    <w:rsid w:val="00B23EC0"/>
    <w:rsid w:val="00B25A6D"/>
    <w:rsid w:val="00B25B25"/>
    <w:rsid w:val="00B25B2C"/>
    <w:rsid w:val="00B273A0"/>
    <w:rsid w:val="00B27AB8"/>
    <w:rsid w:val="00B27FBD"/>
    <w:rsid w:val="00B31BF4"/>
    <w:rsid w:val="00B328BB"/>
    <w:rsid w:val="00B3446E"/>
    <w:rsid w:val="00B355B6"/>
    <w:rsid w:val="00B3576F"/>
    <w:rsid w:val="00B358EF"/>
    <w:rsid w:val="00B35ADE"/>
    <w:rsid w:val="00B40C58"/>
    <w:rsid w:val="00B428AC"/>
    <w:rsid w:val="00B43526"/>
    <w:rsid w:val="00B445BC"/>
    <w:rsid w:val="00B449B9"/>
    <w:rsid w:val="00B44AE4"/>
    <w:rsid w:val="00B50CCE"/>
    <w:rsid w:val="00B51672"/>
    <w:rsid w:val="00B52518"/>
    <w:rsid w:val="00B5335A"/>
    <w:rsid w:val="00B53D13"/>
    <w:rsid w:val="00B561ED"/>
    <w:rsid w:val="00B56D8F"/>
    <w:rsid w:val="00B57164"/>
    <w:rsid w:val="00B571B8"/>
    <w:rsid w:val="00B6315A"/>
    <w:rsid w:val="00B65778"/>
    <w:rsid w:val="00B704FC"/>
    <w:rsid w:val="00B745A0"/>
    <w:rsid w:val="00B76D0D"/>
    <w:rsid w:val="00B777D5"/>
    <w:rsid w:val="00B77EE3"/>
    <w:rsid w:val="00B80864"/>
    <w:rsid w:val="00B81535"/>
    <w:rsid w:val="00B81D30"/>
    <w:rsid w:val="00B8293A"/>
    <w:rsid w:val="00B85A59"/>
    <w:rsid w:val="00B85B75"/>
    <w:rsid w:val="00B86A1A"/>
    <w:rsid w:val="00B872CF"/>
    <w:rsid w:val="00B90C71"/>
    <w:rsid w:val="00B90E96"/>
    <w:rsid w:val="00B91E2A"/>
    <w:rsid w:val="00B93F24"/>
    <w:rsid w:val="00B9434A"/>
    <w:rsid w:val="00B94A3A"/>
    <w:rsid w:val="00B94A69"/>
    <w:rsid w:val="00B95994"/>
    <w:rsid w:val="00B95B99"/>
    <w:rsid w:val="00B96CE4"/>
    <w:rsid w:val="00B97D16"/>
    <w:rsid w:val="00B97E54"/>
    <w:rsid w:val="00BA0499"/>
    <w:rsid w:val="00BA1DEC"/>
    <w:rsid w:val="00BA2D7A"/>
    <w:rsid w:val="00BA3CC7"/>
    <w:rsid w:val="00BA4B34"/>
    <w:rsid w:val="00BA52F5"/>
    <w:rsid w:val="00BA6010"/>
    <w:rsid w:val="00BA62B5"/>
    <w:rsid w:val="00BA7F49"/>
    <w:rsid w:val="00BB037C"/>
    <w:rsid w:val="00BB04E4"/>
    <w:rsid w:val="00BB0795"/>
    <w:rsid w:val="00BB243A"/>
    <w:rsid w:val="00BB24F2"/>
    <w:rsid w:val="00BB3A4F"/>
    <w:rsid w:val="00BB4C42"/>
    <w:rsid w:val="00BB6BE6"/>
    <w:rsid w:val="00BB72D1"/>
    <w:rsid w:val="00BB7894"/>
    <w:rsid w:val="00BC112E"/>
    <w:rsid w:val="00BC24CB"/>
    <w:rsid w:val="00BC4463"/>
    <w:rsid w:val="00BC54FC"/>
    <w:rsid w:val="00BC5D58"/>
    <w:rsid w:val="00BC6E83"/>
    <w:rsid w:val="00BD024F"/>
    <w:rsid w:val="00BD16A8"/>
    <w:rsid w:val="00BD259D"/>
    <w:rsid w:val="00BD6686"/>
    <w:rsid w:val="00BD72A8"/>
    <w:rsid w:val="00BE097E"/>
    <w:rsid w:val="00BE2E95"/>
    <w:rsid w:val="00BE3BEF"/>
    <w:rsid w:val="00BE5A25"/>
    <w:rsid w:val="00BE6A82"/>
    <w:rsid w:val="00BE6C48"/>
    <w:rsid w:val="00BF0712"/>
    <w:rsid w:val="00BF1592"/>
    <w:rsid w:val="00BF1913"/>
    <w:rsid w:val="00BF448C"/>
    <w:rsid w:val="00BF50AB"/>
    <w:rsid w:val="00BF51EA"/>
    <w:rsid w:val="00BF6253"/>
    <w:rsid w:val="00BF70A9"/>
    <w:rsid w:val="00BF72B8"/>
    <w:rsid w:val="00C00FD6"/>
    <w:rsid w:val="00C0184F"/>
    <w:rsid w:val="00C02B46"/>
    <w:rsid w:val="00C037B7"/>
    <w:rsid w:val="00C0468F"/>
    <w:rsid w:val="00C04BB9"/>
    <w:rsid w:val="00C06568"/>
    <w:rsid w:val="00C1016F"/>
    <w:rsid w:val="00C12196"/>
    <w:rsid w:val="00C150CA"/>
    <w:rsid w:val="00C169F8"/>
    <w:rsid w:val="00C16FFD"/>
    <w:rsid w:val="00C17844"/>
    <w:rsid w:val="00C17A8F"/>
    <w:rsid w:val="00C205BF"/>
    <w:rsid w:val="00C215E6"/>
    <w:rsid w:val="00C21D19"/>
    <w:rsid w:val="00C2271C"/>
    <w:rsid w:val="00C231BF"/>
    <w:rsid w:val="00C23988"/>
    <w:rsid w:val="00C264B1"/>
    <w:rsid w:val="00C268A4"/>
    <w:rsid w:val="00C305AC"/>
    <w:rsid w:val="00C30CE7"/>
    <w:rsid w:val="00C311D3"/>
    <w:rsid w:val="00C315B0"/>
    <w:rsid w:val="00C31763"/>
    <w:rsid w:val="00C330F9"/>
    <w:rsid w:val="00C33324"/>
    <w:rsid w:val="00C33786"/>
    <w:rsid w:val="00C34148"/>
    <w:rsid w:val="00C34809"/>
    <w:rsid w:val="00C35AB9"/>
    <w:rsid w:val="00C35F3F"/>
    <w:rsid w:val="00C36053"/>
    <w:rsid w:val="00C36976"/>
    <w:rsid w:val="00C36C08"/>
    <w:rsid w:val="00C40AE0"/>
    <w:rsid w:val="00C44249"/>
    <w:rsid w:val="00C44F2B"/>
    <w:rsid w:val="00C455C5"/>
    <w:rsid w:val="00C457AC"/>
    <w:rsid w:val="00C47693"/>
    <w:rsid w:val="00C50309"/>
    <w:rsid w:val="00C517D1"/>
    <w:rsid w:val="00C51B4F"/>
    <w:rsid w:val="00C51D4D"/>
    <w:rsid w:val="00C51E22"/>
    <w:rsid w:val="00C5223F"/>
    <w:rsid w:val="00C52A59"/>
    <w:rsid w:val="00C52C02"/>
    <w:rsid w:val="00C5494C"/>
    <w:rsid w:val="00C5536D"/>
    <w:rsid w:val="00C559F3"/>
    <w:rsid w:val="00C60F2E"/>
    <w:rsid w:val="00C63FF9"/>
    <w:rsid w:val="00C6682C"/>
    <w:rsid w:val="00C66960"/>
    <w:rsid w:val="00C72160"/>
    <w:rsid w:val="00C7360E"/>
    <w:rsid w:val="00C73CCD"/>
    <w:rsid w:val="00C759E6"/>
    <w:rsid w:val="00C76061"/>
    <w:rsid w:val="00C76172"/>
    <w:rsid w:val="00C76278"/>
    <w:rsid w:val="00C801CD"/>
    <w:rsid w:val="00C82202"/>
    <w:rsid w:val="00C82D1F"/>
    <w:rsid w:val="00C836BF"/>
    <w:rsid w:val="00C84DB6"/>
    <w:rsid w:val="00C858E1"/>
    <w:rsid w:val="00C86C21"/>
    <w:rsid w:val="00C86CD4"/>
    <w:rsid w:val="00C90459"/>
    <w:rsid w:val="00C90BC9"/>
    <w:rsid w:val="00C91362"/>
    <w:rsid w:val="00C91E88"/>
    <w:rsid w:val="00C91F3A"/>
    <w:rsid w:val="00C96528"/>
    <w:rsid w:val="00C9772B"/>
    <w:rsid w:val="00CA0D0C"/>
    <w:rsid w:val="00CA132A"/>
    <w:rsid w:val="00CA3A27"/>
    <w:rsid w:val="00CA3D6E"/>
    <w:rsid w:val="00CA46A7"/>
    <w:rsid w:val="00CA5EF0"/>
    <w:rsid w:val="00CB2900"/>
    <w:rsid w:val="00CB2CBF"/>
    <w:rsid w:val="00CB6B08"/>
    <w:rsid w:val="00CC185B"/>
    <w:rsid w:val="00CC1924"/>
    <w:rsid w:val="00CC3F42"/>
    <w:rsid w:val="00CC4AAE"/>
    <w:rsid w:val="00CC4BD2"/>
    <w:rsid w:val="00CC59D3"/>
    <w:rsid w:val="00CC5EB8"/>
    <w:rsid w:val="00CD1525"/>
    <w:rsid w:val="00CD20D0"/>
    <w:rsid w:val="00CD292E"/>
    <w:rsid w:val="00CD3E20"/>
    <w:rsid w:val="00CD7529"/>
    <w:rsid w:val="00CD7690"/>
    <w:rsid w:val="00CE1B43"/>
    <w:rsid w:val="00CE3584"/>
    <w:rsid w:val="00CE41C2"/>
    <w:rsid w:val="00CE4963"/>
    <w:rsid w:val="00CE5163"/>
    <w:rsid w:val="00CE5A8D"/>
    <w:rsid w:val="00CE5BC8"/>
    <w:rsid w:val="00CE5D36"/>
    <w:rsid w:val="00CE5DC8"/>
    <w:rsid w:val="00CE61EC"/>
    <w:rsid w:val="00CE728C"/>
    <w:rsid w:val="00CE7CF4"/>
    <w:rsid w:val="00CF2078"/>
    <w:rsid w:val="00CF2933"/>
    <w:rsid w:val="00CF37D7"/>
    <w:rsid w:val="00CF5851"/>
    <w:rsid w:val="00CF754B"/>
    <w:rsid w:val="00CF7B1F"/>
    <w:rsid w:val="00CF7C7A"/>
    <w:rsid w:val="00D004FE"/>
    <w:rsid w:val="00D03399"/>
    <w:rsid w:val="00D045D3"/>
    <w:rsid w:val="00D069BA"/>
    <w:rsid w:val="00D10CC8"/>
    <w:rsid w:val="00D11BF9"/>
    <w:rsid w:val="00D11FE5"/>
    <w:rsid w:val="00D122CC"/>
    <w:rsid w:val="00D12650"/>
    <w:rsid w:val="00D12FFE"/>
    <w:rsid w:val="00D136EE"/>
    <w:rsid w:val="00D14ABF"/>
    <w:rsid w:val="00D20049"/>
    <w:rsid w:val="00D204A4"/>
    <w:rsid w:val="00D209CF"/>
    <w:rsid w:val="00D21287"/>
    <w:rsid w:val="00D21D4A"/>
    <w:rsid w:val="00D21D51"/>
    <w:rsid w:val="00D22337"/>
    <w:rsid w:val="00D22909"/>
    <w:rsid w:val="00D23569"/>
    <w:rsid w:val="00D24F09"/>
    <w:rsid w:val="00D31F7F"/>
    <w:rsid w:val="00D330AA"/>
    <w:rsid w:val="00D34CA3"/>
    <w:rsid w:val="00D35142"/>
    <w:rsid w:val="00D35B52"/>
    <w:rsid w:val="00D361E0"/>
    <w:rsid w:val="00D371FC"/>
    <w:rsid w:val="00D37403"/>
    <w:rsid w:val="00D410BC"/>
    <w:rsid w:val="00D41A00"/>
    <w:rsid w:val="00D4246B"/>
    <w:rsid w:val="00D42EF7"/>
    <w:rsid w:val="00D4389E"/>
    <w:rsid w:val="00D453E1"/>
    <w:rsid w:val="00D45907"/>
    <w:rsid w:val="00D51A0C"/>
    <w:rsid w:val="00D520C1"/>
    <w:rsid w:val="00D54314"/>
    <w:rsid w:val="00D54833"/>
    <w:rsid w:val="00D5496A"/>
    <w:rsid w:val="00D553D7"/>
    <w:rsid w:val="00D559E0"/>
    <w:rsid w:val="00D602C0"/>
    <w:rsid w:val="00D621A6"/>
    <w:rsid w:val="00D62234"/>
    <w:rsid w:val="00D63364"/>
    <w:rsid w:val="00D637C9"/>
    <w:rsid w:val="00D65B25"/>
    <w:rsid w:val="00D66E6A"/>
    <w:rsid w:val="00D67E7D"/>
    <w:rsid w:val="00D70D71"/>
    <w:rsid w:val="00D74562"/>
    <w:rsid w:val="00D748BD"/>
    <w:rsid w:val="00D77267"/>
    <w:rsid w:val="00D81404"/>
    <w:rsid w:val="00D81E4B"/>
    <w:rsid w:val="00D83506"/>
    <w:rsid w:val="00D84B9C"/>
    <w:rsid w:val="00D85785"/>
    <w:rsid w:val="00D85DF7"/>
    <w:rsid w:val="00D866CF"/>
    <w:rsid w:val="00D8765E"/>
    <w:rsid w:val="00D87868"/>
    <w:rsid w:val="00D8793B"/>
    <w:rsid w:val="00D90A2B"/>
    <w:rsid w:val="00D910DB"/>
    <w:rsid w:val="00D918C4"/>
    <w:rsid w:val="00D91F99"/>
    <w:rsid w:val="00D93741"/>
    <w:rsid w:val="00D9447C"/>
    <w:rsid w:val="00D95FFB"/>
    <w:rsid w:val="00D962AF"/>
    <w:rsid w:val="00D9737F"/>
    <w:rsid w:val="00D974B0"/>
    <w:rsid w:val="00D9781E"/>
    <w:rsid w:val="00DA14A6"/>
    <w:rsid w:val="00DA30E4"/>
    <w:rsid w:val="00DA34AE"/>
    <w:rsid w:val="00DA45C6"/>
    <w:rsid w:val="00DB2270"/>
    <w:rsid w:val="00DB2E7E"/>
    <w:rsid w:val="00DB3269"/>
    <w:rsid w:val="00DB3441"/>
    <w:rsid w:val="00DB47B2"/>
    <w:rsid w:val="00DB69DE"/>
    <w:rsid w:val="00DC05F5"/>
    <w:rsid w:val="00DC2E69"/>
    <w:rsid w:val="00DC3342"/>
    <w:rsid w:val="00DC35B0"/>
    <w:rsid w:val="00DC5E5D"/>
    <w:rsid w:val="00DC6ECB"/>
    <w:rsid w:val="00DC73BE"/>
    <w:rsid w:val="00DD038C"/>
    <w:rsid w:val="00DD0484"/>
    <w:rsid w:val="00DD0DBE"/>
    <w:rsid w:val="00DD16FB"/>
    <w:rsid w:val="00DD2BAE"/>
    <w:rsid w:val="00DD2C27"/>
    <w:rsid w:val="00DD45CF"/>
    <w:rsid w:val="00DE0BFF"/>
    <w:rsid w:val="00DE13DF"/>
    <w:rsid w:val="00DE3C7B"/>
    <w:rsid w:val="00DE3CCC"/>
    <w:rsid w:val="00DE625C"/>
    <w:rsid w:val="00DE634E"/>
    <w:rsid w:val="00DE7331"/>
    <w:rsid w:val="00DF165B"/>
    <w:rsid w:val="00DF23B6"/>
    <w:rsid w:val="00DF2C8D"/>
    <w:rsid w:val="00DF3710"/>
    <w:rsid w:val="00DF3D0E"/>
    <w:rsid w:val="00DF3F59"/>
    <w:rsid w:val="00DF520B"/>
    <w:rsid w:val="00DF76FE"/>
    <w:rsid w:val="00E012D8"/>
    <w:rsid w:val="00E019CE"/>
    <w:rsid w:val="00E01CDA"/>
    <w:rsid w:val="00E02DBD"/>
    <w:rsid w:val="00E04067"/>
    <w:rsid w:val="00E05EE1"/>
    <w:rsid w:val="00E067A3"/>
    <w:rsid w:val="00E1230B"/>
    <w:rsid w:val="00E1243A"/>
    <w:rsid w:val="00E13692"/>
    <w:rsid w:val="00E15066"/>
    <w:rsid w:val="00E15BB2"/>
    <w:rsid w:val="00E20465"/>
    <w:rsid w:val="00E2079B"/>
    <w:rsid w:val="00E23707"/>
    <w:rsid w:val="00E24FB5"/>
    <w:rsid w:val="00E26B53"/>
    <w:rsid w:val="00E26E62"/>
    <w:rsid w:val="00E27965"/>
    <w:rsid w:val="00E30AFC"/>
    <w:rsid w:val="00E314CA"/>
    <w:rsid w:val="00E33FF5"/>
    <w:rsid w:val="00E34E7B"/>
    <w:rsid w:val="00E34FD5"/>
    <w:rsid w:val="00E35F37"/>
    <w:rsid w:val="00E367AA"/>
    <w:rsid w:val="00E36C63"/>
    <w:rsid w:val="00E37475"/>
    <w:rsid w:val="00E4020F"/>
    <w:rsid w:val="00E408DD"/>
    <w:rsid w:val="00E42446"/>
    <w:rsid w:val="00E44C1B"/>
    <w:rsid w:val="00E46534"/>
    <w:rsid w:val="00E50B23"/>
    <w:rsid w:val="00E52467"/>
    <w:rsid w:val="00E52511"/>
    <w:rsid w:val="00E5256D"/>
    <w:rsid w:val="00E528FB"/>
    <w:rsid w:val="00E5519A"/>
    <w:rsid w:val="00E57FDA"/>
    <w:rsid w:val="00E6005F"/>
    <w:rsid w:val="00E609ED"/>
    <w:rsid w:val="00E61410"/>
    <w:rsid w:val="00E625F3"/>
    <w:rsid w:val="00E640A6"/>
    <w:rsid w:val="00E64BA5"/>
    <w:rsid w:val="00E67263"/>
    <w:rsid w:val="00E67CB2"/>
    <w:rsid w:val="00E736B8"/>
    <w:rsid w:val="00E748AE"/>
    <w:rsid w:val="00E778D4"/>
    <w:rsid w:val="00E8009E"/>
    <w:rsid w:val="00E80370"/>
    <w:rsid w:val="00E80D90"/>
    <w:rsid w:val="00E81D59"/>
    <w:rsid w:val="00E852DF"/>
    <w:rsid w:val="00E857B6"/>
    <w:rsid w:val="00E8647C"/>
    <w:rsid w:val="00E90163"/>
    <w:rsid w:val="00E9033E"/>
    <w:rsid w:val="00E90E2A"/>
    <w:rsid w:val="00E916F2"/>
    <w:rsid w:val="00E930E8"/>
    <w:rsid w:val="00E93221"/>
    <w:rsid w:val="00E95277"/>
    <w:rsid w:val="00E96389"/>
    <w:rsid w:val="00EA1E17"/>
    <w:rsid w:val="00EA240C"/>
    <w:rsid w:val="00EA2CEF"/>
    <w:rsid w:val="00EA4B7D"/>
    <w:rsid w:val="00EA5065"/>
    <w:rsid w:val="00EA55B4"/>
    <w:rsid w:val="00EA75B5"/>
    <w:rsid w:val="00EA7C0D"/>
    <w:rsid w:val="00EB40DE"/>
    <w:rsid w:val="00EB4F62"/>
    <w:rsid w:val="00EB5BAC"/>
    <w:rsid w:val="00EB6852"/>
    <w:rsid w:val="00EB6B37"/>
    <w:rsid w:val="00EB78B9"/>
    <w:rsid w:val="00EB7FF2"/>
    <w:rsid w:val="00EC091B"/>
    <w:rsid w:val="00EC1CFB"/>
    <w:rsid w:val="00EC2CCD"/>
    <w:rsid w:val="00EC2FE2"/>
    <w:rsid w:val="00EC308A"/>
    <w:rsid w:val="00EC3461"/>
    <w:rsid w:val="00EC4144"/>
    <w:rsid w:val="00EC687E"/>
    <w:rsid w:val="00EC7EC9"/>
    <w:rsid w:val="00ED0D44"/>
    <w:rsid w:val="00ED247B"/>
    <w:rsid w:val="00ED39AB"/>
    <w:rsid w:val="00ED402B"/>
    <w:rsid w:val="00ED6D56"/>
    <w:rsid w:val="00EE009E"/>
    <w:rsid w:val="00EE1F1A"/>
    <w:rsid w:val="00EE3C5B"/>
    <w:rsid w:val="00EE5363"/>
    <w:rsid w:val="00EE6042"/>
    <w:rsid w:val="00EE7167"/>
    <w:rsid w:val="00EE71EC"/>
    <w:rsid w:val="00EE799E"/>
    <w:rsid w:val="00EF18B8"/>
    <w:rsid w:val="00EF45CF"/>
    <w:rsid w:val="00EF5910"/>
    <w:rsid w:val="00EF6794"/>
    <w:rsid w:val="00EF6F0B"/>
    <w:rsid w:val="00EF6F4A"/>
    <w:rsid w:val="00F00306"/>
    <w:rsid w:val="00F00C93"/>
    <w:rsid w:val="00F0209D"/>
    <w:rsid w:val="00F02269"/>
    <w:rsid w:val="00F04BFC"/>
    <w:rsid w:val="00F05EB3"/>
    <w:rsid w:val="00F072E4"/>
    <w:rsid w:val="00F07D8A"/>
    <w:rsid w:val="00F10E8D"/>
    <w:rsid w:val="00F10FCD"/>
    <w:rsid w:val="00F126B8"/>
    <w:rsid w:val="00F12892"/>
    <w:rsid w:val="00F12965"/>
    <w:rsid w:val="00F15063"/>
    <w:rsid w:val="00F16B64"/>
    <w:rsid w:val="00F227F6"/>
    <w:rsid w:val="00F22FC2"/>
    <w:rsid w:val="00F25603"/>
    <w:rsid w:val="00F2564E"/>
    <w:rsid w:val="00F261F8"/>
    <w:rsid w:val="00F26EFE"/>
    <w:rsid w:val="00F27DED"/>
    <w:rsid w:val="00F301ED"/>
    <w:rsid w:val="00F32E19"/>
    <w:rsid w:val="00F331C5"/>
    <w:rsid w:val="00F33A4D"/>
    <w:rsid w:val="00F33FC8"/>
    <w:rsid w:val="00F3427D"/>
    <w:rsid w:val="00F34472"/>
    <w:rsid w:val="00F34C2C"/>
    <w:rsid w:val="00F37525"/>
    <w:rsid w:val="00F40FB3"/>
    <w:rsid w:val="00F4144A"/>
    <w:rsid w:val="00F42290"/>
    <w:rsid w:val="00F422BF"/>
    <w:rsid w:val="00F42602"/>
    <w:rsid w:val="00F42E00"/>
    <w:rsid w:val="00F461B3"/>
    <w:rsid w:val="00F46A1E"/>
    <w:rsid w:val="00F474EA"/>
    <w:rsid w:val="00F47EA9"/>
    <w:rsid w:val="00F50F6C"/>
    <w:rsid w:val="00F5119A"/>
    <w:rsid w:val="00F51BD1"/>
    <w:rsid w:val="00F51CCF"/>
    <w:rsid w:val="00F51E49"/>
    <w:rsid w:val="00F526BE"/>
    <w:rsid w:val="00F5548F"/>
    <w:rsid w:val="00F56012"/>
    <w:rsid w:val="00F6205F"/>
    <w:rsid w:val="00F639B6"/>
    <w:rsid w:val="00F66380"/>
    <w:rsid w:val="00F663C6"/>
    <w:rsid w:val="00F6774A"/>
    <w:rsid w:val="00F67CAD"/>
    <w:rsid w:val="00F70DA7"/>
    <w:rsid w:val="00F70DD7"/>
    <w:rsid w:val="00F7120A"/>
    <w:rsid w:val="00F71969"/>
    <w:rsid w:val="00F72CAE"/>
    <w:rsid w:val="00F766BE"/>
    <w:rsid w:val="00F7688A"/>
    <w:rsid w:val="00F81F76"/>
    <w:rsid w:val="00F83FE2"/>
    <w:rsid w:val="00F8424E"/>
    <w:rsid w:val="00F856D4"/>
    <w:rsid w:val="00F85887"/>
    <w:rsid w:val="00F90F5A"/>
    <w:rsid w:val="00F91B7E"/>
    <w:rsid w:val="00F927FA"/>
    <w:rsid w:val="00F9299E"/>
    <w:rsid w:val="00F95274"/>
    <w:rsid w:val="00F953C0"/>
    <w:rsid w:val="00F973CD"/>
    <w:rsid w:val="00F978D7"/>
    <w:rsid w:val="00F97AF3"/>
    <w:rsid w:val="00F97F40"/>
    <w:rsid w:val="00FA11DE"/>
    <w:rsid w:val="00FA13C4"/>
    <w:rsid w:val="00FA2DB5"/>
    <w:rsid w:val="00FA5FD0"/>
    <w:rsid w:val="00FA73D0"/>
    <w:rsid w:val="00FB0D27"/>
    <w:rsid w:val="00FB3AF4"/>
    <w:rsid w:val="00FB44B2"/>
    <w:rsid w:val="00FB6E18"/>
    <w:rsid w:val="00FC08AC"/>
    <w:rsid w:val="00FC0A86"/>
    <w:rsid w:val="00FC4338"/>
    <w:rsid w:val="00FC4550"/>
    <w:rsid w:val="00FC4F08"/>
    <w:rsid w:val="00FC5677"/>
    <w:rsid w:val="00FC73BC"/>
    <w:rsid w:val="00FD0D30"/>
    <w:rsid w:val="00FD0DA3"/>
    <w:rsid w:val="00FD169B"/>
    <w:rsid w:val="00FD23A9"/>
    <w:rsid w:val="00FD5039"/>
    <w:rsid w:val="00FD6463"/>
    <w:rsid w:val="00FD78FF"/>
    <w:rsid w:val="00FE0AA0"/>
    <w:rsid w:val="00FE0CE4"/>
    <w:rsid w:val="00FE26FE"/>
    <w:rsid w:val="00FE5312"/>
    <w:rsid w:val="00FE54DC"/>
    <w:rsid w:val="00FE5EE0"/>
    <w:rsid w:val="00FE7046"/>
    <w:rsid w:val="00FF095E"/>
    <w:rsid w:val="00FF3008"/>
    <w:rsid w:val="00FF3EBA"/>
    <w:rsid w:val="00FF4AB8"/>
    <w:rsid w:val="00FF6022"/>
    <w:rsid w:val="00FF699C"/>
    <w:rsid w:val="00FF7BD7"/>
    <w:rsid w:val="010C5220"/>
    <w:rsid w:val="011414D7"/>
    <w:rsid w:val="012247AD"/>
    <w:rsid w:val="014337F8"/>
    <w:rsid w:val="01514167"/>
    <w:rsid w:val="017716F4"/>
    <w:rsid w:val="01785B98"/>
    <w:rsid w:val="01D370EE"/>
    <w:rsid w:val="01E258DD"/>
    <w:rsid w:val="01F339D5"/>
    <w:rsid w:val="021138F7"/>
    <w:rsid w:val="02186A33"/>
    <w:rsid w:val="021F66C7"/>
    <w:rsid w:val="022F0ECA"/>
    <w:rsid w:val="0246187D"/>
    <w:rsid w:val="02584E9D"/>
    <w:rsid w:val="025F4662"/>
    <w:rsid w:val="02734D97"/>
    <w:rsid w:val="02866093"/>
    <w:rsid w:val="02921407"/>
    <w:rsid w:val="02AB0EC1"/>
    <w:rsid w:val="02AF383B"/>
    <w:rsid w:val="02ED1C6E"/>
    <w:rsid w:val="02F456F2"/>
    <w:rsid w:val="030E7E36"/>
    <w:rsid w:val="031511C4"/>
    <w:rsid w:val="03157416"/>
    <w:rsid w:val="03314155"/>
    <w:rsid w:val="03325A9F"/>
    <w:rsid w:val="0358100B"/>
    <w:rsid w:val="03673068"/>
    <w:rsid w:val="03791753"/>
    <w:rsid w:val="03800B8D"/>
    <w:rsid w:val="03AF786B"/>
    <w:rsid w:val="03CD1A9F"/>
    <w:rsid w:val="03D66BA6"/>
    <w:rsid w:val="03DA48E8"/>
    <w:rsid w:val="040A684F"/>
    <w:rsid w:val="040F3E66"/>
    <w:rsid w:val="04533DF5"/>
    <w:rsid w:val="04AA3A81"/>
    <w:rsid w:val="05045994"/>
    <w:rsid w:val="051536FE"/>
    <w:rsid w:val="05163273"/>
    <w:rsid w:val="05333F50"/>
    <w:rsid w:val="05740424"/>
    <w:rsid w:val="057C1D00"/>
    <w:rsid w:val="05801034"/>
    <w:rsid w:val="05951622"/>
    <w:rsid w:val="059F4E31"/>
    <w:rsid w:val="05BE0D9E"/>
    <w:rsid w:val="05D215EF"/>
    <w:rsid w:val="05F01FE2"/>
    <w:rsid w:val="05F1716C"/>
    <w:rsid w:val="05F872A7"/>
    <w:rsid w:val="0614477E"/>
    <w:rsid w:val="06163BD1"/>
    <w:rsid w:val="065B5A88"/>
    <w:rsid w:val="066E03D2"/>
    <w:rsid w:val="067C27AE"/>
    <w:rsid w:val="06982838"/>
    <w:rsid w:val="06EB2968"/>
    <w:rsid w:val="06F71772"/>
    <w:rsid w:val="06F85049"/>
    <w:rsid w:val="06FB30AC"/>
    <w:rsid w:val="070A1DBF"/>
    <w:rsid w:val="0714098C"/>
    <w:rsid w:val="071579E5"/>
    <w:rsid w:val="0733430F"/>
    <w:rsid w:val="07A019A5"/>
    <w:rsid w:val="07B0770E"/>
    <w:rsid w:val="08271494"/>
    <w:rsid w:val="084F5179"/>
    <w:rsid w:val="085307CF"/>
    <w:rsid w:val="087F211D"/>
    <w:rsid w:val="088A7F5F"/>
    <w:rsid w:val="088C0AD1"/>
    <w:rsid w:val="08961061"/>
    <w:rsid w:val="089967B4"/>
    <w:rsid w:val="08A62E22"/>
    <w:rsid w:val="08AA60D3"/>
    <w:rsid w:val="08B84ACC"/>
    <w:rsid w:val="08CE609D"/>
    <w:rsid w:val="08E43B13"/>
    <w:rsid w:val="08EC29C7"/>
    <w:rsid w:val="08ED297E"/>
    <w:rsid w:val="08F518E8"/>
    <w:rsid w:val="090D306A"/>
    <w:rsid w:val="091B52F7"/>
    <w:rsid w:val="091B56DF"/>
    <w:rsid w:val="092752BD"/>
    <w:rsid w:val="09304D27"/>
    <w:rsid w:val="093F01BD"/>
    <w:rsid w:val="09434CDD"/>
    <w:rsid w:val="09525009"/>
    <w:rsid w:val="0967045C"/>
    <w:rsid w:val="09695754"/>
    <w:rsid w:val="09764F32"/>
    <w:rsid w:val="09815806"/>
    <w:rsid w:val="099E390F"/>
    <w:rsid w:val="09B63701"/>
    <w:rsid w:val="09BF1E8A"/>
    <w:rsid w:val="09D45935"/>
    <w:rsid w:val="09D64A55"/>
    <w:rsid w:val="09E65580"/>
    <w:rsid w:val="0A1270CD"/>
    <w:rsid w:val="0A334BF3"/>
    <w:rsid w:val="0A344626"/>
    <w:rsid w:val="0A410AF1"/>
    <w:rsid w:val="0A586566"/>
    <w:rsid w:val="0A9C3C41"/>
    <w:rsid w:val="0AA15FE0"/>
    <w:rsid w:val="0AA16082"/>
    <w:rsid w:val="0AAE43D8"/>
    <w:rsid w:val="0AF3003D"/>
    <w:rsid w:val="0AF53DB5"/>
    <w:rsid w:val="0AFA13CC"/>
    <w:rsid w:val="0AFD0EBC"/>
    <w:rsid w:val="0B0C140B"/>
    <w:rsid w:val="0B0D71EB"/>
    <w:rsid w:val="0B165733"/>
    <w:rsid w:val="0B485243"/>
    <w:rsid w:val="0B757689"/>
    <w:rsid w:val="0B836A53"/>
    <w:rsid w:val="0B865355"/>
    <w:rsid w:val="0B9659AE"/>
    <w:rsid w:val="0BD47E6F"/>
    <w:rsid w:val="0BE04A65"/>
    <w:rsid w:val="0BE07639"/>
    <w:rsid w:val="0BFE4EEC"/>
    <w:rsid w:val="0C1110C3"/>
    <w:rsid w:val="0C721ED4"/>
    <w:rsid w:val="0C943AA2"/>
    <w:rsid w:val="0CA42502"/>
    <w:rsid w:val="0CE53F09"/>
    <w:rsid w:val="0CF11ACB"/>
    <w:rsid w:val="0D0442FC"/>
    <w:rsid w:val="0D0F4ED6"/>
    <w:rsid w:val="0D103128"/>
    <w:rsid w:val="0D200E92"/>
    <w:rsid w:val="0D405202"/>
    <w:rsid w:val="0D62648C"/>
    <w:rsid w:val="0D6276EC"/>
    <w:rsid w:val="0E121122"/>
    <w:rsid w:val="0E2350DD"/>
    <w:rsid w:val="0E3117A1"/>
    <w:rsid w:val="0E4D215A"/>
    <w:rsid w:val="0E4E0472"/>
    <w:rsid w:val="0E762943"/>
    <w:rsid w:val="0EA22008"/>
    <w:rsid w:val="0EFD592E"/>
    <w:rsid w:val="0F0412E3"/>
    <w:rsid w:val="0F1B4006"/>
    <w:rsid w:val="0F20161D"/>
    <w:rsid w:val="0F56503F"/>
    <w:rsid w:val="0F5C7184"/>
    <w:rsid w:val="0F751969"/>
    <w:rsid w:val="0F7C6CF5"/>
    <w:rsid w:val="0F9A4F2B"/>
    <w:rsid w:val="0FD03043"/>
    <w:rsid w:val="10540CF9"/>
    <w:rsid w:val="107E7068"/>
    <w:rsid w:val="109526C1"/>
    <w:rsid w:val="10984E06"/>
    <w:rsid w:val="10A26C22"/>
    <w:rsid w:val="10A87B1C"/>
    <w:rsid w:val="10AC7BF2"/>
    <w:rsid w:val="10B1077E"/>
    <w:rsid w:val="10B244F7"/>
    <w:rsid w:val="10D64689"/>
    <w:rsid w:val="10F7015B"/>
    <w:rsid w:val="11156DE8"/>
    <w:rsid w:val="11166833"/>
    <w:rsid w:val="1124502D"/>
    <w:rsid w:val="112C205C"/>
    <w:rsid w:val="112E3CAA"/>
    <w:rsid w:val="116547BB"/>
    <w:rsid w:val="11B22F57"/>
    <w:rsid w:val="11F4204D"/>
    <w:rsid w:val="12045226"/>
    <w:rsid w:val="12104AC7"/>
    <w:rsid w:val="12170AB5"/>
    <w:rsid w:val="121D26EA"/>
    <w:rsid w:val="124318AA"/>
    <w:rsid w:val="126F6B43"/>
    <w:rsid w:val="12BC239A"/>
    <w:rsid w:val="12E0359D"/>
    <w:rsid w:val="12EB59AA"/>
    <w:rsid w:val="12F333FB"/>
    <w:rsid w:val="130C0529"/>
    <w:rsid w:val="130F6871"/>
    <w:rsid w:val="13180961"/>
    <w:rsid w:val="13180F89"/>
    <w:rsid w:val="13201BEB"/>
    <w:rsid w:val="13392C2B"/>
    <w:rsid w:val="133E02C4"/>
    <w:rsid w:val="13E06DFD"/>
    <w:rsid w:val="13F866C4"/>
    <w:rsid w:val="13FB0A64"/>
    <w:rsid w:val="1400151D"/>
    <w:rsid w:val="140640AE"/>
    <w:rsid w:val="140779F6"/>
    <w:rsid w:val="14200E89"/>
    <w:rsid w:val="142179C9"/>
    <w:rsid w:val="14333BA0"/>
    <w:rsid w:val="14812B5E"/>
    <w:rsid w:val="14C8253B"/>
    <w:rsid w:val="14EC447B"/>
    <w:rsid w:val="15400323"/>
    <w:rsid w:val="15507EB4"/>
    <w:rsid w:val="159863B1"/>
    <w:rsid w:val="159E745E"/>
    <w:rsid w:val="15BE749A"/>
    <w:rsid w:val="15CC605B"/>
    <w:rsid w:val="161F43DC"/>
    <w:rsid w:val="16372D0F"/>
    <w:rsid w:val="16421545"/>
    <w:rsid w:val="169D2B0F"/>
    <w:rsid w:val="16A845E8"/>
    <w:rsid w:val="16B94831"/>
    <w:rsid w:val="16CF3177"/>
    <w:rsid w:val="16D01B7A"/>
    <w:rsid w:val="16D76A65"/>
    <w:rsid w:val="16DA7D88"/>
    <w:rsid w:val="16EC7F5F"/>
    <w:rsid w:val="172865DF"/>
    <w:rsid w:val="172B0B5F"/>
    <w:rsid w:val="176C18A3"/>
    <w:rsid w:val="17872239"/>
    <w:rsid w:val="181151D1"/>
    <w:rsid w:val="182E0907"/>
    <w:rsid w:val="1833416F"/>
    <w:rsid w:val="18423839"/>
    <w:rsid w:val="184A0F0C"/>
    <w:rsid w:val="18636CAE"/>
    <w:rsid w:val="187327BD"/>
    <w:rsid w:val="18881535"/>
    <w:rsid w:val="18A84B5D"/>
    <w:rsid w:val="18C4126B"/>
    <w:rsid w:val="19153875"/>
    <w:rsid w:val="19277BC9"/>
    <w:rsid w:val="19436634"/>
    <w:rsid w:val="19516FA3"/>
    <w:rsid w:val="19765831"/>
    <w:rsid w:val="197B5D87"/>
    <w:rsid w:val="1981799E"/>
    <w:rsid w:val="19961F4C"/>
    <w:rsid w:val="19AA220F"/>
    <w:rsid w:val="19BB7ADF"/>
    <w:rsid w:val="19C77265"/>
    <w:rsid w:val="1A1F2BFD"/>
    <w:rsid w:val="1A500161"/>
    <w:rsid w:val="1A75281D"/>
    <w:rsid w:val="1A8C55EC"/>
    <w:rsid w:val="1A8C666F"/>
    <w:rsid w:val="1AAC1FB7"/>
    <w:rsid w:val="1AB76D6D"/>
    <w:rsid w:val="1AB86715"/>
    <w:rsid w:val="1AC6751C"/>
    <w:rsid w:val="1B097409"/>
    <w:rsid w:val="1B132036"/>
    <w:rsid w:val="1B1407A7"/>
    <w:rsid w:val="1B432F88"/>
    <w:rsid w:val="1B96580E"/>
    <w:rsid w:val="1BA7731B"/>
    <w:rsid w:val="1BAB04C0"/>
    <w:rsid w:val="1BAB226E"/>
    <w:rsid w:val="1BBE6D5D"/>
    <w:rsid w:val="1BE94383"/>
    <w:rsid w:val="1C12186A"/>
    <w:rsid w:val="1C38518D"/>
    <w:rsid w:val="1C3A7763"/>
    <w:rsid w:val="1C5228BB"/>
    <w:rsid w:val="1C556E64"/>
    <w:rsid w:val="1C5861DC"/>
    <w:rsid w:val="1C672639"/>
    <w:rsid w:val="1C744D56"/>
    <w:rsid w:val="1C9C11CB"/>
    <w:rsid w:val="1CA0201C"/>
    <w:rsid w:val="1CB20E75"/>
    <w:rsid w:val="1CCC465A"/>
    <w:rsid w:val="1CDA105D"/>
    <w:rsid w:val="1CDA2E0B"/>
    <w:rsid w:val="1CEB5018"/>
    <w:rsid w:val="1CF97072"/>
    <w:rsid w:val="1CFD4D4B"/>
    <w:rsid w:val="1D0A63DC"/>
    <w:rsid w:val="1D0E44D8"/>
    <w:rsid w:val="1D145ECD"/>
    <w:rsid w:val="1D1F2F14"/>
    <w:rsid w:val="1D4E43F1"/>
    <w:rsid w:val="1D9E3217"/>
    <w:rsid w:val="1DEC20C9"/>
    <w:rsid w:val="1DF3531B"/>
    <w:rsid w:val="1DF47EFC"/>
    <w:rsid w:val="1DF905F5"/>
    <w:rsid w:val="1E036392"/>
    <w:rsid w:val="1E05035C"/>
    <w:rsid w:val="1E200A3C"/>
    <w:rsid w:val="1E272B5A"/>
    <w:rsid w:val="1E642DC3"/>
    <w:rsid w:val="1E692B0A"/>
    <w:rsid w:val="1E9E000F"/>
    <w:rsid w:val="1EA90CE7"/>
    <w:rsid w:val="1EAA2431"/>
    <w:rsid w:val="1EE512C1"/>
    <w:rsid w:val="1F220A99"/>
    <w:rsid w:val="1F6966C8"/>
    <w:rsid w:val="1F971487"/>
    <w:rsid w:val="1FAB6CE1"/>
    <w:rsid w:val="1FC413E9"/>
    <w:rsid w:val="1FD91AA0"/>
    <w:rsid w:val="20036B1D"/>
    <w:rsid w:val="203E4990"/>
    <w:rsid w:val="20484530"/>
    <w:rsid w:val="20842616"/>
    <w:rsid w:val="20BD1B70"/>
    <w:rsid w:val="20C249A0"/>
    <w:rsid w:val="20C84B7B"/>
    <w:rsid w:val="20CA6586"/>
    <w:rsid w:val="20CC59B0"/>
    <w:rsid w:val="20D927D9"/>
    <w:rsid w:val="210727E0"/>
    <w:rsid w:val="214747E7"/>
    <w:rsid w:val="215A451A"/>
    <w:rsid w:val="21600CE4"/>
    <w:rsid w:val="219536BB"/>
    <w:rsid w:val="219A4EC2"/>
    <w:rsid w:val="21A67760"/>
    <w:rsid w:val="21AE4866"/>
    <w:rsid w:val="21B7196D"/>
    <w:rsid w:val="21C83B7A"/>
    <w:rsid w:val="21F74D7B"/>
    <w:rsid w:val="220D5A31"/>
    <w:rsid w:val="22140B6D"/>
    <w:rsid w:val="22151C9E"/>
    <w:rsid w:val="221D6E1B"/>
    <w:rsid w:val="2246660D"/>
    <w:rsid w:val="226F503F"/>
    <w:rsid w:val="227B299A"/>
    <w:rsid w:val="22873A35"/>
    <w:rsid w:val="228E4DC3"/>
    <w:rsid w:val="229677D4"/>
    <w:rsid w:val="22995516"/>
    <w:rsid w:val="22B45EAC"/>
    <w:rsid w:val="22C20BF1"/>
    <w:rsid w:val="22E84D13"/>
    <w:rsid w:val="22E9024C"/>
    <w:rsid w:val="22F41D38"/>
    <w:rsid w:val="22F61255"/>
    <w:rsid w:val="23024E6A"/>
    <w:rsid w:val="23046E20"/>
    <w:rsid w:val="23060D8C"/>
    <w:rsid w:val="230F7587"/>
    <w:rsid w:val="23305E7B"/>
    <w:rsid w:val="236B6D2C"/>
    <w:rsid w:val="236E5C0C"/>
    <w:rsid w:val="237802CF"/>
    <w:rsid w:val="237C58B5"/>
    <w:rsid w:val="238359F0"/>
    <w:rsid w:val="23E26A49"/>
    <w:rsid w:val="23E671D2"/>
    <w:rsid w:val="23F63699"/>
    <w:rsid w:val="24194B61"/>
    <w:rsid w:val="241A61E3"/>
    <w:rsid w:val="24341F25"/>
    <w:rsid w:val="24395E22"/>
    <w:rsid w:val="24726142"/>
    <w:rsid w:val="247D74AC"/>
    <w:rsid w:val="248D1985"/>
    <w:rsid w:val="2490174A"/>
    <w:rsid w:val="249F2D9C"/>
    <w:rsid w:val="24AB407B"/>
    <w:rsid w:val="24AC1531"/>
    <w:rsid w:val="24B5279E"/>
    <w:rsid w:val="24B91023"/>
    <w:rsid w:val="24D74E07"/>
    <w:rsid w:val="24E1357E"/>
    <w:rsid w:val="24EA02AB"/>
    <w:rsid w:val="25205A7B"/>
    <w:rsid w:val="25401C79"/>
    <w:rsid w:val="257638ED"/>
    <w:rsid w:val="258E0C37"/>
    <w:rsid w:val="259A75DB"/>
    <w:rsid w:val="25A206C3"/>
    <w:rsid w:val="25A422AD"/>
    <w:rsid w:val="25B261D2"/>
    <w:rsid w:val="25CC4F38"/>
    <w:rsid w:val="25D30703"/>
    <w:rsid w:val="26123616"/>
    <w:rsid w:val="26213859"/>
    <w:rsid w:val="26265313"/>
    <w:rsid w:val="263A491A"/>
    <w:rsid w:val="264B6B28"/>
    <w:rsid w:val="264F1FA1"/>
    <w:rsid w:val="265170F2"/>
    <w:rsid w:val="2686382C"/>
    <w:rsid w:val="268838D8"/>
    <w:rsid w:val="269573B2"/>
    <w:rsid w:val="26C14A0E"/>
    <w:rsid w:val="26E4504A"/>
    <w:rsid w:val="26EA00EF"/>
    <w:rsid w:val="270311B0"/>
    <w:rsid w:val="27090EBD"/>
    <w:rsid w:val="27167136"/>
    <w:rsid w:val="271B299E"/>
    <w:rsid w:val="27247AA4"/>
    <w:rsid w:val="2730304F"/>
    <w:rsid w:val="27361586"/>
    <w:rsid w:val="276A122F"/>
    <w:rsid w:val="27766813"/>
    <w:rsid w:val="278D39F6"/>
    <w:rsid w:val="27AC1848"/>
    <w:rsid w:val="27B3678C"/>
    <w:rsid w:val="27D92ED0"/>
    <w:rsid w:val="27DC0AE4"/>
    <w:rsid w:val="281D62A2"/>
    <w:rsid w:val="28221B0A"/>
    <w:rsid w:val="283E4378"/>
    <w:rsid w:val="2842352C"/>
    <w:rsid w:val="28585783"/>
    <w:rsid w:val="28661978"/>
    <w:rsid w:val="287F13C0"/>
    <w:rsid w:val="28A547B7"/>
    <w:rsid w:val="28C01A4F"/>
    <w:rsid w:val="292D788D"/>
    <w:rsid w:val="292F44DF"/>
    <w:rsid w:val="293146FB"/>
    <w:rsid w:val="295B52D4"/>
    <w:rsid w:val="295D53A7"/>
    <w:rsid w:val="29663CC7"/>
    <w:rsid w:val="29773E58"/>
    <w:rsid w:val="298B7B2F"/>
    <w:rsid w:val="298F31CF"/>
    <w:rsid w:val="29B844D4"/>
    <w:rsid w:val="29BB5D72"/>
    <w:rsid w:val="29BD3F19"/>
    <w:rsid w:val="29D66A6F"/>
    <w:rsid w:val="29EC0622"/>
    <w:rsid w:val="29ED3F00"/>
    <w:rsid w:val="2A1B5267"/>
    <w:rsid w:val="2A41271B"/>
    <w:rsid w:val="2A521023"/>
    <w:rsid w:val="2A593B44"/>
    <w:rsid w:val="2AA8279A"/>
    <w:rsid w:val="2AC31382"/>
    <w:rsid w:val="2AE43F7F"/>
    <w:rsid w:val="2AF21AFD"/>
    <w:rsid w:val="2AF459E0"/>
    <w:rsid w:val="2AFA0CD5"/>
    <w:rsid w:val="2B016095"/>
    <w:rsid w:val="2B157704"/>
    <w:rsid w:val="2B287437"/>
    <w:rsid w:val="2B581B41"/>
    <w:rsid w:val="2B62521D"/>
    <w:rsid w:val="2BB772D0"/>
    <w:rsid w:val="2BEC2679"/>
    <w:rsid w:val="2BEF61A7"/>
    <w:rsid w:val="2C1C3440"/>
    <w:rsid w:val="2C2C73FB"/>
    <w:rsid w:val="2C6262F3"/>
    <w:rsid w:val="2C7219A3"/>
    <w:rsid w:val="2C841B8A"/>
    <w:rsid w:val="2C952D0F"/>
    <w:rsid w:val="2CB95A14"/>
    <w:rsid w:val="2CD767F0"/>
    <w:rsid w:val="2D1161A8"/>
    <w:rsid w:val="2D151C3D"/>
    <w:rsid w:val="2D23435A"/>
    <w:rsid w:val="2DB02E38"/>
    <w:rsid w:val="2DB96A6D"/>
    <w:rsid w:val="2DF301D1"/>
    <w:rsid w:val="2E1931D6"/>
    <w:rsid w:val="2E2C37BC"/>
    <w:rsid w:val="2E453540"/>
    <w:rsid w:val="2E5B7B24"/>
    <w:rsid w:val="2E954DE4"/>
    <w:rsid w:val="2EC4391B"/>
    <w:rsid w:val="2F126123"/>
    <w:rsid w:val="2F505567"/>
    <w:rsid w:val="2F544C9F"/>
    <w:rsid w:val="2F7C5FA4"/>
    <w:rsid w:val="2F805A94"/>
    <w:rsid w:val="2F884949"/>
    <w:rsid w:val="2FBF7A81"/>
    <w:rsid w:val="2FE51D9B"/>
    <w:rsid w:val="30323FB6"/>
    <w:rsid w:val="305F38FB"/>
    <w:rsid w:val="30890978"/>
    <w:rsid w:val="30A12F6D"/>
    <w:rsid w:val="30A5072E"/>
    <w:rsid w:val="30D37E45"/>
    <w:rsid w:val="30DC319E"/>
    <w:rsid w:val="30E65DCB"/>
    <w:rsid w:val="312D57A8"/>
    <w:rsid w:val="313456F6"/>
    <w:rsid w:val="316136A3"/>
    <w:rsid w:val="31B50B0C"/>
    <w:rsid w:val="31D354EA"/>
    <w:rsid w:val="31DD070E"/>
    <w:rsid w:val="31E42558"/>
    <w:rsid w:val="31E53E7D"/>
    <w:rsid w:val="31EA5447"/>
    <w:rsid w:val="32454D73"/>
    <w:rsid w:val="326F1AC3"/>
    <w:rsid w:val="328238D1"/>
    <w:rsid w:val="32946AF6"/>
    <w:rsid w:val="32B11C92"/>
    <w:rsid w:val="32C2031C"/>
    <w:rsid w:val="32C64902"/>
    <w:rsid w:val="32E06530"/>
    <w:rsid w:val="32EB591A"/>
    <w:rsid w:val="32EB60A9"/>
    <w:rsid w:val="3304078A"/>
    <w:rsid w:val="331A1D5C"/>
    <w:rsid w:val="332570B0"/>
    <w:rsid w:val="33484B1B"/>
    <w:rsid w:val="33582884"/>
    <w:rsid w:val="33694A91"/>
    <w:rsid w:val="33721B98"/>
    <w:rsid w:val="33770F5C"/>
    <w:rsid w:val="339A2E9C"/>
    <w:rsid w:val="33AD497E"/>
    <w:rsid w:val="33AF7325"/>
    <w:rsid w:val="33B0255C"/>
    <w:rsid w:val="33B37AA4"/>
    <w:rsid w:val="33F425AD"/>
    <w:rsid w:val="34272710"/>
    <w:rsid w:val="342A493B"/>
    <w:rsid w:val="343313EF"/>
    <w:rsid w:val="34564150"/>
    <w:rsid w:val="345F7CA9"/>
    <w:rsid w:val="3461209B"/>
    <w:rsid w:val="349F6846"/>
    <w:rsid w:val="34AE1BA1"/>
    <w:rsid w:val="34AE5126"/>
    <w:rsid w:val="355B47A5"/>
    <w:rsid w:val="35794950"/>
    <w:rsid w:val="35825BB7"/>
    <w:rsid w:val="35866CE1"/>
    <w:rsid w:val="358B0CEF"/>
    <w:rsid w:val="359C2EFC"/>
    <w:rsid w:val="35A3428A"/>
    <w:rsid w:val="35D02BA5"/>
    <w:rsid w:val="35DF0B77"/>
    <w:rsid w:val="35E70976"/>
    <w:rsid w:val="35F72828"/>
    <w:rsid w:val="36095CFE"/>
    <w:rsid w:val="36146F36"/>
    <w:rsid w:val="36176A26"/>
    <w:rsid w:val="361B02C4"/>
    <w:rsid w:val="36266C69"/>
    <w:rsid w:val="3628048F"/>
    <w:rsid w:val="362C0724"/>
    <w:rsid w:val="36494368"/>
    <w:rsid w:val="3651018A"/>
    <w:rsid w:val="365668FE"/>
    <w:rsid w:val="365C40B0"/>
    <w:rsid w:val="368A544A"/>
    <w:rsid w:val="36CA6422"/>
    <w:rsid w:val="373308C5"/>
    <w:rsid w:val="37442A40"/>
    <w:rsid w:val="3744384B"/>
    <w:rsid w:val="376E3877"/>
    <w:rsid w:val="377F2AAB"/>
    <w:rsid w:val="37865C12"/>
    <w:rsid w:val="37B22EAA"/>
    <w:rsid w:val="37C75487"/>
    <w:rsid w:val="37D7646D"/>
    <w:rsid w:val="37ED5C91"/>
    <w:rsid w:val="37F012DD"/>
    <w:rsid w:val="384B29B7"/>
    <w:rsid w:val="386D6DD1"/>
    <w:rsid w:val="386F48F8"/>
    <w:rsid w:val="38760BCD"/>
    <w:rsid w:val="38875604"/>
    <w:rsid w:val="38B93DC5"/>
    <w:rsid w:val="38F85ED6"/>
    <w:rsid w:val="391E1E7A"/>
    <w:rsid w:val="392456E2"/>
    <w:rsid w:val="3968061D"/>
    <w:rsid w:val="396C0E37"/>
    <w:rsid w:val="398919E9"/>
    <w:rsid w:val="39B56841"/>
    <w:rsid w:val="39BA46EF"/>
    <w:rsid w:val="39D256A7"/>
    <w:rsid w:val="3A3C535E"/>
    <w:rsid w:val="3A563FC1"/>
    <w:rsid w:val="3A5D4E6A"/>
    <w:rsid w:val="3A816B64"/>
    <w:rsid w:val="3A960861"/>
    <w:rsid w:val="3AA06EC0"/>
    <w:rsid w:val="3AFB06C4"/>
    <w:rsid w:val="3B0633B9"/>
    <w:rsid w:val="3B082DE1"/>
    <w:rsid w:val="3B133278"/>
    <w:rsid w:val="3B251BE5"/>
    <w:rsid w:val="3B2562FC"/>
    <w:rsid w:val="3B2A2D58"/>
    <w:rsid w:val="3B3B3CCB"/>
    <w:rsid w:val="3BA1429F"/>
    <w:rsid w:val="3BC82016"/>
    <w:rsid w:val="3BD827B4"/>
    <w:rsid w:val="3BFD5C9E"/>
    <w:rsid w:val="3C10400B"/>
    <w:rsid w:val="3C1B7ECD"/>
    <w:rsid w:val="3C21415B"/>
    <w:rsid w:val="3C355E58"/>
    <w:rsid w:val="3C49363F"/>
    <w:rsid w:val="3C761C60"/>
    <w:rsid w:val="3C867288"/>
    <w:rsid w:val="3CB46D7D"/>
    <w:rsid w:val="3CC62ABC"/>
    <w:rsid w:val="3CCA2A44"/>
    <w:rsid w:val="3CDD2778"/>
    <w:rsid w:val="3CEE362D"/>
    <w:rsid w:val="3D286E7E"/>
    <w:rsid w:val="3D313838"/>
    <w:rsid w:val="3D3B124C"/>
    <w:rsid w:val="3D3B56F0"/>
    <w:rsid w:val="3D3D6D72"/>
    <w:rsid w:val="3D603373"/>
    <w:rsid w:val="3D6A7D83"/>
    <w:rsid w:val="3D85696B"/>
    <w:rsid w:val="3D9372DA"/>
    <w:rsid w:val="3DA474D0"/>
    <w:rsid w:val="3DAF0227"/>
    <w:rsid w:val="3DD5433E"/>
    <w:rsid w:val="3DDA6CB7"/>
    <w:rsid w:val="3DE65365"/>
    <w:rsid w:val="3DFA4C63"/>
    <w:rsid w:val="3DFE16DD"/>
    <w:rsid w:val="3E1B5E09"/>
    <w:rsid w:val="3E1C0D98"/>
    <w:rsid w:val="3E3525BE"/>
    <w:rsid w:val="3E7C38CA"/>
    <w:rsid w:val="3EA46D3C"/>
    <w:rsid w:val="3EBB5ABB"/>
    <w:rsid w:val="3F0B4C4E"/>
    <w:rsid w:val="3F141D55"/>
    <w:rsid w:val="3F52573B"/>
    <w:rsid w:val="3F542A99"/>
    <w:rsid w:val="3F852A95"/>
    <w:rsid w:val="3F891432"/>
    <w:rsid w:val="3F952DA4"/>
    <w:rsid w:val="3FA441BB"/>
    <w:rsid w:val="3FE103A4"/>
    <w:rsid w:val="3FE300D0"/>
    <w:rsid w:val="3FF2409A"/>
    <w:rsid w:val="403D244D"/>
    <w:rsid w:val="40A80065"/>
    <w:rsid w:val="40C003E6"/>
    <w:rsid w:val="40D276D5"/>
    <w:rsid w:val="40E13EB9"/>
    <w:rsid w:val="40F1696F"/>
    <w:rsid w:val="40F72C9D"/>
    <w:rsid w:val="411C0175"/>
    <w:rsid w:val="41233B24"/>
    <w:rsid w:val="41304327"/>
    <w:rsid w:val="413F1305"/>
    <w:rsid w:val="416E70DD"/>
    <w:rsid w:val="41BC1BBE"/>
    <w:rsid w:val="41D67795"/>
    <w:rsid w:val="41DD6A83"/>
    <w:rsid w:val="4262627F"/>
    <w:rsid w:val="42750D5C"/>
    <w:rsid w:val="42A87384"/>
    <w:rsid w:val="42CB3072"/>
    <w:rsid w:val="42DF518A"/>
    <w:rsid w:val="42FB5D1B"/>
    <w:rsid w:val="43171E14"/>
    <w:rsid w:val="433C5D1E"/>
    <w:rsid w:val="43421586"/>
    <w:rsid w:val="434B5F61"/>
    <w:rsid w:val="436D5ED7"/>
    <w:rsid w:val="43882D11"/>
    <w:rsid w:val="43C12DDC"/>
    <w:rsid w:val="43E30930"/>
    <w:rsid w:val="43E720AB"/>
    <w:rsid w:val="43EF0FE2"/>
    <w:rsid w:val="43F87E97"/>
    <w:rsid w:val="442F039D"/>
    <w:rsid w:val="44366C11"/>
    <w:rsid w:val="448B0D0B"/>
    <w:rsid w:val="449D459A"/>
    <w:rsid w:val="44C24001"/>
    <w:rsid w:val="44D31C9D"/>
    <w:rsid w:val="44E67CEF"/>
    <w:rsid w:val="44EA1BDA"/>
    <w:rsid w:val="44FD328B"/>
    <w:rsid w:val="45234D20"/>
    <w:rsid w:val="453E7A18"/>
    <w:rsid w:val="45411183"/>
    <w:rsid w:val="4554734F"/>
    <w:rsid w:val="45A7568D"/>
    <w:rsid w:val="45AC1B90"/>
    <w:rsid w:val="45BC4EF4"/>
    <w:rsid w:val="45C142B9"/>
    <w:rsid w:val="45C443BB"/>
    <w:rsid w:val="45D1274E"/>
    <w:rsid w:val="45D60E05"/>
    <w:rsid w:val="45E63444"/>
    <w:rsid w:val="45FD1795"/>
    <w:rsid w:val="460F3276"/>
    <w:rsid w:val="461A0599"/>
    <w:rsid w:val="466E1B76"/>
    <w:rsid w:val="46757C11"/>
    <w:rsid w:val="46B02CAB"/>
    <w:rsid w:val="46D5626E"/>
    <w:rsid w:val="46E22739"/>
    <w:rsid w:val="46E3624F"/>
    <w:rsid w:val="46E82445"/>
    <w:rsid w:val="470746AB"/>
    <w:rsid w:val="47232D85"/>
    <w:rsid w:val="47245D90"/>
    <w:rsid w:val="472646CC"/>
    <w:rsid w:val="473016F6"/>
    <w:rsid w:val="47500B62"/>
    <w:rsid w:val="475573AE"/>
    <w:rsid w:val="47580F9C"/>
    <w:rsid w:val="475C073D"/>
    <w:rsid w:val="476E0DE5"/>
    <w:rsid w:val="479316A2"/>
    <w:rsid w:val="47982047"/>
    <w:rsid w:val="47AF4D11"/>
    <w:rsid w:val="47D00508"/>
    <w:rsid w:val="47D227AD"/>
    <w:rsid w:val="47F045E0"/>
    <w:rsid w:val="47F46BC7"/>
    <w:rsid w:val="4864578F"/>
    <w:rsid w:val="48720777"/>
    <w:rsid w:val="487B5474"/>
    <w:rsid w:val="489441ED"/>
    <w:rsid w:val="48986139"/>
    <w:rsid w:val="48AE5CCA"/>
    <w:rsid w:val="48DA5DBD"/>
    <w:rsid w:val="49170DBF"/>
    <w:rsid w:val="496B696D"/>
    <w:rsid w:val="499C3073"/>
    <w:rsid w:val="499F2B63"/>
    <w:rsid w:val="49E8275C"/>
    <w:rsid w:val="49EF3AEA"/>
    <w:rsid w:val="4A451330"/>
    <w:rsid w:val="4A9930F8"/>
    <w:rsid w:val="4AAC0628"/>
    <w:rsid w:val="4AC131FF"/>
    <w:rsid w:val="4AE051E1"/>
    <w:rsid w:val="4AF13BCE"/>
    <w:rsid w:val="4B09298A"/>
    <w:rsid w:val="4B2368B7"/>
    <w:rsid w:val="4B4267A5"/>
    <w:rsid w:val="4B46598C"/>
    <w:rsid w:val="4B481EEC"/>
    <w:rsid w:val="4B4E65EF"/>
    <w:rsid w:val="4B6776B0"/>
    <w:rsid w:val="4B7F49FA"/>
    <w:rsid w:val="4BA34B8C"/>
    <w:rsid w:val="4BB037E9"/>
    <w:rsid w:val="4BEC1C4B"/>
    <w:rsid w:val="4C084AEB"/>
    <w:rsid w:val="4C400910"/>
    <w:rsid w:val="4C6267F5"/>
    <w:rsid w:val="4C675BBA"/>
    <w:rsid w:val="4C7869FC"/>
    <w:rsid w:val="4C79711B"/>
    <w:rsid w:val="4C8521EF"/>
    <w:rsid w:val="4C8A5D4C"/>
    <w:rsid w:val="4C96649F"/>
    <w:rsid w:val="4CF17B79"/>
    <w:rsid w:val="4CF3744D"/>
    <w:rsid w:val="4D275349"/>
    <w:rsid w:val="4D657EF4"/>
    <w:rsid w:val="4D6935E3"/>
    <w:rsid w:val="4D6D5069"/>
    <w:rsid w:val="4D7B7443"/>
    <w:rsid w:val="4D881D78"/>
    <w:rsid w:val="4DA15C61"/>
    <w:rsid w:val="4DB51A39"/>
    <w:rsid w:val="4DFA480C"/>
    <w:rsid w:val="4E4F6905"/>
    <w:rsid w:val="4E53545D"/>
    <w:rsid w:val="4E912D1A"/>
    <w:rsid w:val="4EA07161"/>
    <w:rsid w:val="4EA2513A"/>
    <w:rsid w:val="4EC54874"/>
    <w:rsid w:val="4ECA2BC3"/>
    <w:rsid w:val="4ECC7F56"/>
    <w:rsid w:val="4F0C0C9A"/>
    <w:rsid w:val="4F247276"/>
    <w:rsid w:val="4F3D7A58"/>
    <w:rsid w:val="4F844CD5"/>
    <w:rsid w:val="4FAB04B3"/>
    <w:rsid w:val="4FAD5FDA"/>
    <w:rsid w:val="4FBA4253"/>
    <w:rsid w:val="50295291"/>
    <w:rsid w:val="503138A7"/>
    <w:rsid w:val="504B7ADB"/>
    <w:rsid w:val="505D5B30"/>
    <w:rsid w:val="50953188"/>
    <w:rsid w:val="50B57E79"/>
    <w:rsid w:val="50C348EC"/>
    <w:rsid w:val="50D2381E"/>
    <w:rsid w:val="50FB4827"/>
    <w:rsid w:val="50FE3192"/>
    <w:rsid w:val="51453FF0"/>
    <w:rsid w:val="51566CB9"/>
    <w:rsid w:val="515A6B65"/>
    <w:rsid w:val="515B67E8"/>
    <w:rsid w:val="51621DAE"/>
    <w:rsid w:val="516603A7"/>
    <w:rsid w:val="51BC69A8"/>
    <w:rsid w:val="51C94C21"/>
    <w:rsid w:val="51F361A5"/>
    <w:rsid w:val="51FE0978"/>
    <w:rsid w:val="520029F0"/>
    <w:rsid w:val="520470C2"/>
    <w:rsid w:val="52214A5D"/>
    <w:rsid w:val="524349D3"/>
    <w:rsid w:val="52580AD6"/>
    <w:rsid w:val="52812079"/>
    <w:rsid w:val="528446C4"/>
    <w:rsid w:val="52852F59"/>
    <w:rsid w:val="528A2602"/>
    <w:rsid w:val="52B603EB"/>
    <w:rsid w:val="52BB5D79"/>
    <w:rsid w:val="52C12507"/>
    <w:rsid w:val="52C245F2"/>
    <w:rsid w:val="53183151"/>
    <w:rsid w:val="53201A8B"/>
    <w:rsid w:val="5328051C"/>
    <w:rsid w:val="53334A48"/>
    <w:rsid w:val="533662E6"/>
    <w:rsid w:val="533E0D5C"/>
    <w:rsid w:val="536F00C7"/>
    <w:rsid w:val="537415E6"/>
    <w:rsid w:val="5382152B"/>
    <w:rsid w:val="53894668"/>
    <w:rsid w:val="53950327"/>
    <w:rsid w:val="53A56FC8"/>
    <w:rsid w:val="53AB0A82"/>
    <w:rsid w:val="53AF7E46"/>
    <w:rsid w:val="53BD07B5"/>
    <w:rsid w:val="53D17AAE"/>
    <w:rsid w:val="53DC1D94"/>
    <w:rsid w:val="53F266B1"/>
    <w:rsid w:val="541008E5"/>
    <w:rsid w:val="5414112F"/>
    <w:rsid w:val="543E5CF7"/>
    <w:rsid w:val="5483555B"/>
    <w:rsid w:val="54C17E31"/>
    <w:rsid w:val="54C94FE0"/>
    <w:rsid w:val="54CB1B4F"/>
    <w:rsid w:val="54F55D2D"/>
    <w:rsid w:val="5563468B"/>
    <w:rsid w:val="557F4285"/>
    <w:rsid w:val="55816C76"/>
    <w:rsid w:val="559612BE"/>
    <w:rsid w:val="55A52421"/>
    <w:rsid w:val="55B67488"/>
    <w:rsid w:val="55BD4A9D"/>
    <w:rsid w:val="55BF2CDB"/>
    <w:rsid w:val="55F6162D"/>
    <w:rsid w:val="561843C9"/>
    <w:rsid w:val="56206DD9"/>
    <w:rsid w:val="56444C20"/>
    <w:rsid w:val="568A3B11"/>
    <w:rsid w:val="56A25013"/>
    <w:rsid w:val="56A5007F"/>
    <w:rsid w:val="56A87909"/>
    <w:rsid w:val="56DE447C"/>
    <w:rsid w:val="5700006C"/>
    <w:rsid w:val="5731227A"/>
    <w:rsid w:val="574B7E86"/>
    <w:rsid w:val="57807D31"/>
    <w:rsid w:val="57A963F4"/>
    <w:rsid w:val="57D24779"/>
    <w:rsid w:val="57E334BF"/>
    <w:rsid w:val="57FA078D"/>
    <w:rsid w:val="584414A5"/>
    <w:rsid w:val="58546E79"/>
    <w:rsid w:val="586E207E"/>
    <w:rsid w:val="58A67A6A"/>
    <w:rsid w:val="58B255D0"/>
    <w:rsid w:val="58BE1257"/>
    <w:rsid w:val="58CD149A"/>
    <w:rsid w:val="58D00F8B"/>
    <w:rsid w:val="58D26BBF"/>
    <w:rsid w:val="59126E68"/>
    <w:rsid w:val="592E180D"/>
    <w:rsid w:val="59316535"/>
    <w:rsid w:val="59453C51"/>
    <w:rsid w:val="5967369D"/>
    <w:rsid w:val="598071F3"/>
    <w:rsid w:val="59A34332"/>
    <w:rsid w:val="59D62FD0"/>
    <w:rsid w:val="5A074538"/>
    <w:rsid w:val="5A182F3D"/>
    <w:rsid w:val="5A37647E"/>
    <w:rsid w:val="5A3E5139"/>
    <w:rsid w:val="5A4E0252"/>
    <w:rsid w:val="5A511DD0"/>
    <w:rsid w:val="5A6E693B"/>
    <w:rsid w:val="5AA63D51"/>
    <w:rsid w:val="5AB5456B"/>
    <w:rsid w:val="5AB67D5D"/>
    <w:rsid w:val="5AD5079B"/>
    <w:rsid w:val="5AF26258"/>
    <w:rsid w:val="5B2757EE"/>
    <w:rsid w:val="5B370E4D"/>
    <w:rsid w:val="5B6360E6"/>
    <w:rsid w:val="5B775F3A"/>
    <w:rsid w:val="5B9725E1"/>
    <w:rsid w:val="5BB11F5E"/>
    <w:rsid w:val="5BD743DE"/>
    <w:rsid w:val="5C19457B"/>
    <w:rsid w:val="5C2238AB"/>
    <w:rsid w:val="5C237623"/>
    <w:rsid w:val="5C34538D"/>
    <w:rsid w:val="5C4D05EC"/>
    <w:rsid w:val="5C4F02C9"/>
    <w:rsid w:val="5C50579A"/>
    <w:rsid w:val="5C645C72"/>
    <w:rsid w:val="5C6B316D"/>
    <w:rsid w:val="5C6C4B26"/>
    <w:rsid w:val="5C830B35"/>
    <w:rsid w:val="5D064F7B"/>
    <w:rsid w:val="5D131C8B"/>
    <w:rsid w:val="5D26296F"/>
    <w:rsid w:val="5D2A2A61"/>
    <w:rsid w:val="5D2B2C34"/>
    <w:rsid w:val="5D5F6986"/>
    <w:rsid w:val="5D756DC5"/>
    <w:rsid w:val="5DA45CED"/>
    <w:rsid w:val="5DB57801"/>
    <w:rsid w:val="5DFB43B4"/>
    <w:rsid w:val="5DFE0202"/>
    <w:rsid w:val="5E0C37FC"/>
    <w:rsid w:val="5E3228F7"/>
    <w:rsid w:val="5E337FD8"/>
    <w:rsid w:val="5E3E30B0"/>
    <w:rsid w:val="5E421FE3"/>
    <w:rsid w:val="5EB97DCB"/>
    <w:rsid w:val="5EBC2E76"/>
    <w:rsid w:val="5EE30DFC"/>
    <w:rsid w:val="5EFC4888"/>
    <w:rsid w:val="5F1C0F15"/>
    <w:rsid w:val="5F1E4CF7"/>
    <w:rsid w:val="5F351D23"/>
    <w:rsid w:val="5F765767"/>
    <w:rsid w:val="5FBA5930"/>
    <w:rsid w:val="5FBB029F"/>
    <w:rsid w:val="5FDC6AE2"/>
    <w:rsid w:val="5FFB68ED"/>
    <w:rsid w:val="60057CBB"/>
    <w:rsid w:val="60172FFB"/>
    <w:rsid w:val="602F6597"/>
    <w:rsid w:val="603430FA"/>
    <w:rsid w:val="605065A0"/>
    <w:rsid w:val="60696422"/>
    <w:rsid w:val="606C1599"/>
    <w:rsid w:val="60732FFA"/>
    <w:rsid w:val="60954088"/>
    <w:rsid w:val="60AC59FD"/>
    <w:rsid w:val="60BD1DF5"/>
    <w:rsid w:val="60CA69D8"/>
    <w:rsid w:val="60E23AE9"/>
    <w:rsid w:val="613A02BC"/>
    <w:rsid w:val="616B7AA3"/>
    <w:rsid w:val="6185465C"/>
    <w:rsid w:val="619568CD"/>
    <w:rsid w:val="61C854E9"/>
    <w:rsid w:val="61ED04B8"/>
    <w:rsid w:val="61EF340A"/>
    <w:rsid w:val="62451290"/>
    <w:rsid w:val="624B3517"/>
    <w:rsid w:val="62830E1C"/>
    <w:rsid w:val="62833595"/>
    <w:rsid w:val="629973C3"/>
    <w:rsid w:val="62B72874"/>
    <w:rsid w:val="62BF72EF"/>
    <w:rsid w:val="62C70D09"/>
    <w:rsid w:val="62D94490"/>
    <w:rsid w:val="62E573E1"/>
    <w:rsid w:val="62FB4E56"/>
    <w:rsid w:val="63252241"/>
    <w:rsid w:val="63304B00"/>
    <w:rsid w:val="633E3777"/>
    <w:rsid w:val="636E5628"/>
    <w:rsid w:val="63B62AEB"/>
    <w:rsid w:val="63DA2F4A"/>
    <w:rsid w:val="63F20007"/>
    <w:rsid w:val="63F57AF7"/>
    <w:rsid w:val="63F820F5"/>
    <w:rsid w:val="640B10C9"/>
    <w:rsid w:val="640D6BEF"/>
    <w:rsid w:val="641342F2"/>
    <w:rsid w:val="64213DDF"/>
    <w:rsid w:val="64237999"/>
    <w:rsid w:val="645F3B4A"/>
    <w:rsid w:val="647E189B"/>
    <w:rsid w:val="649B4AC0"/>
    <w:rsid w:val="64AA6B34"/>
    <w:rsid w:val="64B527F0"/>
    <w:rsid w:val="64C26584"/>
    <w:rsid w:val="64C631FD"/>
    <w:rsid w:val="64CF0348"/>
    <w:rsid w:val="64DA6F7A"/>
    <w:rsid w:val="64DF4A2F"/>
    <w:rsid w:val="64FA5305"/>
    <w:rsid w:val="652E32C1"/>
    <w:rsid w:val="65331274"/>
    <w:rsid w:val="6549634D"/>
    <w:rsid w:val="657F1D6E"/>
    <w:rsid w:val="65FD2C93"/>
    <w:rsid w:val="6615622F"/>
    <w:rsid w:val="662F58D0"/>
    <w:rsid w:val="6632293D"/>
    <w:rsid w:val="66377F53"/>
    <w:rsid w:val="6647779C"/>
    <w:rsid w:val="66613222"/>
    <w:rsid w:val="66641A48"/>
    <w:rsid w:val="66742F55"/>
    <w:rsid w:val="66AE2FFF"/>
    <w:rsid w:val="66B2326C"/>
    <w:rsid w:val="66BB0D4F"/>
    <w:rsid w:val="66E83943"/>
    <w:rsid w:val="66F00238"/>
    <w:rsid w:val="66F61BBC"/>
    <w:rsid w:val="66F948FB"/>
    <w:rsid w:val="66F95B50"/>
    <w:rsid w:val="67154518"/>
    <w:rsid w:val="673D3C44"/>
    <w:rsid w:val="676C6322"/>
    <w:rsid w:val="67C507D0"/>
    <w:rsid w:val="67DB41F5"/>
    <w:rsid w:val="68512B1E"/>
    <w:rsid w:val="68550B65"/>
    <w:rsid w:val="686B600E"/>
    <w:rsid w:val="68751207"/>
    <w:rsid w:val="68863414"/>
    <w:rsid w:val="689E250C"/>
    <w:rsid w:val="68D65A63"/>
    <w:rsid w:val="68F44821"/>
    <w:rsid w:val="694831A7"/>
    <w:rsid w:val="695A25BD"/>
    <w:rsid w:val="696F5C56"/>
    <w:rsid w:val="69A04061"/>
    <w:rsid w:val="69EC72A7"/>
    <w:rsid w:val="69EE1271"/>
    <w:rsid w:val="69FD3262"/>
    <w:rsid w:val="6A4C5F6D"/>
    <w:rsid w:val="6AB97AD1"/>
    <w:rsid w:val="6AC344AB"/>
    <w:rsid w:val="6ACC10C7"/>
    <w:rsid w:val="6ADF0BB9"/>
    <w:rsid w:val="6B3E3B32"/>
    <w:rsid w:val="6B43383E"/>
    <w:rsid w:val="6B4D2C6D"/>
    <w:rsid w:val="6B4F482B"/>
    <w:rsid w:val="6B66073E"/>
    <w:rsid w:val="6B8B1F9F"/>
    <w:rsid w:val="6BA20565"/>
    <w:rsid w:val="6BA736B2"/>
    <w:rsid w:val="6BC26511"/>
    <w:rsid w:val="6BE1237A"/>
    <w:rsid w:val="6BE753DF"/>
    <w:rsid w:val="6BF1667A"/>
    <w:rsid w:val="6BF90704"/>
    <w:rsid w:val="6C07661A"/>
    <w:rsid w:val="6C0A7EB8"/>
    <w:rsid w:val="6C1F6219"/>
    <w:rsid w:val="6C2C6080"/>
    <w:rsid w:val="6C300BEF"/>
    <w:rsid w:val="6C3A69EF"/>
    <w:rsid w:val="6C3F7B62"/>
    <w:rsid w:val="6C4B4758"/>
    <w:rsid w:val="6C535776"/>
    <w:rsid w:val="6C604511"/>
    <w:rsid w:val="6C7C7008"/>
    <w:rsid w:val="6C847C6A"/>
    <w:rsid w:val="6CA73942"/>
    <w:rsid w:val="6CAD5413"/>
    <w:rsid w:val="6CD34E31"/>
    <w:rsid w:val="6CDE46A3"/>
    <w:rsid w:val="6CF7668E"/>
    <w:rsid w:val="6D1C0A17"/>
    <w:rsid w:val="6D203E37"/>
    <w:rsid w:val="6D4D4500"/>
    <w:rsid w:val="6DA26FB3"/>
    <w:rsid w:val="6DCF0724"/>
    <w:rsid w:val="6DDB6E2E"/>
    <w:rsid w:val="6DE74C1F"/>
    <w:rsid w:val="6DEE023C"/>
    <w:rsid w:val="6DF018E1"/>
    <w:rsid w:val="6DF2451F"/>
    <w:rsid w:val="6E2214E9"/>
    <w:rsid w:val="6E276AFF"/>
    <w:rsid w:val="6E292877"/>
    <w:rsid w:val="6E455F22"/>
    <w:rsid w:val="6E8A294A"/>
    <w:rsid w:val="6EB92FFF"/>
    <w:rsid w:val="6F15104E"/>
    <w:rsid w:val="6F3239AE"/>
    <w:rsid w:val="6F3D53EE"/>
    <w:rsid w:val="6F573414"/>
    <w:rsid w:val="6F5B73A8"/>
    <w:rsid w:val="6F863CF9"/>
    <w:rsid w:val="6F91284B"/>
    <w:rsid w:val="6F963F3C"/>
    <w:rsid w:val="6FA26D85"/>
    <w:rsid w:val="6FEB47B8"/>
    <w:rsid w:val="6FEE49DF"/>
    <w:rsid w:val="6FF1194E"/>
    <w:rsid w:val="700F3CEF"/>
    <w:rsid w:val="700F63B9"/>
    <w:rsid w:val="70170A83"/>
    <w:rsid w:val="702B5E83"/>
    <w:rsid w:val="702C0672"/>
    <w:rsid w:val="70433998"/>
    <w:rsid w:val="704C22FA"/>
    <w:rsid w:val="705160B5"/>
    <w:rsid w:val="70587444"/>
    <w:rsid w:val="70624A53"/>
    <w:rsid w:val="70651B61"/>
    <w:rsid w:val="706D01C7"/>
    <w:rsid w:val="70A97B86"/>
    <w:rsid w:val="70B54896"/>
    <w:rsid w:val="70D144C5"/>
    <w:rsid w:val="70F01D72"/>
    <w:rsid w:val="70FA04FB"/>
    <w:rsid w:val="71225001"/>
    <w:rsid w:val="712E4649"/>
    <w:rsid w:val="712F166D"/>
    <w:rsid w:val="71333A0D"/>
    <w:rsid w:val="71482229"/>
    <w:rsid w:val="71557E27"/>
    <w:rsid w:val="7163502F"/>
    <w:rsid w:val="716965A9"/>
    <w:rsid w:val="71836742"/>
    <w:rsid w:val="71B72890"/>
    <w:rsid w:val="720A29C0"/>
    <w:rsid w:val="725308BD"/>
    <w:rsid w:val="72563E57"/>
    <w:rsid w:val="726F76FE"/>
    <w:rsid w:val="727644F9"/>
    <w:rsid w:val="72B2286C"/>
    <w:rsid w:val="72B52609"/>
    <w:rsid w:val="72D21DC8"/>
    <w:rsid w:val="730F643C"/>
    <w:rsid w:val="73133AF6"/>
    <w:rsid w:val="731359B6"/>
    <w:rsid w:val="7327625C"/>
    <w:rsid w:val="73414465"/>
    <w:rsid w:val="7342254D"/>
    <w:rsid w:val="73784B15"/>
    <w:rsid w:val="73A36C26"/>
    <w:rsid w:val="73B057E9"/>
    <w:rsid w:val="73B70925"/>
    <w:rsid w:val="73D2750D"/>
    <w:rsid w:val="73E770A3"/>
    <w:rsid w:val="73EC414C"/>
    <w:rsid w:val="74023E23"/>
    <w:rsid w:val="74077C61"/>
    <w:rsid w:val="74363F40"/>
    <w:rsid w:val="7437359C"/>
    <w:rsid w:val="74A1395E"/>
    <w:rsid w:val="74C57CDB"/>
    <w:rsid w:val="74CA5841"/>
    <w:rsid w:val="75195DD7"/>
    <w:rsid w:val="756D573F"/>
    <w:rsid w:val="75973E9B"/>
    <w:rsid w:val="7598593B"/>
    <w:rsid w:val="75B3511C"/>
    <w:rsid w:val="75B72E5F"/>
    <w:rsid w:val="75B87B67"/>
    <w:rsid w:val="75C31803"/>
    <w:rsid w:val="75C910E8"/>
    <w:rsid w:val="75E11C8A"/>
    <w:rsid w:val="760F1F3C"/>
    <w:rsid w:val="76743F4E"/>
    <w:rsid w:val="767C1B65"/>
    <w:rsid w:val="7691545E"/>
    <w:rsid w:val="76944F4E"/>
    <w:rsid w:val="76AC673B"/>
    <w:rsid w:val="76EC6B38"/>
    <w:rsid w:val="76F0487A"/>
    <w:rsid w:val="771208E5"/>
    <w:rsid w:val="77227171"/>
    <w:rsid w:val="774B7D02"/>
    <w:rsid w:val="776B3F01"/>
    <w:rsid w:val="77AB6C55"/>
    <w:rsid w:val="77DD3386"/>
    <w:rsid w:val="77DE46D3"/>
    <w:rsid w:val="77E8017E"/>
    <w:rsid w:val="77E81019"/>
    <w:rsid w:val="77E837A3"/>
    <w:rsid w:val="77F263D0"/>
    <w:rsid w:val="77F51B55"/>
    <w:rsid w:val="780F527D"/>
    <w:rsid w:val="78144598"/>
    <w:rsid w:val="781D0551"/>
    <w:rsid w:val="78356901"/>
    <w:rsid w:val="78397B5B"/>
    <w:rsid w:val="784E1D63"/>
    <w:rsid w:val="785E1CB7"/>
    <w:rsid w:val="786A240A"/>
    <w:rsid w:val="788A2AAC"/>
    <w:rsid w:val="78A3591C"/>
    <w:rsid w:val="78B52D58"/>
    <w:rsid w:val="78B7408D"/>
    <w:rsid w:val="78BE2756"/>
    <w:rsid w:val="78BE62B2"/>
    <w:rsid w:val="78C53AE4"/>
    <w:rsid w:val="78CC0BF2"/>
    <w:rsid w:val="78D268ED"/>
    <w:rsid w:val="7906492B"/>
    <w:rsid w:val="7908577F"/>
    <w:rsid w:val="790B6B69"/>
    <w:rsid w:val="790F32C1"/>
    <w:rsid w:val="792740CD"/>
    <w:rsid w:val="792C76C0"/>
    <w:rsid w:val="798B2638"/>
    <w:rsid w:val="79922AD1"/>
    <w:rsid w:val="79BA2F1D"/>
    <w:rsid w:val="79C05B3F"/>
    <w:rsid w:val="79D33FDF"/>
    <w:rsid w:val="79E41D48"/>
    <w:rsid w:val="79E941A2"/>
    <w:rsid w:val="7A1928E7"/>
    <w:rsid w:val="7A1F0FD2"/>
    <w:rsid w:val="7A6D4434"/>
    <w:rsid w:val="7A7C1AC5"/>
    <w:rsid w:val="7AAD5F6C"/>
    <w:rsid w:val="7AB15183"/>
    <w:rsid w:val="7AB21E46"/>
    <w:rsid w:val="7B000E04"/>
    <w:rsid w:val="7B031384"/>
    <w:rsid w:val="7B0326A2"/>
    <w:rsid w:val="7B1437A0"/>
    <w:rsid w:val="7B187EFC"/>
    <w:rsid w:val="7B211371"/>
    <w:rsid w:val="7B297E02"/>
    <w:rsid w:val="7B3D5E01"/>
    <w:rsid w:val="7B7548E5"/>
    <w:rsid w:val="7B817B9F"/>
    <w:rsid w:val="7BB5399C"/>
    <w:rsid w:val="7BC4727D"/>
    <w:rsid w:val="7BED3C2F"/>
    <w:rsid w:val="7C377744"/>
    <w:rsid w:val="7C38637B"/>
    <w:rsid w:val="7C442A74"/>
    <w:rsid w:val="7C4A0C6C"/>
    <w:rsid w:val="7C665AD8"/>
    <w:rsid w:val="7C71652C"/>
    <w:rsid w:val="7D307977"/>
    <w:rsid w:val="7D470F6C"/>
    <w:rsid w:val="7D4A6A89"/>
    <w:rsid w:val="7D782ED3"/>
    <w:rsid w:val="7D7B47C5"/>
    <w:rsid w:val="7D8A2C07"/>
    <w:rsid w:val="7DA535E7"/>
    <w:rsid w:val="7DC5348D"/>
    <w:rsid w:val="7DDD4202"/>
    <w:rsid w:val="7DF54524"/>
    <w:rsid w:val="7E094B88"/>
    <w:rsid w:val="7E0E55E6"/>
    <w:rsid w:val="7E1C1433"/>
    <w:rsid w:val="7E6108ED"/>
    <w:rsid w:val="7E672904"/>
    <w:rsid w:val="7E683657"/>
    <w:rsid w:val="7E877CC0"/>
    <w:rsid w:val="7EC65EC0"/>
    <w:rsid w:val="7ED14F91"/>
    <w:rsid w:val="7EE41238"/>
    <w:rsid w:val="7F1B118E"/>
    <w:rsid w:val="7F1E5CB8"/>
    <w:rsid w:val="7F3B19BF"/>
    <w:rsid w:val="7F3D43D5"/>
    <w:rsid w:val="7F646461"/>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qFormat="1" w:unhideWhenUsed="0" w:uiPriority="0" w:semiHidden="0" w:name="table of figures"/>
    <w:lsdException w:qFormat="1" w:uiPriority="99" w:name="envelope address"/>
    <w:lsdException w:qFormat="1"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0" w:semiHidden="0" w:name="Body Text"/>
    <w:lsdException w:qFormat="1" w:unhideWhenUsed="0" w:uiPriority="0" w:semiHidden="0"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nhideWhenUsed="0" w:uiPriority="0"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iPriority="99" w:name="E-mail Signature"/>
    <w:lsdException w:qFormat="1" w:unhideWhenUsed="0" w:uiPriority="0" w:semiHidden="0"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paragraph" w:styleId="3">
    <w:name w:val="heading 1"/>
    <w:basedOn w:val="1"/>
    <w:next w:val="1"/>
    <w:link w:val="97"/>
    <w:qFormat/>
    <w:uiPriority w:val="0"/>
    <w:pPr>
      <w:keepNext/>
      <w:keepLines/>
      <w:spacing w:line="720" w:lineRule="exact"/>
      <w:ind w:firstLine="0" w:firstLineChars="0"/>
      <w:jc w:val="center"/>
      <w:outlineLvl w:val="0"/>
    </w:pPr>
    <w:rPr>
      <w:rFonts w:ascii="宋体" w:hAnsi="宋体" w:cs="黑体"/>
      <w:b/>
      <w:bCs/>
      <w:sz w:val="28"/>
      <w:szCs w:val="36"/>
    </w:rPr>
  </w:style>
  <w:style w:type="paragraph" w:styleId="4">
    <w:name w:val="heading 2"/>
    <w:basedOn w:val="1"/>
    <w:next w:val="1"/>
    <w:link w:val="98"/>
    <w:qFormat/>
    <w:uiPriority w:val="0"/>
    <w:pPr>
      <w:keepNext/>
      <w:keepLines/>
      <w:ind w:firstLine="0" w:firstLineChars="0"/>
      <w:jc w:val="center"/>
      <w:outlineLvl w:val="1"/>
    </w:pPr>
    <w:rPr>
      <w:bCs/>
      <w:kern w:val="44"/>
      <w:sz w:val="24"/>
      <w:szCs w:val="32"/>
    </w:rPr>
  </w:style>
  <w:style w:type="paragraph" w:styleId="5">
    <w:name w:val="heading 3"/>
    <w:basedOn w:val="1"/>
    <w:next w:val="1"/>
    <w:link w:val="99"/>
    <w:qFormat/>
    <w:uiPriority w:val="0"/>
    <w:pPr>
      <w:keepNext/>
      <w:keepLines/>
      <w:ind w:firstLine="0" w:firstLineChars="0"/>
      <w:outlineLvl w:val="2"/>
    </w:pPr>
    <w:rPr>
      <w:b/>
      <w:bCs/>
      <w:sz w:val="30"/>
      <w:szCs w:val="32"/>
    </w:rPr>
  </w:style>
  <w:style w:type="paragraph" w:styleId="6">
    <w:name w:val="heading 4"/>
    <w:basedOn w:val="1"/>
    <w:next w:val="1"/>
    <w:link w:val="100"/>
    <w:qFormat/>
    <w:uiPriority w:val="0"/>
    <w:pPr>
      <w:keepNext/>
      <w:keepLines/>
      <w:ind w:firstLine="0" w:firstLineChars="0"/>
      <w:outlineLvl w:val="3"/>
    </w:pPr>
    <w:rPr>
      <w:rFonts w:cs="DFHSMincho-W9"/>
      <w:b/>
      <w:bCs/>
      <w:sz w:val="24"/>
      <w:szCs w:val="30"/>
    </w:rPr>
  </w:style>
  <w:style w:type="paragraph" w:styleId="7">
    <w:name w:val="heading 5"/>
    <w:basedOn w:val="1"/>
    <w:next w:val="1"/>
    <w:link w:val="101"/>
    <w:qFormat/>
    <w:uiPriority w:val="0"/>
    <w:pPr>
      <w:keepNext/>
      <w:autoSpaceDE/>
      <w:autoSpaceDN/>
      <w:adjustRightInd/>
      <w:ind w:firstLine="0" w:firstLineChars="0"/>
      <w:jc w:val="center"/>
      <w:outlineLvl w:val="4"/>
    </w:pPr>
    <w:rPr>
      <w:sz w:val="36"/>
      <w:lang w:val="en-GB" w:eastAsia="en-GB"/>
    </w:rPr>
  </w:style>
  <w:style w:type="paragraph" w:styleId="8">
    <w:name w:val="heading 6"/>
    <w:basedOn w:val="1"/>
    <w:next w:val="1"/>
    <w:link w:val="102"/>
    <w:qFormat/>
    <w:uiPriority w:val="0"/>
    <w:pPr>
      <w:keepNext/>
      <w:keepLines/>
      <w:widowControl/>
      <w:tabs>
        <w:tab w:val="left" w:pos="1440"/>
      </w:tabs>
      <w:autoSpaceDE/>
      <w:autoSpaceDN/>
      <w:adjustRightInd/>
      <w:spacing w:before="240" w:after="64" w:line="319" w:lineRule="auto"/>
      <w:ind w:left="1152" w:hanging="1152" w:firstLineChars="0"/>
      <w:outlineLvl w:val="5"/>
    </w:pPr>
    <w:rPr>
      <w:rFonts w:ascii="Arial" w:hAnsi="Arial" w:eastAsia="黑体"/>
      <w:b/>
      <w:bCs/>
      <w:kern w:val="0"/>
      <w:sz w:val="24"/>
    </w:rPr>
  </w:style>
  <w:style w:type="paragraph" w:styleId="9">
    <w:name w:val="heading 7"/>
    <w:basedOn w:val="1"/>
    <w:next w:val="1"/>
    <w:link w:val="103"/>
    <w:qFormat/>
    <w:uiPriority w:val="0"/>
    <w:pPr>
      <w:keepNext/>
      <w:keepLines/>
      <w:widowControl/>
      <w:tabs>
        <w:tab w:val="left" w:pos="2520"/>
      </w:tabs>
      <w:autoSpaceDE/>
      <w:autoSpaceDN/>
      <w:adjustRightInd/>
      <w:spacing w:before="240" w:after="64" w:line="319" w:lineRule="auto"/>
      <w:ind w:left="1296" w:hanging="1296" w:firstLineChars="0"/>
      <w:outlineLvl w:val="6"/>
    </w:pPr>
    <w:rPr>
      <w:b/>
      <w:bCs/>
      <w:kern w:val="0"/>
      <w:sz w:val="24"/>
    </w:rPr>
  </w:style>
  <w:style w:type="paragraph" w:styleId="10">
    <w:name w:val="heading 8"/>
    <w:basedOn w:val="1"/>
    <w:next w:val="1"/>
    <w:link w:val="104"/>
    <w:qFormat/>
    <w:uiPriority w:val="0"/>
    <w:pPr>
      <w:keepNext/>
      <w:keepLines/>
      <w:widowControl/>
      <w:tabs>
        <w:tab w:val="left" w:pos="1440"/>
      </w:tabs>
      <w:autoSpaceDE/>
      <w:autoSpaceDN/>
      <w:adjustRightInd/>
      <w:spacing w:before="240" w:after="64" w:line="319" w:lineRule="auto"/>
      <w:ind w:left="1440" w:hanging="1440" w:firstLineChars="0"/>
      <w:outlineLvl w:val="7"/>
    </w:pPr>
    <w:rPr>
      <w:rFonts w:ascii="Arial" w:hAnsi="Arial" w:eastAsia="黑体"/>
      <w:kern w:val="0"/>
      <w:sz w:val="24"/>
    </w:rPr>
  </w:style>
  <w:style w:type="paragraph" w:styleId="11">
    <w:name w:val="heading 9"/>
    <w:basedOn w:val="1"/>
    <w:next w:val="1"/>
    <w:link w:val="105"/>
    <w:qFormat/>
    <w:uiPriority w:val="0"/>
    <w:pPr>
      <w:keepNext/>
      <w:keepLines/>
      <w:widowControl/>
      <w:tabs>
        <w:tab w:val="left" w:pos="1584"/>
      </w:tabs>
      <w:autoSpaceDE/>
      <w:autoSpaceDN/>
      <w:adjustRightInd/>
      <w:spacing w:before="240" w:after="64" w:line="319" w:lineRule="auto"/>
      <w:ind w:left="1584" w:hanging="1584" w:firstLineChars="0"/>
      <w:outlineLvl w:val="8"/>
    </w:pPr>
    <w:rPr>
      <w:rFonts w:ascii="Arial" w:hAnsi="Arial" w:eastAsia="黑体"/>
      <w:kern w:val="0"/>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semiHidden/>
    <w:unhideWhenUsed/>
    <w:qFormat/>
    <w:uiPriority w:val="99"/>
    <w:pPr>
      <w:autoSpaceDE/>
      <w:autoSpaceDN/>
      <w:adjustRightInd/>
      <w:ind w:left="100" w:leftChars="400" w:hanging="200" w:hangingChars="200"/>
      <w:contextualSpacing/>
      <w:jc w:val="both"/>
    </w:pPr>
  </w:style>
  <w:style w:type="paragraph" w:styleId="13">
    <w:name w:val="toc 7"/>
    <w:basedOn w:val="1"/>
    <w:next w:val="1"/>
    <w:qFormat/>
    <w:uiPriority w:val="0"/>
    <w:pPr>
      <w:autoSpaceDE/>
      <w:autoSpaceDN/>
      <w:adjustRightInd/>
      <w:ind w:left="1260" w:firstLine="0" w:firstLineChars="0"/>
    </w:pPr>
    <w:rPr>
      <w:sz w:val="18"/>
      <w:szCs w:val="18"/>
    </w:rPr>
  </w:style>
  <w:style w:type="paragraph" w:styleId="14">
    <w:name w:val="List Number 2"/>
    <w:basedOn w:val="1"/>
    <w:semiHidden/>
    <w:unhideWhenUsed/>
    <w:qFormat/>
    <w:uiPriority w:val="99"/>
    <w:pPr>
      <w:numPr>
        <w:ilvl w:val="0"/>
        <w:numId w:val="1"/>
      </w:numPr>
      <w:autoSpaceDE/>
      <w:autoSpaceDN/>
      <w:adjustRightInd/>
      <w:contextualSpacing/>
      <w:jc w:val="both"/>
    </w:pPr>
  </w:style>
  <w:style w:type="paragraph" w:styleId="15">
    <w:name w:val="table of authorities"/>
    <w:basedOn w:val="1"/>
    <w:next w:val="1"/>
    <w:semiHidden/>
    <w:unhideWhenUsed/>
    <w:qFormat/>
    <w:uiPriority w:val="99"/>
    <w:pPr>
      <w:autoSpaceDE/>
      <w:autoSpaceDN/>
      <w:adjustRightInd/>
      <w:ind w:left="420" w:leftChars="200" w:firstLine="0" w:firstLineChars="0"/>
      <w:jc w:val="both"/>
    </w:pPr>
  </w:style>
  <w:style w:type="paragraph" w:styleId="16">
    <w:name w:val="Note Heading"/>
    <w:basedOn w:val="1"/>
    <w:next w:val="1"/>
    <w:link w:val="179"/>
    <w:semiHidden/>
    <w:unhideWhenUsed/>
    <w:qFormat/>
    <w:uiPriority w:val="99"/>
    <w:pPr>
      <w:autoSpaceDE/>
      <w:autoSpaceDN/>
      <w:adjustRightInd/>
      <w:ind w:firstLine="0" w:firstLineChars="0"/>
      <w:jc w:val="center"/>
    </w:pPr>
  </w:style>
  <w:style w:type="paragraph" w:styleId="17">
    <w:name w:val="List Bullet 4"/>
    <w:basedOn w:val="1"/>
    <w:semiHidden/>
    <w:unhideWhenUsed/>
    <w:qFormat/>
    <w:uiPriority w:val="99"/>
    <w:pPr>
      <w:numPr>
        <w:ilvl w:val="0"/>
        <w:numId w:val="2"/>
      </w:numPr>
      <w:autoSpaceDE/>
      <w:autoSpaceDN/>
      <w:adjustRightInd/>
      <w:contextualSpacing/>
      <w:jc w:val="both"/>
    </w:pPr>
  </w:style>
  <w:style w:type="paragraph" w:styleId="18">
    <w:name w:val="index 8"/>
    <w:basedOn w:val="1"/>
    <w:next w:val="1"/>
    <w:semiHidden/>
    <w:unhideWhenUsed/>
    <w:qFormat/>
    <w:uiPriority w:val="99"/>
    <w:pPr>
      <w:autoSpaceDE/>
      <w:autoSpaceDN/>
      <w:adjustRightInd/>
      <w:ind w:left="1400" w:leftChars="1400" w:firstLine="0" w:firstLineChars="0"/>
      <w:jc w:val="both"/>
    </w:pPr>
  </w:style>
  <w:style w:type="paragraph" w:styleId="19">
    <w:name w:val="E-mail Signature"/>
    <w:basedOn w:val="1"/>
    <w:link w:val="161"/>
    <w:semiHidden/>
    <w:unhideWhenUsed/>
    <w:qFormat/>
    <w:uiPriority w:val="99"/>
    <w:pPr>
      <w:autoSpaceDE/>
      <w:autoSpaceDN/>
      <w:adjustRightInd/>
      <w:ind w:firstLine="0" w:firstLineChars="0"/>
      <w:jc w:val="both"/>
    </w:pPr>
  </w:style>
  <w:style w:type="paragraph" w:styleId="20">
    <w:name w:val="List Number"/>
    <w:basedOn w:val="1"/>
    <w:semiHidden/>
    <w:unhideWhenUsed/>
    <w:qFormat/>
    <w:uiPriority w:val="99"/>
    <w:pPr>
      <w:numPr>
        <w:ilvl w:val="0"/>
        <w:numId w:val="3"/>
      </w:numPr>
      <w:autoSpaceDE/>
      <w:autoSpaceDN/>
      <w:adjustRightInd/>
      <w:contextualSpacing/>
      <w:jc w:val="both"/>
    </w:pPr>
  </w:style>
  <w:style w:type="paragraph" w:styleId="21">
    <w:name w:val="Normal Indent"/>
    <w:basedOn w:val="1"/>
    <w:unhideWhenUsed/>
    <w:qFormat/>
    <w:uiPriority w:val="99"/>
    <w:pPr>
      <w:autoSpaceDE/>
      <w:autoSpaceDN/>
      <w:adjustRightInd/>
      <w:ind w:firstLine="420"/>
      <w:jc w:val="both"/>
    </w:pPr>
  </w:style>
  <w:style w:type="paragraph" w:styleId="22">
    <w:name w:val="caption"/>
    <w:basedOn w:val="1"/>
    <w:next w:val="23"/>
    <w:qFormat/>
    <w:uiPriority w:val="35"/>
    <w:pPr>
      <w:widowControl/>
      <w:overflowPunct w:val="0"/>
      <w:spacing w:before="120" w:after="160"/>
      <w:ind w:firstLine="0" w:firstLineChars="0"/>
      <w:textAlignment w:val="baseline"/>
    </w:pPr>
    <w:rPr>
      <w:i/>
      <w:kern w:val="0"/>
      <w:sz w:val="18"/>
      <w:szCs w:val="20"/>
    </w:rPr>
  </w:style>
  <w:style w:type="paragraph" w:styleId="23">
    <w:name w:val="Body Text"/>
    <w:basedOn w:val="1"/>
    <w:link w:val="106"/>
    <w:unhideWhenUsed/>
    <w:qFormat/>
    <w:uiPriority w:val="0"/>
    <w:pPr>
      <w:spacing w:after="120"/>
    </w:pPr>
  </w:style>
  <w:style w:type="paragraph" w:styleId="24">
    <w:name w:val="index 5"/>
    <w:basedOn w:val="1"/>
    <w:next w:val="1"/>
    <w:semiHidden/>
    <w:unhideWhenUsed/>
    <w:qFormat/>
    <w:uiPriority w:val="99"/>
    <w:pPr>
      <w:autoSpaceDE/>
      <w:autoSpaceDN/>
      <w:adjustRightInd/>
      <w:ind w:left="800" w:leftChars="800" w:firstLine="0" w:firstLineChars="0"/>
      <w:jc w:val="both"/>
    </w:pPr>
  </w:style>
  <w:style w:type="paragraph" w:styleId="25">
    <w:name w:val="List Bullet"/>
    <w:basedOn w:val="1"/>
    <w:semiHidden/>
    <w:unhideWhenUsed/>
    <w:qFormat/>
    <w:uiPriority w:val="99"/>
    <w:pPr>
      <w:numPr>
        <w:ilvl w:val="0"/>
        <w:numId w:val="4"/>
      </w:numPr>
      <w:autoSpaceDE/>
      <w:autoSpaceDN/>
      <w:adjustRightInd/>
      <w:contextualSpacing/>
      <w:jc w:val="both"/>
    </w:pPr>
  </w:style>
  <w:style w:type="paragraph" w:styleId="26">
    <w:name w:val="envelope address"/>
    <w:basedOn w:val="1"/>
    <w:semiHidden/>
    <w:unhideWhenUsed/>
    <w:qFormat/>
    <w:uiPriority w:val="99"/>
    <w:pPr>
      <w:framePr w:w="7920" w:h="1980" w:hRule="exact" w:hSpace="180" w:wrap="around" w:vAnchor="margin" w:hAnchor="page" w:xAlign="center" w:yAlign="bottom"/>
      <w:autoSpaceDE/>
      <w:autoSpaceDN/>
      <w:adjustRightInd/>
      <w:snapToGrid w:val="0"/>
      <w:ind w:left="100" w:leftChars="1400" w:firstLine="0" w:firstLineChars="0"/>
      <w:jc w:val="both"/>
    </w:pPr>
    <w:rPr>
      <w:rFonts w:ascii="Cambria" w:hAnsi="Cambria"/>
      <w:sz w:val="24"/>
    </w:rPr>
  </w:style>
  <w:style w:type="paragraph" w:styleId="27">
    <w:name w:val="Document Map"/>
    <w:basedOn w:val="1"/>
    <w:link w:val="129"/>
    <w:qFormat/>
    <w:uiPriority w:val="0"/>
    <w:pPr>
      <w:shd w:val="clear" w:color="auto" w:fill="000080"/>
      <w:autoSpaceDE/>
      <w:autoSpaceDN/>
      <w:adjustRightInd/>
      <w:ind w:firstLine="0" w:firstLineChars="0"/>
      <w:jc w:val="both"/>
    </w:pPr>
  </w:style>
  <w:style w:type="paragraph" w:styleId="28">
    <w:name w:val="toa heading"/>
    <w:basedOn w:val="1"/>
    <w:next w:val="1"/>
    <w:semiHidden/>
    <w:unhideWhenUsed/>
    <w:qFormat/>
    <w:uiPriority w:val="99"/>
    <w:pPr>
      <w:autoSpaceDE/>
      <w:autoSpaceDN/>
      <w:adjustRightInd/>
      <w:spacing w:before="120"/>
      <w:ind w:firstLine="0" w:firstLineChars="0"/>
      <w:jc w:val="both"/>
    </w:pPr>
    <w:rPr>
      <w:rFonts w:ascii="Cambria" w:hAnsi="Cambria"/>
      <w:sz w:val="24"/>
    </w:rPr>
  </w:style>
  <w:style w:type="paragraph" w:styleId="29">
    <w:name w:val="annotation text"/>
    <w:basedOn w:val="1"/>
    <w:link w:val="126"/>
    <w:qFormat/>
    <w:uiPriority w:val="0"/>
    <w:pPr>
      <w:autoSpaceDE/>
      <w:autoSpaceDN/>
      <w:adjustRightInd/>
      <w:ind w:firstLine="0" w:firstLineChars="0"/>
    </w:pPr>
  </w:style>
  <w:style w:type="paragraph" w:styleId="30">
    <w:name w:val="index 6"/>
    <w:basedOn w:val="1"/>
    <w:next w:val="1"/>
    <w:semiHidden/>
    <w:unhideWhenUsed/>
    <w:qFormat/>
    <w:uiPriority w:val="99"/>
    <w:pPr>
      <w:autoSpaceDE/>
      <w:autoSpaceDN/>
      <w:adjustRightInd/>
      <w:ind w:left="1000" w:leftChars="1000" w:firstLine="0" w:firstLineChars="0"/>
      <w:jc w:val="both"/>
    </w:pPr>
  </w:style>
  <w:style w:type="paragraph" w:styleId="31">
    <w:name w:val="Salutation"/>
    <w:basedOn w:val="1"/>
    <w:next w:val="1"/>
    <w:link w:val="160"/>
    <w:semiHidden/>
    <w:unhideWhenUsed/>
    <w:qFormat/>
    <w:uiPriority w:val="99"/>
    <w:pPr>
      <w:autoSpaceDE/>
      <w:autoSpaceDN/>
      <w:adjustRightInd/>
      <w:ind w:firstLine="0" w:firstLineChars="0"/>
      <w:jc w:val="both"/>
    </w:pPr>
  </w:style>
  <w:style w:type="paragraph" w:styleId="32">
    <w:name w:val="Body Text 3"/>
    <w:basedOn w:val="1"/>
    <w:link w:val="176"/>
    <w:semiHidden/>
    <w:unhideWhenUsed/>
    <w:qFormat/>
    <w:uiPriority w:val="99"/>
    <w:pPr>
      <w:autoSpaceDE/>
      <w:autoSpaceDN/>
      <w:adjustRightInd/>
      <w:spacing w:after="120"/>
      <w:ind w:firstLine="0" w:firstLineChars="0"/>
      <w:jc w:val="both"/>
    </w:pPr>
    <w:rPr>
      <w:sz w:val="16"/>
      <w:szCs w:val="16"/>
    </w:rPr>
  </w:style>
  <w:style w:type="paragraph" w:styleId="33">
    <w:name w:val="Closing"/>
    <w:basedOn w:val="1"/>
    <w:link w:val="164"/>
    <w:semiHidden/>
    <w:unhideWhenUsed/>
    <w:qFormat/>
    <w:uiPriority w:val="99"/>
    <w:pPr>
      <w:autoSpaceDE/>
      <w:autoSpaceDN/>
      <w:adjustRightInd/>
      <w:ind w:left="100" w:leftChars="2100" w:firstLine="0" w:firstLineChars="0"/>
      <w:jc w:val="both"/>
    </w:pPr>
  </w:style>
  <w:style w:type="paragraph" w:styleId="34">
    <w:name w:val="List Bullet 3"/>
    <w:basedOn w:val="1"/>
    <w:semiHidden/>
    <w:unhideWhenUsed/>
    <w:qFormat/>
    <w:uiPriority w:val="99"/>
    <w:pPr>
      <w:numPr>
        <w:ilvl w:val="0"/>
        <w:numId w:val="5"/>
      </w:numPr>
      <w:autoSpaceDE/>
      <w:autoSpaceDN/>
      <w:adjustRightInd/>
      <w:contextualSpacing/>
      <w:jc w:val="both"/>
    </w:pPr>
  </w:style>
  <w:style w:type="paragraph" w:styleId="35">
    <w:name w:val="Body Text Indent"/>
    <w:basedOn w:val="1"/>
    <w:link w:val="132"/>
    <w:qFormat/>
    <w:uiPriority w:val="0"/>
    <w:pPr>
      <w:autoSpaceDE/>
      <w:autoSpaceDN/>
      <w:adjustRightInd/>
      <w:snapToGrid w:val="0"/>
      <w:ind w:firstLine="630" w:firstLineChars="0"/>
      <w:jc w:val="both"/>
    </w:pPr>
    <w:rPr>
      <w:rFonts w:ascii="黑体" w:eastAsia="黑体"/>
      <w:sz w:val="28"/>
      <w:szCs w:val="20"/>
    </w:rPr>
  </w:style>
  <w:style w:type="paragraph" w:styleId="36">
    <w:name w:val="List Number 3"/>
    <w:basedOn w:val="1"/>
    <w:semiHidden/>
    <w:unhideWhenUsed/>
    <w:qFormat/>
    <w:uiPriority w:val="99"/>
    <w:pPr>
      <w:numPr>
        <w:ilvl w:val="0"/>
        <w:numId w:val="6"/>
      </w:numPr>
      <w:autoSpaceDE/>
      <w:autoSpaceDN/>
      <w:adjustRightInd/>
      <w:contextualSpacing/>
      <w:jc w:val="both"/>
    </w:pPr>
  </w:style>
  <w:style w:type="paragraph" w:styleId="37">
    <w:name w:val="List 2"/>
    <w:basedOn w:val="1"/>
    <w:semiHidden/>
    <w:unhideWhenUsed/>
    <w:qFormat/>
    <w:uiPriority w:val="99"/>
    <w:pPr>
      <w:autoSpaceDE/>
      <w:autoSpaceDN/>
      <w:adjustRightInd/>
      <w:ind w:left="100" w:leftChars="200" w:hanging="200" w:hangingChars="200"/>
      <w:contextualSpacing/>
      <w:jc w:val="both"/>
    </w:pPr>
  </w:style>
  <w:style w:type="paragraph" w:styleId="38">
    <w:name w:val="List Continue"/>
    <w:basedOn w:val="1"/>
    <w:semiHidden/>
    <w:unhideWhenUsed/>
    <w:qFormat/>
    <w:uiPriority w:val="99"/>
    <w:pPr>
      <w:autoSpaceDE/>
      <w:autoSpaceDN/>
      <w:adjustRightInd/>
      <w:spacing w:after="120"/>
      <w:ind w:left="420" w:leftChars="200" w:firstLine="0" w:firstLineChars="0"/>
      <w:contextualSpacing/>
      <w:jc w:val="both"/>
    </w:pPr>
  </w:style>
  <w:style w:type="paragraph" w:styleId="39">
    <w:name w:val="Block Text"/>
    <w:basedOn w:val="1"/>
    <w:qFormat/>
    <w:uiPriority w:val="0"/>
    <w:pPr>
      <w:autoSpaceDE/>
      <w:autoSpaceDN/>
      <w:ind w:left="420" w:right="33" w:firstLine="0" w:firstLineChars="0"/>
      <w:textAlignment w:val="baseline"/>
    </w:pPr>
    <w:rPr>
      <w:rFonts w:eastAsia="方正大标宋简体"/>
      <w:kern w:val="0"/>
      <w:sz w:val="24"/>
      <w:szCs w:val="20"/>
    </w:rPr>
  </w:style>
  <w:style w:type="paragraph" w:styleId="40">
    <w:name w:val="List Bullet 2"/>
    <w:basedOn w:val="1"/>
    <w:semiHidden/>
    <w:unhideWhenUsed/>
    <w:qFormat/>
    <w:uiPriority w:val="99"/>
    <w:pPr>
      <w:numPr>
        <w:ilvl w:val="0"/>
        <w:numId w:val="7"/>
      </w:numPr>
      <w:autoSpaceDE/>
      <w:autoSpaceDN/>
      <w:adjustRightInd/>
      <w:contextualSpacing/>
      <w:jc w:val="both"/>
    </w:pPr>
  </w:style>
  <w:style w:type="paragraph" w:styleId="41">
    <w:name w:val="HTML Address"/>
    <w:basedOn w:val="1"/>
    <w:link w:val="158"/>
    <w:semiHidden/>
    <w:unhideWhenUsed/>
    <w:qFormat/>
    <w:uiPriority w:val="99"/>
    <w:pPr>
      <w:autoSpaceDE/>
      <w:autoSpaceDN/>
      <w:adjustRightInd/>
      <w:ind w:firstLine="0" w:firstLineChars="0"/>
      <w:jc w:val="both"/>
    </w:pPr>
    <w:rPr>
      <w:i/>
      <w:iCs/>
    </w:rPr>
  </w:style>
  <w:style w:type="paragraph" w:styleId="42">
    <w:name w:val="index 4"/>
    <w:basedOn w:val="1"/>
    <w:next w:val="1"/>
    <w:semiHidden/>
    <w:unhideWhenUsed/>
    <w:qFormat/>
    <w:uiPriority w:val="99"/>
    <w:pPr>
      <w:autoSpaceDE/>
      <w:autoSpaceDN/>
      <w:adjustRightInd/>
      <w:ind w:left="600" w:leftChars="600" w:firstLine="0" w:firstLineChars="0"/>
      <w:jc w:val="both"/>
    </w:pPr>
  </w:style>
  <w:style w:type="paragraph" w:styleId="43">
    <w:name w:val="toc 5"/>
    <w:basedOn w:val="1"/>
    <w:next w:val="1"/>
    <w:qFormat/>
    <w:uiPriority w:val="0"/>
    <w:pPr>
      <w:autoSpaceDE/>
      <w:autoSpaceDN/>
      <w:adjustRightInd/>
      <w:ind w:left="840" w:firstLine="0" w:firstLineChars="0"/>
    </w:pPr>
    <w:rPr>
      <w:sz w:val="18"/>
      <w:szCs w:val="18"/>
    </w:rPr>
  </w:style>
  <w:style w:type="paragraph" w:styleId="44">
    <w:name w:val="toc 3"/>
    <w:basedOn w:val="1"/>
    <w:next w:val="1"/>
    <w:qFormat/>
    <w:uiPriority w:val="39"/>
    <w:pPr>
      <w:autoSpaceDE/>
      <w:autoSpaceDN/>
      <w:adjustRightInd/>
      <w:ind w:left="420" w:firstLine="0" w:firstLineChars="0"/>
    </w:pPr>
    <w:rPr>
      <w:i/>
      <w:iCs/>
      <w:sz w:val="20"/>
      <w:szCs w:val="20"/>
    </w:rPr>
  </w:style>
  <w:style w:type="paragraph" w:styleId="45">
    <w:name w:val="Plain Text"/>
    <w:basedOn w:val="1"/>
    <w:link w:val="122"/>
    <w:qFormat/>
    <w:uiPriority w:val="0"/>
    <w:pPr>
      <w:autoSpaceDE/>
      <w:autoSpaceDN/>
      <w:adjustRightInd/>
      <w:ind w:firstLine="0" w:firstLineChars="0"/>
      <w:jc w:val="both"/>
    </w:pPr>
    <w:rPr>
      <w:rFonts w:ascii="宋体" w:hAnsi="Courier New" w:eastAsia="隶书" w:cs="Courier New"/>
      <w:szCs w:val="21"/>
    </w:rPr>
  </w:style>
  <w:style w:type="paragraph" w:styleId="46">
    <w:name w:val="List Bullet 5"/>
    <w:basedOn w:val="1"/>
    <w:semiHidden/>
    <w:unhideWhenUsed/>
    <w:qFormat/>
    <w:uiPriority w:val="99"/>
    <w:pPr>
      <w:numPr>
        <w:ilvl w:val="0"/>
        <w:numId w:val="8"/>
      </w:numPr>
      <w:autoSpaceDE/>
      <w:autoSpaceDN/>
      <w:adjustRightInd/>
      <w:contextualSpacing/>
      <w:jc w:val="both"/>
    </w:pPr>
  </w:style>
  <w:style w:type="paragraph" w:styleId="47">
    <w:name w:val="List Number 4"/>
    <w:basedOn w:val="1"/>
    <w:semiHidden/>
    <w:unhideWhenUsed/>
    <w:qFormat/>
    <w:uiPriority w:val="99"/>
    <w:pPr>
      <w:numPr>
        <w:ilvl w:val="0"/>
        <w:numId w:val="9"/>
      </w:numPr>
      <w:autoSpaceDE/>
      <w:autoSpaceDN/>
      <w:adjustRightInd/>
      <w:contextualSpacing/>
      <w:jc w:val="both"/>
    </w:pPr>
  </w:style>
  <w:style w:type="paragraph" w:styleId="48">
    <w:name w:val="toc 8"/>
    <w:basedOn w:val="1"/>
    <w:next w:val="1"/>
    <w:qFormat/>
    <w:uiPriority w:val="0"/>
    <w:pPr>
      <w:autoSpaceDE/>
      <w:autoSpaceDN/>
      <w:adjustRightInd/>
      <w:ind w:left="1470" w:firstLine="0" w:firstLineChars="0"/>
    </w:pPr>
    <w:rPr>
      <w:sz w:val="18"/>
      <w:szCs w:val="18"/>
    </w:rPr>
  </w:style>
  <w:style w:type="paragraph" w:styleId="49">
    <w:name w:val="index 3"/>
    <w:basedOn w:val="1"/>
    <w:next w:val="1"/>
    <w:semiHidden/>
    <w:unhideWhenUsed/>
    <w:qFormat/>
    <w:uiPriority w:val="99"/>
    <w:pPr>
      <w:autoSpaceDE/>
      <w:autoSpaceDN/>
      <w:adjustRightInd/>
      <w:ind w:left="400" w:leftChars="400" w:firstLine="0" w:firstLineChars="0"/>
      <w:jc w:val="both"/>
    </w:pPr>
  </w:style>
  <w:style w:type="paragraph" w:styleId="50">
    <w:name w:val="Date"/>
    <w:basedOn w:val="1"/>
    <w:next w:val="1"/>
    <w:link w:val="130"/>
    <w:qFormat/>
    <w:uiPriority w:val="0"/>
    <w:pPr>
      <w:autoSpaceDE/>
      <w:autoSpaceDN/>
      <w:adjustRightInd/>
      <w:ind w:left="100" w:leftChars="2500" w:firstLine="0" w:firstLineChars="0"/>
      <w:jc w:val="both"/>
    </w:pPr>
  </w:style>
  <w:style w:type="paragraph" w:styleId="51">
    <w:name w:val="Body Text Indent 2"/>
    <w:basedOn w:val="1"/>
    <w:link w:val="177"/>
    <w:semiHidden/>
    <w:unhideWhenUsed/>
    <w:qFormat/>
    <w:uiPriority w:val="99"/>
    <w:pPr>
      <w:autoSpaceDE/>
      <w:autoSpaceDN/>
      <w:adjustRightInd/>
      <w:spacing w:after="120" w:line="480" w:lineRule="auto"/>
      <w:ind w:left="420" w:leftChars="200" w:firstLine="0" w:firstLineChars="0"/>
      <w:jc w:val="both"/>
    </w:pPr>
  </w:style>
  <w:style w:type="paragraph" w:styleId="52">
    <w:name w:val="endnote text"/>
    <w:basedOn w:val="1"/>
    <w:link w:val="169"/>
    <w:semiHidden/>
    <w:unhideWhenUsed/>
    <w:qFormat/>
    <w:uiPriority w:val="99"/>
    <w:pPr>
      <w:autoSpaceDE/>
      <w:autoSpaceDN/>
      <w:adjustRightInd/>
      <w:snapToGrid w:val="0"/>
      <w:ind w:firstLine="0" w:firstLineChars="0"/>
    </w:pPr>
  </w:style>
  <w:style w:type="paragraph" w:styleId="53">
    <w:name w:val="List Continue 5"/>
    <w:basedOn w:val="1"/>
    <w:semiHidden/>
    <w:unhideWhenUsed/>
    <w:qFormat/>
    <w:uiPriority w:val="99"/>
    <w:pPr>
      <w:autoSpaceDE/>
      <w:autoSpaceDN/>
      <w:adjustRightInd/>
      <w:spacing w:after="120"/>
      <w:ind w:left="2100" w:leftChars="1000" w:firstLine="0" w:firstLineChars="0"/>
      <w:contextualSpacing/>
      <w:jc w:val="both"/>
    </w:pPr>
  </w:style>
  <w:style w:type="paragraph" w:styleId="54">
    <w:name w:val="Balloon Text"/>
    <w:basedOn w:val="1"/>
    <w:link w:val="127"/>
    <w:qFormat/>
    <w:uiPriority w:val="99"/>
    <w:pPr>
      <w:autoSpaceDE/>
      <w:autoSpaceDN/>
      <w:adjustRightInd/>
      <w:ind w:firstLine="0" w:firstLineChars="0"/>
      <w:jc w:val="both"/>
    </w:pPr>
    <w:rPr>
      <w:sz w:val="18"/>
      <w:szCs w:val="18"/>
    </w:rPr>
  </w:style>
  <w:style w:type="paragraph" w:styleId="55">
    <w:name w:val="footer"/>
    <w:basedOn w:val="1"/>
    <w:link w:val="115"/>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autoSpaceDE/>
      <w:autoSpaceDN/>
      <w:adjustRightInd/>
      <w:snapToGrid w:val="0"/>
      <w:ind w:firstLine="0" w:firstLineChars="0"/>
      <w:jc w:val="both"/>
    </w:pPr>
    <w:rPr>
      <w:rFonts w:ascii="Cambria" w:hAnsi="Cambria"/>
    </w:rPr>
  </w:style>
  <w:style w:type="paragraph" w:styleId="57">
    <w:name w:val="header"/>
    <w:basedOn w:val="1"/>
    <w:link w:val="114"/>
    <w:unhideWhenUsed/>
    <w:qFormat/>
    <w:uiPriority w:val="99"/>
    <w:pPr>
      <w:tabs>
        <w:tab w:val="center" w:pos="4153"/>
        <w:tab w:val="right" w:pos="8306"/>
      </w:tabs>
      <w:snapToGrid w:val="0"/>
      <w:jc w:val="center"/>
    </w:pPr>
    <w:rPr>
      <w:sz w:val="18"/>
      <w:szCs w:val="18"/>
    </w:rPr>
  </w:style>
  <w:style w:type="paragraph" w:styleId="58">
    <w:name w:val="Signature"/>
    <w:basedOn w:val="1"/>
    <w:link w:val="167"/>
    <w:semiHidden/>
    <w:unhideWhenUsed/>
    <w:qFormat/>
    <w:uiPriority w:val="99"/>
    <w:pPr>
      <w:autoSpaceDE/>
      <w:autoSpaceDN/>
      <w:adjustRightInd/>
      <w:ind w:left="100" w:leftChars="2100" w:firstLine="0" w:firstLineChars="0"/>
      <w:jc w:val="both"/>
    </w:pPr>
  </w:style>
  <w:style w:type="paragraph" w:styleId="59">
    <w:name w:val="toc 1"/>
    <w:basedOn w:val="1"/>
    <w:next w:val="1"/>
    <w:qFormat/>
    <w:uiPriority w:val="39"/>
    <w:pPr>
      <w:autoSpaceDE/>
      <w:autoSpaceDN/>
      <w:adjustRightInd/>
      <w:spacing w:before="120" w:after="120"/>
      <w:ind w:firstLine="0" w:firstLineChars="0"/>
    </w:pPr>
    <w:rPr>
      <w:b/>
      <w:bCs/>
      <w:caps/>
      <w:sz w:val="20"/>
      <w:szCs w:val="20"/>
    </w:rPr>
  </w:style>
  <w:style w:type="paragraph" w:styleId="60">
    <w:name w:val="List Continue 4"/>
    <w:basedOn w:val="1"/>
    <w:semiHidden/>
    <w:unhideWhenUsed/>
    <w:qFormat/>
    <w:uiPriority w:val="99"/>
    <w:pPr>
      <w:autoSpaceDE/>
      <w:autoSpaceDN/>
      <w:adjustRightInd/>
      <w:spacing w:after="120"/>
      <w:ind w:left="1680" w:leftChars="800" w:firstLine="0" w:firstLineChars="0"/>
      <w:contextualSpacing/>
      <w:jc w:val="both"/>
    </w:pPr>
  </w:style>
  <w:style w:type="paragraph" w:styleId="61">
    <w:name w:val="toc 4"/>
    <w:basedOn w:val="1"/>
    <w:next w:val="1"/>
    <w:qFormat/>
    <w:uiPriority w:val="0"/>
    <w:pPr>
      <w:autoSpaceDE/>
      <w:autoSpaceDN/>
      <w:adjustRightInd/>
      <w:ind w:left="630" w:firstLine="0" w:firstLineChars="0"/>
    </w:pPr>
    <w:rPr>
      <w:sz w:val="18"/>
      <w:szCs w:val="18"/>
    </w:rPr>
  </w:style>
  <w:style w:type="paragraph" w:styleId="62">
    <w:name w:val="index heading"/>
    <w:basedOn w:val="1"/>
    <w:next w:val="63"/>
    <w:semiHidden/>
    <w:unhideWhenUsed/>
    <w:qFormat/>
    <w:uiPriority w:val="99"/>
    <w:pPr>
      <w:autoSpaceDE/>
      <w:autoSpaceDN/>
      <w:adjustRightInd/>
      <w:ind w:firstLine="0" w:firstLineChars="0"/>
      <w:jc w:val="both"/>
    </w:pPr>
    <w:rPr>
      <w:rFonts w:ascii="Cambria" w:hAnsi="Cambria"/>
      <w:b/>
      <w:bCs/>
    </w:rPr>
  </w:style>
  <w:style w:type="paragraph" w:styleId="63">
    <w:name w:val="index 1"/>
    <w:basedOn w:val="1"/>
    <w:next w:val="1"/>
    <w:semiHidden/>
    <w:unhideWhenUsed/>
    <w:qFormat/>
    <w:uiPriority w:val="99"/>
    <w:pPr>
      <w:autoSpaceDE/>
      <w:autoSpaceDN/>
      <w:adjustRightInd/>
      <w:ind w:firstLine="0" w:firstLineChars="0"/>
      <w:jc w:val="both"/>
    </w:pPr>
  </w:style>
  <w:style w:type="paragraph" w:styleId="64">
    <w:name w:val="Subtitle"/>
    <w:basedOn w:val="65"/>
    <w:next w:val="23"/>
    <w:link w:val="108"/>
    <w:qFormat/>
    <w:uiPriority w:val="11"/>
    <w:pPr>
      <w:keepNext/>
      <w:widowControl/>
      <w:overflowPunct w:val="0"/>
      <w:autoSpaceDE w:val="0"/>
      <w:autoSpaceDN w:val="0"/>
      <w:spacing w:before="0" w:after="240" w:line="240" w:lineRule="auto"/>
      <w:outlineLvl w:val="9"/>
    </w:pPr>
    <w:rPr>
      <w:b w:val="0"/>
      <w:i/>
      <w:kern w:val="28"/>
      <w:sz w:val="28"/>
    </w:rPr>
  </w:style>
  <w:style w:type="paragraph" w:styleId="65">
    <w:name w:val="Title"/>
    <w:basedOn w:val="1"/>
    <w:link w:val="107"/>
    <w:qFormat/>
    <w:uiPriority w:val="0"/>
    <w:pPr>
      <w:autoSpaceDE/>
      <w:autoSpaceDN/>
      <w:spacing w:before="240" w:after="60" w:line="420" w:lineRule="atLeast"/>
      <w:ind w:firstLine="0" w:firstLineChars="0"/>
      <w:jc w:val="center"/>
      <w:textAlignment w:val="baseline"/>
      <w:outlineLvl w:val="0"/>
    </w:pPr>
    <w:rPr>
      <w:rFonts w:ascii="Arial" w:hAnsi="Arial"/>
      <w:b/>
      <w:kern w:val="0"/>
      <w:sz w:val="36"/>
      <w:szCs w:val="20"/>
    </w:rPr>
  </w:style>
  <w:style w:type="paragraph" w:styleId="66">
    <w:name w:val="List Number 5"/>
    <w:basedOn w:val="1"/>
    <w:semiHidden/>
    <w:unhideWhenUsed/>
    <w:qFormat/>
    <w:uiPriority w:val="99"/>
    <w:pPr>
      <w:numPr>
        <w:ilvl w:val="0"/>
        <w:numId w:val="10"/>
      </w:numPr>
      <w:autoSpaceDE/>
      <w:autoSpaceDN/>
      <w:adjustRightInd/>
      <w:contextualSpacing/>
      <w:jc w:val="both"/>
    </w:pPr>
  </w:style>
  <w:style w:type="paragraph" w:styleId="67">
    <w:name w:val="List"/>
    <w:basedOn w:val="1"/>
    <w:semiHidden/>
    <w:unhideWhenUsed/>
    <w:qFormat/>
    <w:uiPriority w:val="99"/>
    <w:pPr>
      <w:autoSpaceDE/>
      <w:autoSpaceDN/>
      <w:adjustRightInd/>
      <w:ind w:left="200" w:hanging="200" w:hangingChars="200"/>
      <w:contextualSpacing/>
      <w:jc w:val="both"/>
    </w:pPr>
  </w:style>
  <w:style w:type="paragraph" w:styleId="68">
    <w:name w:val="footnote text"/>
    <w:basedOn w:val="1"/>
    <w:link w:val="163"/>
    <w:semiHidden/>
    <w:unhideWhenUsed/>
    <w:qFormat/>
    <w:uiPriority w:val="99"/>
    <w:pPr>
      <w:autoSpaceDE/>
      <w:autoSpaceDN/>
      <w:adjustRightInd/>
      <w:snapToGrid w:val="0"/>
      <w:ind w:firstLine="0" w:firstLineChars="0"/>
    </w:pPr>
    <w:rPr>
      <w:sz w:val="18"/>
      <w:szCs w:val="18"/>
    </w:rPr>
  </w:style>
  <w:style w:type="paragraph" w:styleId="69">
    <w:name w:val="toc 6"/>
    <w:basedOn w:val="1"/>
    <w:next w:val="1"/>
    <w:qFormat/>
    <w:uiPriority w:val="0"/>
    <w:pPr>
      <w:autoSpaceDE/>
      <w:autoSpaceDN/>
      <w:adjustRightInd/>
      <w:ind w:left="1050" w:firstLine="0" w:firstLineChars="0"/>
    </w:pPr>
    <w:rPr>
      <w:sz w:val="18"/>
      <w:szCs w:val="18"/>
    </w:rPr>
  </w:style>
  <w:style w:type="paragraph" w:styleId="70">
    <w:name w:val="List 5"/>
    <w:basedOn w:val="1"/>
    <w:semiHidden/>
    <w:unhideWhenUsed/>
    <w:qFormat/>
    <w:uiPriority w:val="99"/>
    <w:pPr>
      <w:autoSpaceDE/>
      <w:autoSpaceDN/>
      <w:adjustRightInd/>
      <w:ind w:left="100" w:leftChars="800" w:hanging="200" w:hangingChars="200"/>
      <w:contextualSpacing/>
      <w:jc w:val="both"/>
    </w:pPr>
  </w:style>
  <w:style w:type="paragraph" w:styleId="71">
    <w:name w:val="Body Text Indent 3"/>
    <w:basedOn w:val="1"/>
    <w:link w:val="178"/>
    <w:semiHidden/>
    <w:unhideWhenUsed/>
    <w:qFormat/>
    <w:uiPriority w:val="99"/>
    <w:pPr>
      <w:autoSpaceDE/>
      <w:autoSpaceDN/>
      <w:adjustRightInd/>
      <w:spacing w:after="120"/>
      <w:ind w:left="420" w:leftChars="200" w:firstLine="0" w:firstLineChars="0"/>
      <w:jc w:val="both"/>
    </w:pPr>
    <w:rPr>
      <w:sz w:val="16"/>
      <w:szCs w:val="16"/>
    </w:rPr>
  </w:style>
  <w:style w:type="paragraph" w:styleId="72">
    <w:name w:val="index 7"/>
    <w:basedOn w:val="1"/>
    <w:next w:val="1"/>
    <w:semiHidden/>
    <w:unhideWhenUsed/>
    <w:qFormat/>
    <w:uiPriority w:val="99"/>
    <w:pPr>
      <w:autoSpaceDE/>
      <w:autoSpaceDN/>
      <w:adjustRightInd/>
      <w:ind w:left="1200" w:leftChars="1200" w:firstLine="0" w:firstLineChars="0"/>
      <w:jc w:val="both"/>
    </w:pPr>
  </w:style>
  <w:style w:type="paragraph" w:styleId="73">
    <w:name w:val="index 9"/>
    <w:basedOn w:val="1"/>
    <w:next w:val="1"/>
    <w:semiHidden/>
    <w:unhideWhenUsed/>
    <w:qFormat/>
    <w:uiPriority w:val="99"/>
    <w:pPr>
      <w:autoSpaceDE/>
      <w:autoSpaceDN/>
      <w:adjustRightInd/>
      <w:ind w:left="1600" w:leftChars="1600" w:firstLine="0" w:firstLineChars="0"/>
      <w:jc w:val="both"/>
    </w:pPr>
  </w:style>
  <w:style w:type="paragraph" w:styleId="74">
    <w:name w:val="table of figures"/>
    <w:basedOn w:val="1"/>
    <w:next w:val="1"/>
    <w:qFormat/>
    <w:uiPriority w:val="0"/>
    <w:pPr>
      <w:autoSpaceDE/>
      <w:autoSpaceDN/>
      <w:adjustRightInd/>
      <w:ind w:left="420" w:hanging="420" w:firstLineChars="0"/>
    </w:pPr>
    <w:rPr>
      <w:smallCaps/>
      <w:sz w:val="20"/>
      <w:szCs w:val="20"/>
    </w:rPr>
  </w:style>
  <w:style w:type="paragraph" w:styleId="75">
    <w:name w:val="toc 2"/>
    <w:basedOn w:val="1"/>
    <w:next w:val="1"/>
    <w:qFormat/>
    <w:uiPriority w:val="39"/>
    <w:pPr>
      <w:autoSpaceDE/>
      <w:autoSpaceDN/>
      <w:adjustRightInd/>
      <w:ind w:left="210" w:firstLine="0" w:firstLineChars="0"/>
    </w:pPr>
    <w:rPr>
      <w:smallCaps/>
      <w:sz w:val="20"/>
      <w:szCs w:val="20"/>
    </w:rPr>
  </w:style>
  <w:style w:type="paragraph" w:styleId="76">
    <w:name w:val="toc 9"/>
    <w:basedOn w:val="1"/>
    <w:next w:val="1"/>
    <w:qFormat/>
    <w:uiPriority w:val="0"/>
    <w:pPr>
      <w:autoSpaceDE/>
      <w:autoSpaceDN/>
      <w:adjustRightInd/>
      <w:ind w:left="1680" w:firstLine="0" w:firstLineChars="0"/>
    </w:pPr>
    <w:rPr>
      <w:sz w:val="18"/>
      <w:szCs w:val="18"/>
    </w:rPr>
  </w:style>
  <w:style w:type="paragraph" w:styleId="77">
    <w:name w:val="Body Text 2"/>
    <w:basedOn w:val="1"/>
    <w:link w:val="175"/>
    <w:semiHidden/>
    <w:unhideWhenUsed/>
    <w:qFormat/>
    <w:uiPriority w:val="99"/>
    <w:pPr>
      <w:autoSpaceDE/>
      <w:autoSpaceDN/>
      <w:adjustRightInd/>
      <w:spacing w:after="120" w:line="480" w:lineRule="auto"/>
      <w:ind w:firstLine="0" w:firstLineChars="0"/>
      <w:jc w:val="both"/>
    </w:pPr>
  </w:style>
  <w:style w:type="paragraph" w:styleId="78">
    <w:name w:val="List 4"/>
    <w:basedOn w:val="1"/>
    <w:semiHidden/>
    <w:unhideWhenUsed/>
    <w:qFormat/>
    <w:uiPriority w:val="99"/>
    <w:pPr>
      <w:autoSpaceDE/>
      <w:autoSpaceDN/>
      <w:adjustRightInd/>
      <w:ind w:left="100" w:leftChars="600" w:hanging="200" w:hangingChars="200"/>
      <w:contextualSpacing/>
      <w:jc w:val="both"/>
    </w:pPr>
  </w:style>
  <w:style w:type="paragraph" w:styleId="79">
    <w:name w:val="List Continue 2"/>
    <w:basedOn w:val="1"/>
    <w:semiHidden/>
    <w:unhideWhenUsed/>
    <w:qFormat/>
    <w:uiPriority w:val="99"/>
    <w:pPr>
      <w:autoSpaceDE/>
      <w:autoSpaceDN/>
      <w:adjustRightInd/>
      <w:spacing w:after="120"/>
      <w:ind w:left="840" w:leftChars="400" w:firstLine="0" w:firstLineChars="0"/>
      <w:contextualSpacing/>
      <w:jc w:val="both"/>
    </w:pPr>
  </w:style>
  <w:style w:type="paragraph" w:styleId="80">
    <w:name w:val="Message Header"/>
    <w:basedOn w:val="1"/>
    <w:link w:val="170"/>
    <w:semiHidden/>
    <w:unhideWhenUsed/>
    <w:qFormat/>
    <w:uiPriority w:val="99"/>
    <w:pPr>
      <w:pBdr>
        <w:top w:val="single" w:color="auto" w:sz="6" w:space="1"/>
        <w:left w:val="single" w:color="auto" w:sz="6" w:space="1"/>
        <w:bottom w:val="single" w:color="auto" w:sz="6" w:space="1"/>
        <w:right w:val="single" w:color="auto" w:sz="6" w:space="1"/>
      </w:pBdr>
      <w:shd w:val="pct20" w:color="auto" w:fill="auto"/>
      <w:autoSpaceDE/>
      <w:autoSpaceDN/>
      <w:adjustRightInd/>
      <w:ind w:left="1080" w:leftChars="500" w:hanging="1080" w:hangingChars="500"/>
      <w:jc w:val="both"/>
    </w:pPr>
    <w:rPr>
      <w:rFonts w:ascii="Cambria" w:hAnsi="Cambria"/>
      <w:sz w:val="24"/>
    </w:rPr>
  </w:style>
  <w:style w:type="paragraph" w:styleId="81">
    <w:name w:val="HTML Preformatted"/>
    <w:basedOn w:val="1"/>
    <w:link w:val="159"/>
    <w:semiHidden/>
    <w:unhideWhenUsed/>
    <w:qFormat/>
    <w:uiPriority w:val="99"/>
    <w:pPr>
      <w:autoSpaceDE/>
      <w:autoSpaceDN/>
      <w:adjustRightInd/>
      <w:ind w:firstLine="0" w:firstLineChars="0"/>
      <w:jc w:val="both"/>
    </w:pPr>
    <w:rPr>
      <w:rFonts w:ascii="Courier New" w:hAnsi="Courier New"/>
      <w:sz w:val="20"/>
      <w:szCs w:val="20"/>
    </w:rPr>
  </w:style>
  <w:style w:type="paragraph" w:styleId="82">
    <w:name w:val="Normal (Web)"/>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styleId="83">
    <w:name w:val="List Continue 3"/>
    <w:basedOn w:val="1"/>
    <w:semiHidden/>
    <w:unhideWhenUsed/>
    <w:qFormat/>
    <w:uiPriority w:val="99"/>
    <w:pPr>
      <w:autoSpaceDE/>
      <w:autoSpaceDN/>
      <w:adjustRightInd/>
      <w:spacing w:after="120"/>
      <w:ind w:left="1260" w:leftChars="600" w:firstLine="0" w:firstLineChars="0"/>
      <w:contextualSpacing/>
      <w:jc w:val="both"/>
    </w:pPr>
  </w:style>
  <w:style w:type="paragraph" w:styleId="84">
    <w:name w:val="index 2"/>
    <w:basedOn w:val="1"/>
    <w:next w:val="1"/>
    <w:semiHidden/>
    <w:unhideWhenUsed/>
    <w:qFormat/>
    <w:uiPriority w:val="99"/>
    <w:pPr>
      <w:autoSpaceDE/>
      <w:autoSpaceDN/>
      <w:adjustRightInd/>
      <w:ind w:left="200" w:leftChars="200" w:firstLine="0" w:firstLineChars="0"/>
      <w:jc w:val="both"/>
    </w:pPr>
  </w:style>
  <w:style w:type="paragraph" w:styleId="85">
    <w:name w:val="annotation subject"/>
    <w:basedOn w:val="29"/>
    <w:next w:val="29"/>
    <w:link w:val="128"/>
    <w:qFormat/>
    <w:uiPriority w:val="0"/>
    <w:rPr>
      <w:b/>
      <w:bCs/>
    </w:rPr>
  </w:style>
  <w:style w:type="paragraph" w:styleId="86">
    <w:name w:val="Body Text First Indent"/>
    <w:basedOn w:val="23"/>
    <w:link w:val="173"/>
    <w:semiHidden/>
    <w:unhideWhenUsed/>
    <w:qFormat/>
    <w:uiPriority w:val="99"/>
    <w:pPr>
      <w:autoSpaceDE/>
      <w:autoSpaceDN/>
      <w:adjustRightInd/>
      <w:ind w:firstLine="420" w:firstLineChars="100"/>
      <w:jc w:val="both"/>
    </w:pPr>
  </w:style>
  <w:style w:type="paragraph" w:styleId="87">
    <w:name w:val="Body Text First Indent 2"/>
    <w:basedOn w:val="35"/>
    <w:link w:val="174"/>
    <w:semiHidden/>
    <w:unhideWhenUsed/>
    <w:qFormat/>
    <w:uiPriority w:val="99"/>
    <w:pPr>
      <w:snapToGrid/>
      <w:spacing w:after="120"/>
      <w:ind w:left="420" w:leftChars="200" w:firstLine="420" w:firstLineChars="200"/>
    </w:pPr>
    <w:rPr>
      <w:sz w:val="21"/>
      <w:szCs w:val="24"/>
    </w:rPr>
  </w:style>
  <w:style w:type="table" w:styleId="89">
    <w:name w:val="Table Grid"/>
    <w:basedOn w:val="88"/>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basedOn w:val="90"/>
    <w:qFormat/>
    <w:uiPriority w:val="0"/>
  </w:style>
  <w:style w:type="character" w:styleId="93">
    <w:name w:val="FollowedHyperlink"/>
    <w:basedOn w:val="90"/>
    <w:unhideWhenUsed/>
    <w:qFormat/>
    <w:uiPriority w:val="99"/>
    <w:rPr>
      <w:color w:val="800080" w:themeColor="followedHyperlink"/>
      <w:u w:val="single"/>
      <w14:textFill>
        <w14:solidFill>
          <w14:schemeClr w14:val="folHlink"/>
        </w14:solidFill>
      </w14:textFill>
    </w:rPr>
  </w:style>
  <w:style w:type="character" w:styleId="94">
    <w:name w:val="Emphasis"/>
    <w:qFormat/>
    <w:uiPriority w:val="0"/>
    <w:rPr>
      <w:i/>
      <w:iCs/>
    </w:rPr>
  </w:style>
  <w:style w:type="character" w:styleId="95">
    <w:name w:val="Hyperlink"/>
    <w:qFormat/>
    <w:uiPriority w:val="99"/>
    <w:rPr>
      <w:color w:val="666666"/>
      <w:u w:val="none"/>
    </w:rPr>
  </w:style>
  <w:style w:type="character" w:styleId="96">
    <w:name w:val="annotation reference"/>
    <w:qFormat/>
    <w:uiPriority w:val="0"/>
    <w:rPr>
      <w:sz w:val="21"/>
      <w:szCs w:val="21"/>
    </w:rPr>
  </w:style>
  <w:style w:type="character" w:customStyle="1" w:styleId="97">
    <w:name w:val="标题 1 字符"/>
    <w:basedOn w:val="90"/>
    <w:link w:val="3"/>
    <w:qFormat/>
    <w:uiPriority w:val="0"/>
    <w:rPr>
      <w:rFonts w:ascii="宋体" w:hAnsi="宋体" w:eastAsia="宋体" w:cs="黑体"/>
      <w:b/>
      <w:bCs/>
      <w:kern w:val="2"/>
      <w:sz w:val="28"/>
      <w:szCs w:val="36"/>
    </w:rPr>
  </w:style>
  <w:style w:type="character" w:customStyle="1" w:styleId="98">
    <w:name w:val="标题 2 字符"/>
    <w:link w:val="4"/>
    <w:qFormat/>
    <w:uiPriority w:val="0"/>
    <w:rPr>
      <w:rFonts w:eastAsia="宋体"/>
      <w:bCs/>
      <w:kern w:val="44"/>
      <w:sz w:val="24"/>
      <w:szCs w:val="32"/>
    </w:rPr>
  </w:style>
  <w:style w:type="character" w:customStyle="1" w:styleId="99">
    <w:name w:val="标题 3 字符"/>
    <w:link w:val="5"/>
    <w:qFormat/>
    <w:uiPriority w:val="0"/>
    <w:rPr>
      <w:rFonts w:eastAsia="宋体"/>
      <w:b/>
      <w:bCs/>
      <w:kern w:val="2"/>
      <w:sz w:val="30"/>
      <w:szCs w:val="32"/>
      <w:lang w:val="en-US" w:eastAsia="zh-CN" w:bidi="ar-SA"/>
    </w:rPr>
  </w:style>
  <w:style w:type="character" w:customStyle="1" w:styleId="100">
    <w:name w:val="标题 4 字符"/>
    <w:basedOn w:val="90"/>
    <w:link w:val="6"/>
    <w:qFormat/>
    <w:uiPriority w:val="0"/>
    <w:rPr>
      <w:rFonts w:eastAsia="宋体" w:cs="DFHSMincho-W9"/>
      <w:b/>
      <w:bCs/>
      <w:kern w:val="2"/>
      <w:sz w:val="24"/>
      <w:szCs w:val="30"/>
    </w:rPr>
  </w:style>
  <w:style w:type="character" w:customStyle="1" w:styleId="101">
    <w:name w:val="标题 5 字符"/>
    <w:basedOn w:val="90"/>
    <w:link w:val="7"/>
    <w:qFormat/>
    <w:uiPriority w:val="0"/>
    <w:rPr>
      <w:rFonts w:eastAsia="宋体"/>
      <w:kern w:val="2"/>
      <w:sz w:val="36"/>
      <w:szCs w:val="24"/>
      <w:lang w:val="en-GB" w:eastAsia="en-GB"/>
    </w:rPr>
  </w:style>
  <w:style w:type="character" w:customStyle="1" w:styleId="102">
    <w:name w:val="标题 6 字符"/>
    <w:basedOn w:val="90"/>
    <w:link w:val="8"/>
    <w:qFormat/>
    <w:uiPriority w:val="0"/>
    <w:rPr>
      <w:rFonts w:ascii="Arial" w:hAnsi="Arial" w:eastAsia="黑体"/>
      <w:b/>
      <w:bCs/>
      <w:sz w:val="24"/>
      <w:szCs w:val="24"/>
    </w:rPr>
  </w:style>
  <w:style w:type="character" w:customStyle="1" w:styleId="103">
    <w:name w:val="标题 7 字符"/>
    <w:basedOn w:val="90"/>
    <w:link w:val="9"/>
    <w:qFormat/>
    <w:uiPriority w:val="0"/>
    <w:rPr>
      <w:rFonts w:eastAsia="宋体"/>
      <w:b/>
      <w:bCs/>
      <w:sz w:val="24"/>
      <w:szCs w:val="24"/>
    </w:rPr>
  </w:style>
  <w:style w:type="character" w:customStyle="1" w:styleId="104">
    <w:name w:val="标题 8 字符"/>
    <w:basedOn w:val="90"/>
    <w:link w:val="10"/>
    <w:qFormat/>
    <w:uiPriority w:val="0"/>
    <w:rPr>
      <w:rFonts w:ascii="Arial" w:hAnsi="Arial" w:eastAsia="黑体"/>
      <w:sz w:val="24"/>
      <w:szCs w:val="24"/>
    </w:rPr>
  </w:style>
  <w:style w:type="character" w:customStyle="1" w:styleId="105">
    <w:name w:val="标题 9 字符"/>
    <w:basedOn w:val="90"/>
    <w:link w:val="11"/>
    <w:qFormat/>
    <w:uiPriority w:val="0"/>
    <w:rPr>
      <w:rFonts w:ascii="Arial" w:hAnsi="Arial" w:eastAsia="黑体"/>
      <w:sz w:val="21"/>
      <w:szCs w:val="21"/>
    </w:rPr>
  </w:style>
  <w:style w:type="character" w:customStyle="1" w:styleId="106">
    <w:name w:val="正文文本 字符"/>
    <w:basedOn w:val="90"/>
    <w:link w:val="23"/>
    <w:qFormat/>
    <w:uiPriority w:val="0"/>
    <w:rPr>
      <w:rFonts w:eastAsia="宋体"/>
      <w:kern w:val="2"/>
      <w:sz w:val="21"/>
      <w:szCs w:val="24"/>
    </w:rPr>
  </w:style>
  <w:style w:type="character" w:customStyle="1" w:styleId="107">
    <w:name w:val="标题 字符"/>
    <w:basedOn w:val="90"/>
    <w:link w:val="65"/>
    <w:qFormat/>
    <w:uiPriority w:val="0"/>
    <w:rPr>
      <w:rFonts w:ascii="Arial" w:hAnsi="Arial" w:eastAsia="宋体"/>
      <w:b/>
      <w:sz w:val="36"/>
    </w:rPr>
  </w:style>
  <w:style w:type="character" w:customStyle="1" w:styleId="108">
    <w:name w:val="副标题 字符"/>
    <w:basedOn w:val="90"/>
    <w:link w:val="64"/>
    <w:qFormat/>
    <w:uiPriority w:val="0"/>
    <w:rPr>
      <w:rFonts w:ascii="Arial" w:hAnsi="Arial" w:eastAsia="宋体"/>
      <w:i/>
      <w:kern w:val="28"/>
      <w:sz w:val="28"/>
    </w:rPr>
  </w:style>
  <w:style w:type="paragraph" w:styleId="109">
    <w:name w:val="No Spacing"/>
    <w:link w:val="121"/>
    <w:qFormat/>
    <w:uiPriority w:val="0"/>
    <w:rPr>
      <w:rFonts w:ascii="Calibri" w:hAnsi="Calibri" w:eastAsia="宋体" w:cs="Times New Roman"/>
      <w:sz w:val="22"/>
      <w:szCs w:val="22"/>
      <w:lang w:val="en-US" w:eastAsia="zh-CN" w:bidi="ar-SA"/>
    </w:rPr>
  </w:style>
  <w:style w:type="paragraph" w:styleId="110">
    <w:name w:val="List Paragraph"/>
    <w:basedOn w:val="1"/>
    <w:qFormat/>
    <w:uiPriority w:val="99"/>
    <w:pPr>
      <w:autoSpaceDE/>
      <w:autoSpaceDN/>
      <w:adjustRightInd/>
      <w:jc w:val="both"/>
    </w:pPr>
  </w:style>
  <w:style w:type="paragraph" w:customStyle="1" w:styleId="111">
    <w:name w:val="TOC 标题1"/>
    <w:basedOn w:val="3"/>
    <w:next w:val="1"/>
    <w:qFormat/>
    <w:uiPriority w:val="39"/>
    <w:pPr>
      <w:widowControl/>
      <w:autoSpaceDE/>
      <w:autoSpaceDN/>
      <w:adjustRightInd/>
      <w:spacing w:before="480" w:line="276" w:lineRule="auto"/>
      <w:jc w:val="left"/>
      <w:outlineLvl w:val="9"/>
    </w:pPr>
    <w:rPr>
      <w:rFonts w:ascii="Cambria" w:hAnsi="Cambria" w:cs="Times New Roman"/>
      <w:color w:val="365F91"/>
      <w:kern w:val="0"/>
      <w:szCs w:val="28"/>
    </w:rPr>
  </w:style>
  <w:style w:type="paragraph" w:customStyle="1" w:styleId="112">
    <w:name w:val="标题 1 三号"/>
    <w:basedOn w:val="3"/>
    <w:next w:val="1"/>
    <w:link w:val="113"/>
    <w:qFormat/>
    <w:uiPriority w:val="0"/>
    <w:pPr>
      <w:keepNext w:val="0"/>
      <w:keepLines w:val="0"/>
      <w:autoSpaceDE/>
      <w:autoSpaceDN/>
      <w:adjustRightInd/>
      <w:spacing w:beforeLines="50" w:afterLines="50" w:line="360" w:lineRule="auto"/>
      <w:jc w:val="left"/>
    </w:pPr>
    <w:rPr>
      <w:rFonts w:cs="宋体"/>
      <w:bCs w:val="0"/>
      <w:sz w:val="24"/>
      <w:szCs w:val="24"/>
    </w:rPr>
  </w:style>
  <w:style w:type="character" w:customStyle="1" w:styleId="113">
    <w:name w:val="标题 1 三号 Char"/>
    <w:link w:val="112"/>
    <w:qFormat/>
    <w:uiPriority w:val="0"/>
    <w:rPr>
      <w:rFonts w:ascii="宋体" w:hAnsi="宋体" w:eastAsia="宋体" w:cs="宋体"/>
      <w:b/>
      <w:kern w:val="2"/>
      <w:sz w:val="24"/>
      <w:szCs w:val="24"/>
    </w:rPr>
  </w:style>
  <w:style w:type="character" w:customStyle="1" w:styleId="114">
    <w:name w:val="页眉 字符"/>
    <w:basedOn w:val="90"/>
    <w:link w:val="57"/>
    <w:qFormat/>
    <w:uiPriority w:val="99"/>
    <w:rPr>
      <w:rFonts w:eastAsia="宋体"/>
      <w:kern w:val="2"/>
      <w:sz w:val="18"/>
      <w:szCs w:val="18"/>
    </w:rPr>
  </w:style>
  <w:style w:type="character" w:customStyle="1" w:styleId="115">
    <w:name w:val="页脚 字符"/>
    <w:basedOn w:val="90"/>
    <w:link w:val="55"/>
    <w:qFormat/>
    <w:uiPriority w:val="99"/>
    <w:rPr>
      <w:rFonts w:eastAsia="宋体"/>
      <w:kern w:val="2"/>
      <w:sz w:val="18"/>
      <w:szCs w:val="18"/>
    </w:rPr>
  </w:style>
  <w:style w:type="paragraph" w:customStyle="1" w:styleId="116">
    <w:name w:val="_Style 38"/>
    <w:unhideWhenUsed/>
    <w:qFormat/>
    <w:uiPriority w:val="99"/>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character" w:customStyle="1" w:styleId="117">
    <w:name w:val="Char Char4 Char"/>
    <w:qFormat/>
    <w:uiPriority w:val="0"/>
  </w:style>
  <w:style w:type="character" w:customStyle="1" w:styleId="118">
    <w:name w:val="中文正文、 Char Char"/>
    <w:link w:val="119"/>
    <w:qFormat/>
    <w:uiPriority w:val="0"/>
    <w:rPr>
      <w:kern w:val="2"/>
      <w:sz w:val="21"/>
      <w:szCs w:val="21"/>
    </w:rPr>
  </w:style>
  <w:style w:type="paragraph" w:customStyle="1" w:styleId="119">
    <w:name w:val="中文正文、"/>
    <w:basedOn w:val="1"/>
    <w:link w:val="118"/>
    <w:qFormat/>
    <w:uiPriority w:val="0"/>
    <w:pPr>
      <w:autoSpaceDE/>
      <w:autoSpaceDN/>
      <w:adjustRightInd/>
      <w:spacing w:line="360" w:lineRule="auto"/>
      <w:ind w:firstLine="420"/>
    </w:pPr>
    <w:rPr>
      <w:rFonts w:eastAsia="隶书"/>
      <w:szCs w:val="21"/>
    </w:rPr>
  </w:style>
  <w:style w:type="character" w:customStyle="1" w:styleId="120">
    <w:name w:val="标题 Char1"/>
    <w:qFormat/>
    <w:uiPriority w:val="10"/>
    <w:rPr>
      <w:rFonts w:ascii="Cambria" w:hAnsi="Cambria" w:eastAsia="方正仿宋简体" w:cs="Times New Roman"/>
      <w:b/>
      <w:bCs/>
      <w:kern w:val="2"/>
      <w:sz w:val="32"/>
      <w:szCs w:val="32"/>
      <w:lang w:eastAsia="en-US"/>
    </w:rPr>
  </w:style>
  <w:style w:type="character" w:customStyle="1" w:styleId="121">
    <w:name w:val="无间隔 字符"/>
    <w:link w:val="109"/>
    <w:qFormat/>
    <w:uiPriority w:val="0"/>
    <w:rPr>
      <w:rFonts w:ascii="Calibri" w:hAnsi="Calibri" w:eastAsia="宋体"/>
      <w:sz w:val="22"/>
      <w:szCs w:val="22"/>
    </w:rPr>
  </w:style>
  <w:style w:type="character" w:customStyle="1" w:styleId="122">
    <w:name w:val="纯文本 字符"/>
    <w:link w:val="45"/>
    <w:qFormat/>
    <w:uiPriority w:val="0"/>
    <w:rPr>
      <w:rFonts w:ascii="宋体" w:hAnsi="Courier New" w:cs="Courier New"/>
      <w:kern w:val="2"/>
      <w:sz w:val="21"/>
      <w:szCs w:val="21"/>
    </w:rPr>
  </w:style>
  <w:style w:type="character" w:customStyle="1" w:styleId="123">
    <w:name w:val="样式 标题 2 + 仿宋_GB2312 非加粗 Char"/>
    <w:link w:val="124"/>
    <w:qFormat/>
    <w:locked/>
    <w:uiPriority w:val="0"/>
    <w:rPr>
      <w:rFonts w:ascii="方正仿宋_GB2312" w:hAnsi="方正仿宋_GB2312" w:eastAsia="方正仿宋_GB2312"/>
      <w:bCs/>
      <w:kern w:val="2"/>
      <w:sz w:val="32"/>
      <w:szCs w:val="32"/>
    </w:rPr>
  </w:style>
  <w:style w:type="paragraph" w:customStyle="1" w:styleId="124">
    <w:name w:val="样式 标题 2 + 仿宋_GB2312 非加粗"/>
    <w:basedOn w:val="4"/>
    <w:link w:val="123"/>
    <w:qFormat/>
    <w:uiPriority w:val="0"/>
    <w:pPr>
      <w:keepNext w:val="0"/>
      <w:keepLines w:val="0"/>
      <w:autoSpaceDE/>
      <w:autoSpaceDN/>
      <w:snapToGrid w:val="0"/>
      <w:spacing w:before="100" w:beforeAutospacing="1" w:after="100" w:afterAutospacing="1" w:line="360" w:lineRule="auto"/>
      <w:jc w:val="both"/>
    </w:pPr>
    <w:rPr>
      <w:rFonts w:ascii="方正仿宋_GB2312" w:hAnsi="方正仿宋_GB2312" w:eastAsia="方正仿宋_GB2312"/>
      <w:kern w:val="2"/>
      <w:sz w:val="32"/>
    </w:rPr>
  </w:style>
  <w:style w:type="character" w:customStyle="1" w:styleId="125">
    <w:name w:val="font71"/>
    <w:qFormat/>
    <w:uiPriority w:val="0"/>
    <w:rPr>
      <w:rFonts w:hint="default" w:ascii="Times New Roman" w:hAnsi="Times New Roman" w:eastAsia="方正仿宋简体" w:cs="Times New Roman"/>
      <w:color w:val="000000"/>
      <w:kern w:val="0"/>
      <w:sz w:val="20"/>
      <w:szCs w:val="20"/>
      <w:u w:val="none"/>
      <w:lang w:eastAsia="en-US"/>
    </w:rPr>
  </w:style>
  <w:style w:type="character" w:customStyle="1" w:styleId="126">
    <w:name w:val="批注文字 字符"/>
    <w:basedOn w:val="90"/>
    <w:link w:val="29"/>
    <w:qFormat/>
    <w:uiPriority w:val="0"/>
    <w:rPr>
      <w:rFonts w:eastAsia="宋体"/>
      <w:kern w:val="2"/>
      <w:sz w:val="21"/>
      <w:szCs w:val="24"/>
    </w:rPr>
  </w:style>
  <w:style w:type="character" w:customStyle="1" w:styleId="127">
    <w:name w:val="批注框文本 字符"/>
    <w:basedOn w:val="90"/>
    <w:link w:val="54"/>
    <w:qFormat/>
    <w:uiPriority w:val="99"/>
    <w:rPr>
      <w:rFonts w:eastAsia="宋体"/>
      <w:kern w:val="2"/>
      <w:sz w:val="18"/>
      <w:szCs w:val="18"/>
    </w:rPr>
  </w:style>
  <w:style w:type="character" w:customStyle="1" w:styleId="128">
    <w:name w:val="批注主题 字符"/>
    <w:basedOn w:val="126"/>
    <w:link w:val="85"/>
    <w:qFormat/>
    <w:uiPriority w:val="0"/>
    <w:rPr>
      <w:rFonts w:eastAsia="宋体"/>
      <w:b/>
      <w:bCs/>
      <w:kern w:val="2"/>
      <w:sz w:val="21"/>
      <w:szCs w:val="24"/>
    </w:rPr>
  </w:style>
  <w:style w:type="character" w:customStyle="1" w:styleId="129">
    <w:name w:val="文档结构图 字符"/>
    <w:basedOn w:val="90"/>
    <w:link w:val="27"/>
    <w:qFormat/>
    <w:uiPriority w:val="0"/>
    <w:rPr>
      <w:rFonts w:eastAsia="宋体"/>
      <w:kern w:val="2"/>
      <w:sz w:val="21"/>
      <w:szCs w:val="24"/>
      <w:shd w:val="clear" w:color="auto" w:fill="000080"/>
    </w:rPr>
  </w:style>
  <w:style w:type="character" w:customStyle="1" w:styleId="130">
    <w:name w:val="日期 字符"/>
    <w:basedOn w:val="90"/>
    <w:link w:val="50"/>
    <w:qFormat/>
    <w:uiPriority w:val="99"/>
    <w:rPr>
      <w:rFonts w:eastAsia="宋体"/>
      <w:kern w:val="2"/>
      <w:sz w:val="21"/>
      <w:szCs w:val="24"/>
    </w:rPr>
  </w:style>
  <w:style w:type="character" w:customStyle="1" w:styleId="131">
    <w:name w:val="纯文本 Char1"/>
    <w:basedOn w:val="90"/>
    <w:semiHidden/>
    <w:qFormat/>
    <w:uiPriority w:val="99"/>
    <w:rPr>
      <w:rFonts w:ascii="宋体" w:hAnsi="Courier New" w:eastAsia="宋体" w:cs="Courier New"/>
      <w:kern w:val="2"/>
      <w:sz w:val="21"/>
      <w:szCs w:val="21"/>
    </w:rPr>
  </w:style>
  <w:style w:type="character" w:customStyle="1" w:styleId="132">
    <w:name w:val="正文文本缩进 字符"/>
    <w:basedOn w:val="90"/>
    <w:link w:val="35"/>
    <w:qFormat/>
    <w:uiPriority w:val="0"/>
    <w:rPr>
      <w:rFonts w:ascii="黑体" w:eastAsia="黑体"/>
      <w:kern w:val="2"/>
      <w:sz w:val="28"/>
    </w:rPr>
  </w:style>
  <w:style w:type="paragraph" w:customStyle="1" w:styleId="133">
    <w:name w:val="样式 仿宋_GB2312 三号 行距: 固定值 30 磅"/>
    <w:basedOn w:val="1"/>
    <w:qFormat/>
    <w:uiPriority w:val="0"/>
    <w:pPr>
      <w:autoSpaceDE/>
      <w:autoSpaceDN/>
      <w:adjustRightInd/>
      <w:spacing w:line="360" w:lineRule="auto"/>
      <w:ind w:firstLine="0" w:firstLineChars="0"/>
      <w:jc w:val="both"/>
    </w:pPr>
    <w:rPr>
      <w:rFonts w:ascii="方正仿宋_GB2312" w:eastAsia="方正仿宋_GB2312" w:cs="宋体"/>
      <w:sz w:val="32"/>
      <w:szCs w:val="32"/>
    </w:rPr>
  </w:style>
  <w:style w:type="paragraph" w:customStyle="1" w:styleId="134">
    <w:name w:val="Char"/>
    <w:basedOn w:val="1"/>
    <w:qFormat/>
    <w:uiPriority w:val="0"/>
    <w:pPr>
      <w:autoSpaceDE/>
      <w:autoSpaceDN/>
      <w:adjustRightInd/>
      <w:ind w:firstLine="0" w:firstLineChars="0"/>
      <w:jc w:val="both"/>
    </w:pPr>
  </w:style>
  <w:style w:type="paragraph" w:customStyle="1" w:styleId="135">
    <w:name w:val="_Style 2"/>
    <w:basedOn w:val="1"/>
    <w:qFormat/>
    <w:uiPriority w:val="34"/>
    <w:pPr>
      <w:widowControl/>
      <w:autoSpaceDE/>
      <w:autoSpaceDN/>
      <w:spacing w:line="312" w:lineRule="atLeast"/>
      <w:ind w:firstLine="420"/>
      <w:textAlignment w:val="baseline"/>
    </w:pPr>
    <w:rPr>
      <w:rFonts w:ascii="Calibri" w:hAnsi="Calibri"/>
      <w:kern w:val="0"/>
      <w:szCs w:val="20"/>
    </w:rPr>
  </w:style>
  <w:style w:type="paragraph" w:customStyle="1" w:styleId="136">
    <w:name w:val="Char Char4"/>
    <w:basedOn w:val="1"/>
    <w:qFormat/>
    <w:uiPriority w:val="0"/>
    <w:pPr>
      <w:widowControl/>
      <w:autoSpaceDE/>
      <w:autoSpaceDN/>
      <w:adjustRightInd/>
      <w:spacing w:after="160" w:line="240" w:lineRule="exact"/>
      <w:ind w:firstLine="0" w:firstLineChars="0"/>
    </w:pPr>
  </w:style>
  <w:style w:type="paragraph" w:customStyle="1" w:styleId="137">
    <w:name w:val="Char Char Char Char Char Char Char Char"/>
    <w:basedOn w:val="1"/>
    <w:qFormat/>
    <w:uiPriority w:val="0"/>
    <w:pPr>
      <w:widowControl/>
      <w:autoSpaceDE/>
      <w:autoSpaceDN/>
      <w:adjustRightInd/>
      <w:spacing w:after="160" w:line="240" w:lineRule="exact"/>
      <w:ind w:firstLine="0" w:firstLineChars="0"/>
    </w:pPr>
  </w:style>
  <w:style w:type="paragraph" w:customStyle="1" w:styleId="138">
    <w:name w:val="Char Char1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0">
    <w:name w:val="_Style 381"/>
    <w:basedOn w:val="1"/>
    <w:qFormat/>
    <w:uiPriority w:val="0"/>
    <w:pPr>
      <w:widowControl/>
      <w:autoSpaceDE/>
      <w:autoSpaceDN/>
      <w:adjustRightInd/>
      <w:spacing w:after="160" w:line="240" w:lineRule="exact"/>
      <w:ind w:firstLine="0" w:firstLineChars="0"/>
    </w:pPr>
  </w:style>
  <w:style w:type="paragraph" w:customStyle="1" w:styleId="141">
    <w:name w:val="默认段落字体 Para Char Char Char Char"/>
    <w:basedOn w:val="1"/>
    <w:qFormat/>
    <w:uiPriority w:val="0"/>
    <w:pPr>
      <w:autoSpaceDE/>
      <w:autoSpaceDN/>
      <w:adjustRightInd/>
      <w:ind w:firstLine="0" w:firstLineChars="0"/>
      <w:jc w:val="both"/>
    </w:pPr>
    <w:rPr>
      <w:szCs w:val="21"/>
    </w:rPr>
  </w:style>
  <w:style w:type="paragraph" w:customStyle="1" w:styleId="142">
    <w:name w:val="Char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43">
    <w:name w:val="样式 标题 1 + 居中"/>
    <w:basedOn w:val="3"/>
    <w:qFormat/>
    <w:uiPriority w:val="0"/>
    <w:pPr>
      <w:keepNext w:val="0"/>
      <w:keepLines w:val="0"/>
      <w:autoSpaceDE/>
      <w:autoSpaceDN/>
      <w:adjustRightInd/>
      <w:spacing w:before="120" w:after="120" w:line="360" w:lineRule="auto"/>
    </w:pPr>
    <w:rPr>
      <w:rFonts w:ascii="黑体" w:hAnsi="Times New Roman" w:eastAsia="黑体" w:cs="Times New Roman"/>
      <w:bCs w:val="0"/>
      <w:sz w:val="32"/>
      <w:szCs w:val="32"/>
    </w:rPr>
  </w:style>
  <w:style w:type="paragraph" w:customStyle="1" w:styleId="144">
    <w:name w:val="标题一、"/>
    <w:basedOn w:val="1"/>
    <w:qFormat/>
    <w:uiPriority w:val="0"/>
    <w:pPr>
      <w:autoSpaceDE/>
      <w:autoSpaceDN/>
      <w:adjustRightInd/>
      <w:spacing w:beforeLines="100" w:afterLines="100" w:line="360" w:lineRule="auto"/>
      <w:ind w:firstLine="0" w:firstLineChars="0"/>
      <w:jc w:val="center"/>
      <w:outlineLvl w:val="0"/>
    </w:pPr>
    <w:rPr>
      <w:rFonts w:ascii="黑体" w:eastAsia="黑体"/>
      <w:sz w:val="32"/>
      <w:szCs w:val="32"/>
    </w:rPr>
  </w:style>
  <w:style w:type="paragraph" w:customStyle="1" w:styleId="145">
    <w:name w:val="_Style 4"/>
    <w:basedOn w:val="1"/>
    <w:qFormat/>
    <w:uiPriority w:val="0"/>
    <w:pPr>
      <w:autoSpaceDE/>
      <w:autoSpaceDN/>
      <w:adjustRightInd/>
      <w:ind w:firstLine="420"/>
      <w:jc w:val="both"/>
    </w:pPr>
  </w:style>
  <w:style w:type="paragraph" w:customStyle="1" w:styleId="146">
    <w:name w:val="列出段落1"/>
    <w:basedOn w:val="1"/>
    <w:qFormat/>
    <w:uiPriority w:val="0"/>
    <w:pPr>
      <w:autoSpaceDE/>
      <w:autoSpaceDN/>
      <w:adjustRightInd/>
      <w:ind w:firstLine="420"/>
      <w:jc w:val="both"/>
    </w:pPr>
  </w:style>
  <w:style w:type="paragraph" w:customStyle="1" w:styleId="147">
    <w:name w:val="Char Char Char Char Char Char"/>
    <w:basedOn w:val="1"/>
    <w:qFormat/>
    <w:uiPriority w:val="0"/>
    <w:pPr>
      <w:widowControl/>
      <w:autoSpaceDE/>
      <w:autoSpaceDN/>
      <w:adjustRightInd/>
      <w:spacing w:after="160" w:line="400" w:lineRule="exact"/>
      <w:ind w:firstLine="0" w:firstLineChars="0"/>
      <w:jc w:val="both"/>
    </w:pPr>
    <w:rPr>
      <w:rFonts w:ascii="Verdana" w:hAnsi="Verdana" w:eastAsia="方正仿宋_GB2312"/>
      <w:b/>
      <w:kern w:val="0"/>
      <w:sz w:val="24"/>
      <w:szCs w:val="20"/>
      <w:lang w:eastAsia="en-US"/>
    </w:rPr>
  </w:style>
  <w:style w:type="paragraph" w:customStyle="1" w:styleId="148">
    <w:name w:val="报告正文"/>
    <w:basedOn w:val="1"/>
    <w:qFormat/>
    <w:uiPriority w:val="0"/>
    <w:pPr>
      <w:autoSpaceDE/>
      <w:autoSpaceDN/>
      <w:adjustRightInd/>
      <w:spacing w:line="420" w:lineRule="exact"/>
      <w:jc w:val="both"/>
    </w:pPr>
    <w:rPr>
      <w:rFonts w:ascii="Times New Roman" w:hAnsi="Times New Roman"/>
      <w:sz w:val="24"/>
      <w:szCs w:val="20"/>
    </w:rPr>
  </w:style>
  <w:style w:type="paragraph" w:customStyle="1" w:styleId="149">
    <w:name w:val="Char Char Char Char"/>
    <w:basedOn w:val="1"/>
    <w:qFormat/>
    <w:uiPriority w:val="0"/>
    <w:pPr>
      <w:widowControl/>
      <w:autoSpaceDE/>
      <w:autoSpaceDN/>
      <w:adjustRightInd/>
      <w:ind w:firstLine="0" w:firstLineChars="0"/>
      <w:jc w:val="center"/>
    </w:pPr>
    <w:rPr>
      <w:rFonts w:ascii="宋体" w:hAnsi="宋体" w:cs="宋体"/>
      <w:kern w:val="0"/>
      <w:sz w:val="24"/>
    </w:rPr>
  </w:style>
  <w:style w:type="paragraph" w:customStyle="1" w:styleId="150">
    <w:name w:val="标题二、"/>
    <w:basedOn w:val="1"/>
    <w:qFormat/>
    <w:uiPriority w:val="0"/>
    <w:pPr>
      <w:autoSpaceDE/>
      <w:autoSpaceDN/>
      <w:adjustRightInd/>
      <w:spacing w:line="360" w:lineRule="auto"/>
      <w:jc w:val="both"/>
      <w:outlineLvl w:val="2"/>
    </w:pPr>
    <w:rPr>
      <w:rFonts w:hAnsi="宋体"/>
      <w:b/>
      <w:szCs w:val="21"/>
    </w:rPr>
  </w:style>
  <w:style w:type="paragraph" w:customStyle="1" w:styleId="151">
    <w:name w:val="Table Paragraph"/>
    <w:basedOn w:val="1"/>
    <w:qFormat/>
    <w:uiPriority w:val="1"/>
    <w:pPr>
      <w:autoSpaceDE/>
      <w:autoSpaceDN/>
      <w:adjustRightInd/>
      <w:ind w:firstLine="0" w:firstLineChars="0"/>
      <w:jc w:val="both"/>
    </w:pPr>
  </w:style>
  <w:style w:type="paragraph" w:customStyle="1" w:styleId="152">
    <w:name w:val="Char Char5"/>
    <w:basedOn w:val="1"/>
    <w:qFormat/>
    <w:uiPriority w:val="0"/>
    <w:pPr>
      <w:widowControl/>
      <w:autoSpaceDE/>
      <w:autoSpaceDN/>
      <w:adjustRightInd/>
      <w:spacing w:after="160" w:line="240" w:lineRule="exact"/>
      <w:ind w:firstLine="0" w:firstLineChars="0"/>
    </w:pPr>
  </w:style>
  <w:style w:type="paragraph" w:customStyle="1" w:styleId="153">
    <w:name w:val="font5"/>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18"/>
      <w:szCs w:val="18"/>
    </w:rPr>
  </w:style>
  <w:style w:type="paragraph" w:customStyle="1" w:styleId="154">
    <w:name w:val="xl64"/>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5">
    <w:name w:val="xl65"/>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paragraph" w:customStyle="1" w:styleId="156">
    <w:name w:val="xl66"/>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7">
    <w:name w:val="xl67"/>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character" w:customStyle="1" w:styleId="158">
    <w:name w:val="HTML 地址 字符"/>
    <w:basedOn w:val="90"/>
    <w:link w:val="41"/>
    <w:semiHidden/>
    <w:qFormat/>
    <w:uiPriority w:val="99"/>
    <w:rPr>
      <w:rFonts w:eastAsia="宋体"/>
      <w:i/>
      <w:iCs/>
      <w:kern w:val="2"/>
      <w:sz w:val="21"/>
      <w:szCs w:val="24"/>
    </w:rPr>
  </w:style>
  <w:style w:type="character" w:customStyle="1" w:styleId="159">
    <w:name w:val="HTML 预设格式 字符"/>
    <w:basedOn w:val="90"/>
    <w:link w:val="81"/>
    <w:semiHidden/>
    <w:qFormat/>
    <w:uiPriority w:val="99"/>
    <w:rPr>
      <w:rFonts w:ascii="Courier New" w:hAnsi="Courier New" w:eastAsia="宋体"/>
      <w:kern w:val="2"/>
    </w:rPr>
  </w:style>
  <w:style w:type="character" w:customStyle="1" w:styleId="160">
    <w:name w:val="称呼 字符"/>
    <w:basedOn w:val="90"/>
    <w:link w:val="31"/>
    <w:semiHidden/>
    <w:qFormat/>
    <w:uiPriority w:val="99"/>
    <w:rPr>
      <w:rFonts w:eastAsia="宋体"/>
      <w:kern w:val="2"/>
      <w:sz w:val="21"/>
      <w:szCs w:val="24"/>
    </w:rPr>
  </w:style>
  <w:style w:type="character" w:customStyle="1" w:styleId="161">
    <w:name w:val="电子邮件签名 字符"/>
    <w:basedOn w:val="90"/>
    <w:link w:val="19"/>
    <w:semiHidden/>
    <w:qFormat/>
    <w:uiPriority w:val="99"/>
    <w:rPr>
      <w:rFonts w:eastAsia="宋体"/>
      <w:kern w:val="2"/>
      <w:sz w:val="21"/>
      <w:szCs w:val="24"/>
    </w:rPr>
  </w:style>
  <w:style w:type="character" w:customStyle="1" w:styleId="162">
    <w:name w:val="宏文本 字符"/>
    <w:basedOn w:val="90"/>
    <w:link w:val="2"/>
    <w:semiHidden/>
    <w:qFormat/>
    <w:uiPriority w:val="99"/>
    <w:rPr>
      <w:rFonts w:ascii="Courier New" w:hAnsi="Courier New" w:eastAsia="宋体"/>
      <w:kern w:val="2"/>
      <w:sz w:val="24"/>
      <w:szCs w:val="24"/>
    </w:rPr>
  </w:style>
  <w:style w:type="character" w:customStyle="1" w:styleId="163">
    <w:name w:val="脚注文本 字符"/>
    <w:basedOn w:val="90"/>
    <w:link w:val="68"/>
    <w:semiHidden/>
    <w:qFormat/>
    <w:uiPriority w:val="99"/>
    <w:rPr>
      <w:rFonts w:eastAsia="宋体"/>
      <w:kern w:val="2"/>
      <w:sz w:val="18"/>
      <w:szCs w:val="18"/>
    </w:rPr>
  </w:style>
  <w:style w:type="character" w:customStyle="1" w:styleId="164">
    <w:name w:val="结束语 字符"/>
    <w:basedOn w:val="90"/>
    <w:link w:val="33"/>
    <w:semiHidden/>
    <w:qFormat/>
    <w:uiPriority w:val="99"/>
    <w:rPr>
      <w:rFonts w:eastAsia="宋体"/>
      <w:kern w:val="2"/>
      <w:sz w:val="21"/>
      <w:szCs w:val="24"/>
    </w:rPr>
  </w:style>
  <w:style w:type="paragraph" w:styleId="165">
    <w:name w:val="Intense Quote"/>
    <w:basedOn w:val="1"/>
    <w:next w:val="1"/>
    <w:link w:val="166"/>
    <w:qFormat/>
    <w:uiPriority w:val="99"/>
    <w:pPr>
      <w:pBdr>
        <w:bottom w:val="single" w:color="4F81BD" w:sz="4" w:space="4"/>
      </w:pBdr>
      <w:autoSpaceDE/>
      <w:autoSpaceDN/>
      <w:adjustRightInd/>
      <w:spacing w:before="200" w:after="280"/>
      <w:ind w:left="936" w:right="936" w:firstLine="0" w:firstLineChars="0"/>
      <w:jc w:val="both"/>
    </w:pPr>
    <w:rPr>
      <w:b/>
      <w:bCs/>
      <w:i/>
      <w:iCs/>
      <w:color w:val="4F81BD"/>
    </w:rPr>
  </w:style>
  <w:style w:type="character" w:customStyle="1" w:styleId="166">
    <w:name w:val="明显引用 字符"/>
    <w:basedOn w:val="90"/>
    <w:link w:val="165"/>
    <w:qFormat/>
    <w:uiPriority w:val="99"/>
    <w:rPr>
      <w:rFonts w:eastAsia="宋体"/>
      <w:b/>
      <w:bCs/>
      <w:i/>
      <w:iCs/>
      <w:color w:val="4F81BD"/>
      <w:kern w:val="2"/>
      <w:sz w:val="21"/>
      <w:szCs w:val="24"/>
    </w:rPr>
  </w:style>
  <w:style w:type="character" w:customStyle="1" w:styleId="167">
    <w:name w:val="签名 字符"/>
    <w:basedOn w:val="90"/>
    <w:link w:val="58"/>
    <w:semiHidden/>
    <w:qFormat/>
    <w:uiPriority w:val="99"/>
    <w:rPr>
      <w:rFonts w:eastAsia="宋体"/>
      <w:kern w:val="2"/>
      <w:sz w:val="21"/>
      <w:szCs w:val="24"/>
    </w:rPr>
  </w:style>
  <w:style w:type="paragraph" w:customStyle="1" w:styleId="168">
    <w:name w:val="书目1"/>
    <w:basedOn w:val="1"/>
    <w:next w:val="1"/>
    <w:semiHidden/>
    <w:unhideWhenUsed/>
    <w:qFormat/>
    <w:uiPriority w:val="37"/>
    <w:pPr>
      <w:autoSpaceDE/>
      <w:autoSpaceDN/>
      <w:adjustRightInd/>
      <w:ind w:firstLine="0" w:firstLineChars="0"/>
      <w:jc w:val="both"/>
    </w:pPr>
  </w:style>
  <w:style w:type="character" w:customStyle="1" w:styleId="169">
    <w:name w:val="尾注文本 字符"/>
    <w:basedOn w:val="90"/>
    <w:link w:val="52"/>
    <w:semiHidden/>
    <w:qFormat/>
    <w:uiPriority w:val="99"/>
    <w:rPr>
      <w:rFonts w:eastAsia="宋体"/>
      <w:kern w:val="2"/>
      <w:sz w:val="21"/>
      <w:szCs w:val="24"/>
    </w:rPr>
  </w:style>
  <w:style w:type="character" w:customStyle="1" w:styleId="170">
    <w:name w:val="信息标题 字符"/>
    <w:basedOn w:val="90"/>
    <w:link w:val="80"/>
    <w:semiHidden/>
    <w:qFormat/>
    <w:uiPriority w:val="99"/>
    <w:rPr>
      <w:rFonts w:ascii="Cambria" w:hAnsi="Cambria" w:eastAsia="宋体"/>
      <w:kern w:val="2"/>
      <w:sz w:val="24"/>
      <w:szCs w:val="24"/>
      <w:shd w:val="pct20" w:color="auto" w:fill="auto"/>
    </w:rPr>
  </w:style>
  <w:style w:type="paragraph" w:styleId="171">
    <w:name w:val="Quote"/>
    <w:basedOn w:val="1"/>
    <w:next w:val="1"/>
    <w:link w:val="172"/>
    <w:qFormat/>
    <w:uiPriority w:val="99"/>
    <w:pPr>
      <w:autoSpaceDE/>
      <w:autoSpaceDN/>
      <w:adjustRightInd/>
      <w:ind w:firstLine="0" w:firstLineChars="0"/>
      <w:jc w:val="both"/>
    </w:pPr>
    <w:rPr>
      <w:i/>
      <w:iCs/>
      <w:color w:val="000000"/>
    </w:rPr>
  </w:style>
  <w:style w:type="character" w:customStyle="1" w:styleId="172">
    <w:name w:val="引用 字符"/>
    <w:basedOn w:val="90"/>
    <w:link w:val="171"/>
    <w:qFormat/>
    <w:uiPriority w:val="99"/>
    <w:rPr>
      <w:rFonts w:eastAsia="宋体"/>
      <w:i/>
      <w:iCs/>
      <w:color w:val="000000"/>
      <w:kern w:val="2"/>
      <w:sz w:val="21"/>
      <w:szCs w:val="24"/>
    </w:rPr>
  </w:style>
  <w:style w:type="character" w:customStyle="1" w:styleId="173">
    <w:name w:val="正文首行缩进 字符"/>
    <w:basedOn w:val="106"/>
    <w:link w:val="86"/>
    <w:semiHidden/>
    <w:qFormat/>
    <w:uiPriority w:val="99"/>
    <w:rPr>
      <w:rFonts w:eastAsia="宋体"/>
      <w:kern w:val="2"/>
      <w:sz w:val="21"/>
      <w:szCs w:val="24"/>
    </w:rPr>
  </w:style>
  <w:style w:type="character" w:customStyle="1" w:styleId="174">
    <w:name w:val="正文首行缩进 2 字符"/>
    <w:basedOn w:val="132"/>
    <w:link w:val="87"/>
    <w:semiHidden/>
    <w:qFormat/>
    <w:uiPriority w:val="99"/>
    <w:rPr>
      <w:rFonts w:ascii="黑体" w:eastAsia="黑体"/>
      <w:kern w:val="2"/>
      <w:sz w:val="21"/>
      <w:szCs w:val="24"/>
    </w:rPr>
  </w:style>
  <w:style w:type="character" w:customStyle="1" w:styleId="175">
    <w:name w:val="正文文本 2 字符"/>
    <w:basedOn w:val="90"/>
    <w:link w:val="77"/>
    <w:semiHidden/>
    <w:qFormat/>
    <w:uiPriority w:val="99"/>
    <w:rPr>
      <w:rFonts w:eastAsia="宋体"/>
      <w:kern w:val="2"/>
      <w:sz w:val="21"/>
      <w:szCs w:val="24"/>
    </w:rPr>
  </w:style>
  <w:style w:type="character" w:customStyle="1" w:styleId="176">
    <w:name w:val="正文文本 3 字符"/>
    <w:basedOn w:val="90"/>
    <w:link w:val="32"/>
    <w:semiHidden/>
    <w:qFormat/>
    <w:uiPriority w:val="99"/>
    <w:rPr>
      <w:rFonts w:eastAsia="宋体"/>
      <w:kern w:val="2"/>
      <w:sz w:val="16"/>
      <w:szCs w:val="16"/>
    </w:rPr>
  </w:style>
  <w:style w:type="character" w:customStyle="1" w:styleId="177">
    <w:name w:val="正文文本缩进 2 字符"/>
    <w:basedOn w:val="90"/>
    <w:link w:val="51"/>
    <w:semiHidden/>
    <w:qFormat/>
    <w:uiPriority w:val="99"/>
    <w:rPr>
      <w:rFonts w:eastAsia="宋体"/>
      <w:kern w:val="2"/>
      <w:sz w:val="21"/>
      <w:szCs w:val="24"/>
    </w:rPr>
  </w:style>
  <w:style w:type="character" w:customStyle="1" w:styleId="178">
    <w:name w:val="正文文本缩进 3 字符"/>
    <w:basedOn w:val="90"/>
    <w:link w:val="71"/>
    <w:semiHidden/>
    <w:qFormat/>
    <w:uiPriority w:val="99"/>
    <w:rPr>
      <w:rFonts w:eastAsia="宋体"/>
      <w:kern w:val="2"/>
      <w:sz w:val="16"/>
      <w:szCs w:val="16"/>
    </w:rPr>
  </w:style>
  <w:style w:type="character" w:customStyle="1" w:styleId="179">
    <w:name w:val="注释标题 字符"/>
    <w:basedOn w:val="90"/>
    <w:link w:val="16"/>
    <w:semiHidden/>
    <w:qFormat/>
    <w:uiPriority w:val="99"/>
    <w:rPr>
      <w:rFonts w:eastAsia="宋体"/>
      <w:kern w:val="2"/>
      <w:sz w:val="21"/>
      <w:szCs w:val="24"/>
    </w:rPr>
  </w:style>
  <w:style w:type="paragraph" w:customStyle="1" w:styleId="180">
    <w:name w:val="Char Char411"/>
    <w:basedOn w:val="1"/>
    <w:qFormat/>
    <w:uiPriority w:val="0"/>
    <w:pPr>
      <w:widowControl/>
      <w:autoSpaceDE/>
      <w:autoSpaceDN/>
      <w:adjustRightInd/>
      <w:spacing w:after="160" w:line="240" w:lineRule="exact"/>
      <w:ind w:firstLine="0" w:firstLineChars="0"/>
    </w:pPr>
  </w:style>
  <w:style w:type="table" w:customStyle="1" w:styleId="181">
    <w:name w:val="网格型1"/>
    <w:basedOn w:val="88"/>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2">
    <w:name w:val="dy_biao_content1"/>
    <w:qFormat/>
    <w:uiPriority w:val="0"/>
    <w:rPr>
      <w:rFonts w:hint="eastAsia" w:ascii="宋体" w:hAnsi="宋体" w:eastAsia="宋体"/>
      <w:sz w:val="24"/>
      <w:szCs w:val="24"/>
    </w:rPr>
  </w:style>
  <w:style w:type="character" w:customStyle="1" w:styleId="183">
    <w:name w:val="批注主题 Char1"/>
    <w:basedOn w:val="126"/>
    <w:semiHidden/>
    <w:qFormat/>
    <w:uiPriority w:val="99"/>
    <w:rPr>
      <w:rFonts w:ascii="宋体" w:hAnsi="Times New Roman" w:eastAsia="宋体" w:cs="Times New Roman"/>
      <w:b/>
      <w:bCs/>
      <w:kern w:val="0"/>
      <w:sz w:val="21"/>
      <w:szCs w:val="20"/>
    </w:rPr>
  </w:style>
  <w:style w:type="paragraph" w:customStyle="1" w:styleId="184">
    <w:name w:val="Char1"/>
    <w:basedOn w:val="1"/>
    <w:qFormat/>
    <w:uiPriority w:val="0"/>
    <w:pPr>
      <w:autoSpaceDE/>
      <w:autoSpaceDN/>
      <w:adjustRightInd/>
      <w:ind w:firstLine="0" w:firstLineChars="0"/>
      <w:jc w:val="both"/>
    </w:pPr>
  </w:style>
  <w:style w:type="paragraph" w:customStyle="1" w:styleId="185">
    <w:name w:val="_Style 10"/>
    <w:basedOn w:val="1"/>
    <w:qFormat/>
    <w:uiPriority w:val="0"/>
    <w:pPr>
      <w:spacing w:before="240" w:after="60" w:line="315" w:lineRule="atLeast"/>
      <w:ind w:firstLine="0" w:firstLineChars="0"/>
      <w:jc w:val="center"/>
      <w:outlineLvl w:val="0"/>
    </w:pPr>
    <w:rPr>
      <w:rFonts w:ascii="宋体" w:hAnsi="宋体"/>
      <w:b/>
      <w:bCs/>
      <w:sz w:val="36"/>
      <w:szCs w:val="36"/>
    </w:rPr>
  </w:style>
  <w:style w:type="paragraph" w:customStyle="1" w:styleId="186">
    <w:name w:val="Char Char1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7">
    <w:name w:val="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8">
    <w:name w:val="样式3"/>
    <w:basedOn w:val="1"/>
    <w:qFormat/>
    <w:uiPriority w:val="0"/>
    <w:pPr>
      <w:autoSpaceDE/>
      <w:autoSpaceDN/>
      <w:ind w:firstLine="0" w:firstLineChars="0"/>
      <w:jc w:val="both"/>
    </w:pPr>
    <w:rPr>
      <w:szCs w:val="21"/>
    </w:rPr>
  </w:style>
  <w:style w:type="paragraph" w:customStyle="1" w:styleId="189">
    <w:name w:val="_Style 3"/>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0">
    <w:name w:val="Char Char1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91">
    <w:name w:val="gb1"/>
    <w:basedOn w:val="1"/>
    <w:qFormat/>
    <w:uiPriority w:val="0"/>
    <w:pPr>
      <w:widowControl/>
      <w:tabs>
        <w:tab w:val="left" w:pos="227"/>
      </w:tabs>
      <w:overflowPunct w:val="0"/>
      <w:spacing w:before="120" w:after="120"/>
      <w:ind w:firstLine="0" w:firstLineChars="0"/>
      <w:textAlignment w:val="baseline"/>
    </w:pPr>
    <w:rPr>
      <w:rFonts w:ascii="Arial" w:hAnsi="Arial" w:eastAsia="义启仿宋体"/>
      <w:kern w:val="0"/>
      <w:sz w:val="24"/>
      <w:szCs w:val="20"/>
    </w:rPr>
  </w:style>
  <w:style w:type="paragraph" w:customStyle="1" w:styleId="192">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3">
    <w:name w:val="xl68"/>
    <w:basedOn w:val="1"/>
    <w:qFormat/>
    <w:uiPriority w:val="0"/>
    <w:pPr>
      <w:widowControl/>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5">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6">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8">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9">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200">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2">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3">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4">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6">
    <w:name w:val="xl81"/>
    <w:basedOn w:val="1"/>
    <w:qFormat/>
    <w:uiPriority w:val="0"/>
    <w:pPr>
      <w:widowControl/>
      <w:shd w:val="clear" w:color="000000" w:fill="FFFF00"/>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7">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0"/>
      <w:szCs w:val="20"/>
    </w:rPr>
  </w:style>
  <w:style w:type="paragraph" w:customStyle="1" w:styleId="2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09">
    <w:name w:val="xl84"/>
    <w:basedOn w:val="1"/>
    <w:qFormat/>
    <w:uiPriority w:val="0"/>
    <w:pPr>
      <w:widowControl/>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1">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12">
    <w:name w:val="z-窗体顶端1"/>
    <w:basedOn w:val="1"/>
    <w:next w:val="1"/>
    <w:link w:val="213"/>
    <w:unhideWhenUsed/>
    <w:qFormat/>
    <w:uiPriority w:val="99"/>
    <w:pPr>
      <w:widowControl/>
      <w:pBdr>
        <w:bottom w:val="single" w:color="auto" w:sz="6" w:space="1"/>
      </w:pBdr>
      <w:autoSpaceDE/>
      <w:autoSpaceDN/>
      <w:adjustRightInd/>
      <w:ind w:firstLine="0" w:firstLineChars="0"/>
      <w:jc w:val="center"/>
    </w:pPr>
    <w:rPr>
      <w:rFonts w:ascii="Arial" w:hAnsi="Arial"/>
      <w:vanish/>
      <w:kern w:val="0"/>
      <w:sz w:val="16"/>
      <w:szCs w:val="16"/>
    </w:rPr>
  </w:style>
  <w:style w:type="character" w:customStyle="1" w:styleId="213">
    <w:name w:val="z-窗体顶端 Char"/>
    <w:basedOn w:val="90"/>
    <w:link w:val="212"/>
    <w:qFormat/>
    <w:uiPriority w:val="99"/>
    <w:rPr>
      <w:rFonts w:ascii="Arial" w:hAnsi="Arial" w:eastAsia="宋体"/>
      <w:vanish/>
      <w:sz w:val="16"/>
      <w:szCs w:val="16"/>
    </w:rPr>
  </w:style>
  <w:style w:type="paragraph" w:customStyle="1" w:styleId="214">
    <w:name w:val="z-窗体底端1"/>
    <w:basedOn w:val="1"/>
    <w:next w:val="1"/>
    <w:link w:val="215"/>
    <w:unhideWhenUsed/>
    <w:qFormat/>
    <w:uiPriority w:val="99"/>
    <w:pPr>
      <w:widowControl/>
      <w:pBdr>
        <w:top w:val="single" w:color="auto" w:sz="6" w:space="1"/>
      </w:pBdr>
      <w:autoSpaceDE/>
      <w:autoSpaceDN/>
      <w:adjustRightInd/>
      <w:ind w:firstLine="0" w:firstLineChars="0"/>
      <w:jc w:val="center"/>
    </w:pPr>
    <w:rPr>
      <w:rFonts w:ascii="Arial" w:hAnsi="Arial"/>
      <w:vanish/>
      <w:kern w:val="0"/>
      <w:sz w:val="16"/>
      <w:szCs w:val="16"/>
    </w:rPr>
  </w:style>
  <w:style w:type="character" w:customStyle="1" w:styleId="215">
    <w:name w:val="z-窗体底端 Char"/>
    <w:basedOn w:val="90"/>
    <w:link w:val="214"/>
    <w:qFormat/>
    <w:uiPriority w:val="99"/>
    <w:rPr>
      <w:rFonts w:ascii="Arial" w:hAnsi="Arial" w:eastAsia="宋体"/>
      <w:vanish/>
      <w:sz w:val="16"/>
      <w:szCs w:val="16"/>
    </w:rPr>
  </w:style>
  <w:style w:type="paragraph" w:customStyle="1" w:styleId="216">
    <w:name w:val="Char2"/>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17">
    <w:name w:val="Char Char1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18">
    <w:name w:val="Char Char51"/>
    <w:basedOn w:val="1"/>
    <w:qFormat/>
    <w:uiPriority w:val="0"/>
    <w:pPr>
      <w:widowControl/>
      <w:autoSpaceDE/>
      <w:autoSpaceDN/>
      <w:adjustRightInd/>
      <w:spacing w:after="160" w:line="240" w:lineRule="exact"/>
      <w:ind w:firstLine="0" w:firstLineChars="0"/>
    </w:pPr>
  </w:style>
  <w:style w:type="paragraph" w:customStyle="1" w:styleId="219">
    <w:name w:val="Char Char41"/>
    <w:basedOn w:val="1"/>
    <w:qFormat/>
    <w:uiPriority w:val="0"/>
    <w:pPr>
      <w:widowControl/>
      <w:autoSpaceDE/>
      <w:autoSpaceDN/>
      <w:adjustRightInd/>
      <w:spacing w:after="160" w:line="240" w:lineRule="exact"/>
      <w:ind w:firstLine="0" w:firstLineChars="0"/>
    </w:pPr>
  </w:style>
  <w:style w:type="paragraph" w:customStyle="1" w:styleId="220">
    <w:name w:val="Char Char1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1">
    <w:name w:val="Char Char1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2">
    <w:name w:val="Char Char1 Char Char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3">
    <w:name w:val="Char Char42"/>
    <w:basedOn w:val="1"/>
    <w:qFormat/>
    <w:uiPriority w:val="0"/>
    <w:pPr>
      <w:widowControl/>
      <w:autoSpaceDE/>
      <w:autoSpaceDN/>
      <w:adjustRightInd/>
      <w:spacing w:after="160" w:line="240" w:lineRule="exact"/>
      <w:ind w:firstLine="0" w:firstLineChars="0"/>
    </w:pPr>
  </w:style>
  <w:style w:type="paragraph" w:customStyle="1" w:styleId="224">
    <w:name w:val="Char Char52"/>
    <w:basedOn w:val="1"/>
    <w:qFormat/>
    <w:uiPriority w:val="0"/>
    <w:pPr>
      <w:widowControl/>
      <w:autoSpaceDE/>
      <w:autoSpaceDN/>
      <w:adjustRightInd/>
      <w:spacing w:after="160" w:line="240" w:lineRule="exact"/>
      <w:ind w:firstLine="0" w:firstLineChars="0"/>
    </w:pPr>
  </w:style>
  <w:style w:type="paragraph" w:customStyle="1" w:styleId="225">
    <w:name w:val="_Style 10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26">
    <w:name w:val="Char3"/>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27">
    <w:name w:val="Char Char1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8">
    <w:name w:val="Char Char53"/>
    <w:basedOn w:val="1"/>
    <w:qFormat/>
    <w:uiPriority w:val="0"/>
    <w:pPr>
      <w:widowControl/>
      <w:autoSpaceDE/>
      <w:autoSpaceDN/>
      <w:adjustRightInd/>
      <w:spacing w:after="160" w:line="240" w:lineRule="exact"/>
      <w:ind w:firstLine="0" w:firstLineChars="0"/>
    </w:pPr>
  </w:style>
  <w:style w:type="paragraph" w:customStyle="1" w:styleId="229">
    <w:name w:val="Char Char43"/>
    <w:basedOn w:val="1"/>
    <w:qFormat/>
    <w:uiPriority w:val="0"/>
    <w:pPr>
      <w:widowControl/>
      <w:autoSpaceDE/>
      <w:autoSpaceDN/>
      <w:adjustRightInd/>
      <w:spacing w:after="160" w:line="240" w:lineRule="exact"/>
      <w:ind w:firstLine="0" w:firstLineChars="0"/>
    </w:pPr>
  </w:style>
  <w:style w:type="paragraph" w:customStyle="1" w:styleId="230">
    <w:name w:val="Char Char1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1">
    <w:name w:val="Char Char1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2">
    <w:name w:val="Char Char1 Char Char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3">
    <w:name w:val="_Style 11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34">
    <w:name w:val="font0"/>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35">
    <w:name w:val="et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6">
    <w:name w:val="et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7">
    <w:name w:val="et8"/>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8">
    <w:name w:val="et9"/>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9">
    <w:name w:val="et11"/>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0">
    <w:name w:val="et13"/>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1">
    <w:name w:val="et1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2">
    <w:name w:val="et1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3">
    <w:name w:val="et10"/>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4">
    <w:name w:val="et12"/>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5">
    <w:name w:val="Char4"/>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46">
    <w:name w:val="Char Char1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47">
    <w:name w:val="Char Char54"/>
    <w:basedOn w:val="1"/>
    <w:qFormat/>
    <w:uiPriority w:val="0"/>
    <w:pPr>
      <w:widowControl/>
      <w:autoSpaceDE/>
      <w:autoSpaceDN/>
      <w:adjustRightInd/>
      <w:spacing w:after="160" w:line="240" w:lineRule="exact"/>
      <w:ind w:firstLine="0" w:firstLineChars="0"/>
    </w:pPr>
  </w:style>
  <w:style w:type="paragraph" w:customStyle="1" w:styleId="248">
    <w:name w:val="Char Char44"/>
    <w:basedOn w:val="1"/>
    <w:qFormat/>
    <w:uiPriority w:val="0"/>
    <w:pPr>
      <w:widowControl/>
      <w:autoSpaceDE/>
      <w:autoSpaceDN/>
      <w:adjustRightInd/>
      <w:spacing w:after="160" w:line="240" w:lineRule="exact"/>
      <w:ind w:firstLine="0" w:firstLineChars="0"/>
    </w:pPr>
  </w:style>
  <w:style w:type="paragraph" w:customStyle="1" w:styleId="249">
    <w:name w:val="Char Char1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0">
    <w:name w:val="Char Char1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1">
    <w:name w:val="Char Char1 Char Char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2">
    <w:name w:val="Char5"/>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53">
    <w:name w:val="Char Char1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4">
    <w:name w:val="Char Char55"/>
    <w:basedOn w:val="1"/>
    <w:qFormat/>
    <w:uiPriority w:val="0"/>
    <w:pPr>
      <w:widowControl/>
      <w:autoSpaceDE/>
      <w:autoSpaceDN/>
      <w:adjustRightInd/>
      <w:spacing w:after="160" w:line="240" w:lineRule="exact"/>
      <w:ind w:firstLine="0" w:firstLineChars="0"/>
    </w:pPr>
  </w:style>
  <w:style w:type="paragraph" w:customStyle="1" w:styleId="255">
    <w:name w:val="Char Char45"/>
    <w:basedOn w:val="1"/>
    <w:qFormat/>
    <w:uiPriority w:val="0"/>
    <w:pPr>
      <w:widowControl/>
      <w:autoSpaceDE/>
      <w:autoSpaceDN/>
      <w:adjustRightInd/>
      <w:spacing w:after="160" w:line="240" w:lineRule="exact"/>
      <w:ind w:firstLine="0" w:firstLineChars="0"/>
    </w:pPr>
  </w:style>
  <w:style w:type="paragraph" w:customStyle="1" w:styleId="256">
    <w:name w:val="Char Char1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7">
    <w:name w:val="Char Char1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8">
    <w:name w:val="Char Char1 Char Char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9">
    <w:name w:val="xl63"/>
    <w:basedOn w:val="1"/>
    <w:qFormat/>
    <w:uiPriority w:val="0"/>
    <w:pPr>
      <w:widowControl/>
      <w:autoSpaceDE/>
      <w:autoSpaceDN/>
      <w:adjustRightInd/>
      <w:spacing w:before="100" w:beforeAutospacing="1" w:after="100" w:afterAutospacing="1"/>
      <w:ind w:firstLine="0" w:firstLineChars="0"/>
      <w:jc w:val="center"/>
      <w:textAlignment w:val="center"/>
    </w:pPr>
    <w:rPr>
      <w:rFonts w:ascii="宋体" w:hAnsi="宋体" w:cs="宋体"/>
      <w:kern w:val="0"/>
      <w:sz w:val="24"/>
    </w:rPr>
  </w:style>
  <w:style w:type="paragraph" w:customStyle="1" w:styleId="260">
    <w:name w:val="列出段落2"/>
    <w:basedOn w:val="1"/>
    <w:qFormat/>
    <w:uiPriority w:val="0"/>
    <w:pPr>
      <w:autoSpaceDE/>
      <w:autoSpaceDN/>
      <w:adjustRightInd/>
      <w:ind w:firstLine="420"/>
      <w:jc w:val="both"/>
    </w:pPr>
  </w:style>
  <w:style w:type="character" w:customStyle="1" w:styleId="261">
    <w:name w:val="EmailStyle265"/>
    <w:semiHidden/>
    <w:qFormat/>
    <w:uiPriority w:val="0"/>
    <w:rPr>
      <w:rFonts w:hint="default" w:ascii="Arial" w:hAnsi="Arial" w:eastAsia="宋体" w:cs="Arial"/>
      <w:color w:val="000080"/>
      <w:sz w:val="18"/>
      <w:szCs w:val="20"/>
    </w:rPr>
  </w:style>
  <w:style w:type="table" w:customStyle="1" w:styleId="262">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
    <w:name w:val="网格型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
    <w:name w:val="网格型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型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
    <w:name w:val="网格型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
    <w:name w:val="网格型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1">
    <w:name w:val="Body text|1_"/>
    <w:basedOn w:val="90"/>
    <w:link w:val="272"/>
    <w:qFormat/>
    <w:uiPriority w:val="0"/>
    <w:rPr>
      <w:rFonts w:ascii="宋体" w:hAnsi="宋体" w:eastAsia="宋体" w:cs="宋体"/>
      <w:lang w:val="zh-TW" w:eastAsia="zh-TW" w:bidi="zh-TW"/>
    </w:rPr>
  </w:style>
  <w:style w:type="paragraph" w:customStyle="1" w:styleId="272">
    <w:name w:val="Body text|1"/>
    <w:basedOn w:val="1"/>
    <w:link w:val="271"/>
    <w:qFormat/>
    <w:uiPriority w:val="0"/>
    <w:pPr>
      <w:autoSpaceDE/>
      <w:autoSpaceDN/>
      <w:adjustRightInd/>
      <w:spacing w:after="140" w:line="427" w:lineRule="auto"/>
      <w:ind w:firstLine="400" w:firstLineChars="0"/>
    </w:pPr>
    <w:rPr>
      <w:rFonts w:ascii="宋体" w:hAnsi="宋体" w:cs="宋体"/>
      <w:kern w:val="0"/>
      <w:sz w:val="20"/>
      <w:szCs w:val="20"/>
      <w:lang w:val="zh-TW" w:eastAsia="zh-TW" w:bidi="zh-TW"/>
    </w:rPr>
  </w:style>
  <w:style w:type="character" w:customStyle="1" w:styleId="273">
    <w:name w:val="Body text|2_"/>
    <w:basedOn w:val="90"/>
    <w:link w:val="274"/>
    <w:qFormat/>
    <w:uiPriority w:val="0"/>
  </w:style>
  <w:style w:type="paragraph" w:customStyle="1" w:styleId="274">
    <w:name w:val="Body text|2"/>
    <w:basedOn w:val="1"/>
    <w:link w:val="273"/>
    <w:qFormat/>
    <w:uiPriority w:val="0"/>
    <w:pPr>
      <w:autoSpaceDE/>
      <w:autoSpaceDN/>
      <w:adjustRightInd/>
      <w:spacing w:after="140" w:line="425" w:lineRule="auto"/>
      <w:ind w:firstLine="0" w:firstLineChars="0"/>
      <w:jc w:val="right"/>
    </w:pPr>
    <w:rPr>
      <w:rFonts w:asciiTheme="minorHAnsi" w:hAnsiTheme="minorHAnsi" w:eastAsiaTheme="minorEastAsia" w:cstheme="minorBidi"/>
      <w:kern w:val="0"/>
      <w:sz w:val="20"/>
      <w:szCs w:val="20"/>
    </w:rPr>
  </w:style>
  <w:style w:type="table" w:customStyle="1" w:styleId="275">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网格型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
    <w:name w:val="网格型1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
    <w:name w:val="网格型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
    <w:name w:val="网格型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
    <w:name w:val="网格型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1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
    <w:name w:val="网格型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
    <w:name w:val="网格型1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
    <w:name w:val="网格型1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2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网格型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2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
    <w:name w:val="网格型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网格型2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
    <w:name w:val="网格型2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网格型2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
    <w:name w:val="网格型2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2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
    <w:name w:val="网格型2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网格型2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
    <w:name w:val="网格型2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网格型28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网格型3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型3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3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
    <w:name w:val="网格型3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网格型3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
    <w:name w:val="网格型3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网格型3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
    <w:name w:val="网格型3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3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3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3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
    <w:name w:val="网格型4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网格型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
    <w:name w:val="网格型4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网格型4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
    <w:name w:val="网格型4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网格型4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
    <w:name w:val="网格型4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4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1">
    <w:name w:val="TOC 标题2"/>
    <w:basedOn w:val="3"/>
    <w:next w:val="1"/>
    <w:unhideWhenUsed/>
    <w:qFormat/>
    <w:uiPriority w:val="39"/>
    <w:pPr>
      <w:widowControl/>
      <w:autoSpaceDE/>
      <w:autoSpaceDN/>
      <w:adjustRightIn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2">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23">
    <w:name w:val="未处理的提及1"/>
    <w:basedOn w:val="90"/>
    <w:semiHidden/>
    <w:unhideWhenUsed/>
    <w:qFormat/>
    <w:uiPriority w:val="99"/>
    <w:rPr>
      <w:color w:val="605E5C"/>
      <w:shd w:val="clear" w:color="auto" w:fill="E1DFDD"/>
    </w:rPr>
  </w:style>
  <w:style w:type="table" w:customStyle="1" w:styleId="324">
    <w:name w:val="网格型4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网格型422"/>
    <w:basedOn w:val="88"/>
    <w:qFormat/>
    <w:uiPriority w:val="0"/>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
    <w:name w:val="网格型4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网格型4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8">
    <w:name w:val="font101"/>
    <w:basedOn w:val="90"/>
    <w:qFormat/>
    <w:uiPriority w:val="0"/>
    <w:rPr>
      <w:rFonts w:hint="eastAsia" w:ascii="宋体" w:hAnsi="宋体" w:eastAsia="宋体" w:cs="宋体"/>
      <w:b/>
      <w:bCs/>
      <w:color w:val="000000"/>
      <w:sz w:val="40"/>
      <w:szCs w:val="40"/>
      <w:u w:val="none"/>
    </w:rPr>
  </w:style>
  <w:style w:type="character" w:customStyle="1" w:styleId="329">
    <w:name w:val="font31"/>
    <w:basedOn w:val="90"/>
    <w:qFormat/>
    <w:uiPriority w:val="0"/>
    <w:rPr>
      <w:rFonts w:hint="eastAsia" w:ascii="宋体" w:hAnsi="宋体" w:eastAsia="宋体" w:cs="宋体"/>
      <w:color w:val="000000"/>
      <w:sz w:val="20"/>
      <w:szCs w:val="20"/>
      <w:u w:val="none"/>
    </w:rPr>
  </w:style>
  <w:style w:type="character" w:customStyle="1" w:styleId="330">
    <w:name w:val="font112"/>
    <w:basedOn w:val="90"/>
    <w:qFormat/>
    <w:uiPriority w:val="0"/>
    <w:rPr>
      <w:rFonts w:hint="eastAsia" w:ascii="宋体" w:hAnsi="宋体" w:eastAsia="宋体" w:cs="宋体"/>
      <w:color w:val="000000"/>
      <w:sz w:val="20"/>
      <w:szCs w:val="20"/>
      <w:u w:val="none"/>
    </w:rPr>
  </w:style>
  <w:style w:type="character" w:customStyle="1" w:styleId="331">
    <w:name w:val="font121"/>
    <w:basedOn w:val="90"/>
    <w:qFormat/>
    <w:uiPriority w:val="0"/>
    <w:rPr>
      <w:rFonts w:hint="default" w:ascii="Times New Roman" w:hAnsi="Times New Roman" w:cs="Times New Roman"/>
      <w:color w:val="000000"/>
      <w:sz w:val="20"/>
      <w:szCs w:val="20"/>
      <w:u w:val="none"/>
    </w:rPr>
  </w:style>
  <w:style w:type="character" w:customStyle="1" w:styleId="332">
    <w:name w:val="font131"/>
    <w:basedOn w:val="90"/>
    <w:qFormat/>
    <w:uiPriority w:val="0"/>
    <w:rPr>
      <w:rFonts w:hint="eastAsia" w:ascii="宋体" w:hAnsi="宋体" w:eastAsia="宋体" w:cs="宋体"/>
      <w:color w:val="000000"/>
      <w:sz w:val="20"/>
      <w:szCs w:val="20"/>
      <w:u w:val="none"/>
    </w:rPr>
  </w:style>
  <w:style w:type="character" w:customStyle="1" w:styleId="333">
    <w:name w:val="font11"/>
    <w:basedOn w:val="90"/>
    <w:qFormat/>
    <w:uiPriority w:val="0"/>
    <w:rPr>
      <w:rFonts w:hint="default" w:ascii="Calibri" w:hAnsi="Calibri" w:cs="Calibri"/>
      <w:color w:val="000000"/>
      <w:sz w:val="20"/>
      <w:szCs w:val="20"/>
      <w:u w:val="none"/>
    </w:rPr>
  </w:style>
  <w:style w:type="paragraph" w:customStyle="1" w:styleId="334">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E71FD-9384-48A5-8D5F-5ADE8C2A5B4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71</Pages>
  <Words>23317</Words>
  <Characters>24229</Characters>
  <Lines>112</Lines>
  <Paragraphs>31</Paragraphs>
  <TotalTime>76</TotalTime>
  <ScaleCrop>false</ScaleCrop>
  <LinksUpToDate>false</LinksUpToDate>
  <CharactersWithSpaces>24517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2023-09-08T03:40:00Z</dcterms:created>
  <dc:creator>d</dc:creator>
  <cp:lastModifiedBy>不要说话</cp:lastModifiedBy>
  <cp:lastPrinted>2024-09-24T02:50:00Z</cp:lastPrinted>
  <dcterms:modified xsi:type="dcterms:W3CDTF">2026-03-25T09:05:28Z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BF405FB4A2124ABDA45964B6204238EA_13</vt:lpwstr>
  </property>
  <property fmtid="{D5CDD505-2E9C-101B-9397-08002B2CF9AE}" pid="4" name="KSOTemplateDocerSaveRecord">
    <vt:lpwstr>eyJoZGlkIjoiMjlmM2ExZTYwMDJiNjkxMjgwZmEyM2Y5Nzk3NDc5OGMiLCJ1c2VySWQiOiIyNDI2MzU0MTMifQ==</vt:lpwstr>
  </property>
</Properties>
</file>