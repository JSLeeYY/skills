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35C829">
      <w:pPr>
        <w:tabs>
          <w:tab w:val="left" w:pos="500"/>
        </w:tabs>
        <w:autoSpaceDE/>
        <w:autoSpaceDN/>
        <w:adjustRightInd/>
        <w:snapToGrid w:val="0"/>
        <w:spacing w:line="360" w:lineRule="auto"/>
        <w:ind w:firstLine="0" w:firstLineChars="0"/>
        <w:jc w:val="both"/>
        <w:rPr>
          <w:rFonts w:hint="eastAsia" w:ascii="仿宋" w:hAnsi="仿宋" w:eastAsia="仿宋" w:cs="仿宋"/>
          <w:b/>
          <w:sz w:val="44"/>
          <w:szCs w:val="44"/>
        </w:rPr>
      </w:pPr>
    </w:p>
    <w:p w14:paraId="794C901A">
      <w:pPr>
        <w:topLinePunct/>
        <w:autoSpaceDE/>
        <w:autoSpaceDN/>
        <w:adjustRightInd/>
        <w:snapToGrid w:val="0"/>
        <w:spacing w:line="360" w:lineRule="auto"/>
        <w:ind w:firstLine="0" w:firstLineChars="0"/>
        <w:jc w:val="both"/>
        <w:rPr>
          <w:rFonts w:hint="eastAsia" w:ascii="仿宋" w:hAnsi="仿宋" w:eastAsia="仿宋" w:cs="仿宋"/>
          <w:b/>
          <w:sz w:val="36"/>
          <w:szCs w:val="36"/>
        </w:rPr>
      </w:pPr>
      <w:bookmarkStart w:id="0" w:name="_Toc283294614"/>
      <w:bookmarkStart w:id="1" w:name="_Toc386441349"/>
    </w:p>
    <w:p w14:paraId="09413307">
      <w:pPr>
        <w:topLinePunct/>
        <w:autoSpaceDE/>
        <w:autoSpaceDN/>
        <w:adjustRightInd/>
        <w:snapToGrid w:val="0"/>
        <w:spacing w:line="360" w:lineRule="auto"/>
        <w:ind w:firstLine="0" w:firstLineChars="0"/>
        <w:jc w:val="center"/>
        <w:rPr>
          <w:rFonts w:hint="eastAsia" w:ascii="仿宋" w:hAnsi="仿宋" w:eastAsia="仿宋" w:cs="仿宋"/>
          <w:b/>
          <w:sz w:val="48"/>
          <w:szCs w:val="48"/>
          <w:lang w:val="en-US"/>
        </w:rPr>
      </w:pPr>
      <w:r>
        <w:rPr>
          <w:rFonts w:hint="eastAsia" w:ascii="仿宋" w:hAnsi="仿宋" w:eastAsia="仿宋" w:cs="仿宋"/>
          <w:b/>
          <w:sz w:val="48"/>
          <w:szCs w:val="48"/>
          <w:lang w:val="en-US" w:eastAsia="zh-CN"/>
        </w:rPr>
        <w:t>南京三方一体化数字信息平台优化提升项目</w:t>
      </w:r>
    </w:p>
    <w:p w14:paraId="254F5781">
      <w:pPr>
        <w:topLinePunct/>
        <w:autoSpaceDE/>
        <w:autoSpaceDN/>
        <w:adjustRightInd/>
        <w:snapToGrid w:val="0"/>
        <w:spacing w:line="360" w:lineRule="auto"/>
        <w:ind w:firstLine="0" w:firstLineChars="0"/>
        <w:jc w:val="center"/>
        <w:rPr>
          <w:rFonts w:hint="eastAsia" w:ascii="仿宋" w:hAnsi="仿宋" w:eastAsia="仿宋" w:cs="仿宋"/>
          <w:sz w:val="48"/>
          <w:szCs w:val="48"/>
        </w:rPr>
      </w:pPr>
    </w:p>
    <w:p w14:paraId="6FDCC009">
      <w:pPr>
        <w:topLinePunct/>
        <w:autoSpaceDE/>
        <w:autoSpaceDN/>
        <w:adjustRightInd/>
        <w:snapToGrid w:val="0"/>
        <w:spacing w:line="360" w:lineRule="auto"/>
        <w:ind w:firstLine="0" w:firstLineChars="0"/>
        <w:jc w:val="center"/>
        <w:rPr>
          <w:rFonts w:hint="eastAsia" w:ascii="仿宋" w:hAnsi="仿宋" w:eastAsia="仿宋" w:cs="仿宋"/>
          <w:b/>
          <w:bCs/>
          <w:sz w:val="96"/>
          <w:szCs w:val="96"/>
        </w:rPr>
      </w:pPr>
      <w:r>
        <w:rPr>
          <w:rFonts w:hint="eastAsia" w:ascii="仿宋" w:hAnsi="仿宋" w:eastAsia="仿宋" w:cs="仿宋"/>
          <w:b/>
          <w:bCs/>
          <w:sz w:val="96"/>
          <w:szCs w:val="96"/>
        </w:rPr>
        <w:t>谈 判 文 件</w:t>
      </w:r>
    </w:p>
    <w:p w14:paraId="02C000C0">
      <w:pPr>
        <w:topLinePunct/>
        <w:autoSpaceDE/>
        <w:autoSpaceDN/>
        <w:adjustRightInd/>
        <w:snapToGrid w:val="0"/>
        <w:spacing w:line="360" w:lineRule="auto"/>
        <w:ind w:firstLine="0" w:firstLineChars="0"/>
        <w:jc w:val="center"/>
        <w:rPr>
          <w:rFonts w:hint="eastAsia" w:ascii="仿宋" w:hAnsi="仿宋" w:eastAsia="仿宋" w:cs="仿宋"/>
        </w:rPr>
      </w:pPr>
    </w:p>
    <w:p w14:paraId="1AE97362">
      <w:pPr>
        <w:topLinePunct/>
        <w:autoSpaceDE/>
        <w:autoSpaceDN/>
        <w:adjustRightInd/>
        <w:snapToGrid w:val="0"/>
        <w:spacing w:line="360" w:lineRule="auto"/>
        <w:ind w:firstLine="0" w:firstLineChars="0"/>
        <w:jc w:val="center"/>
        <w:rPr>
          <w:rFonts w:hint="eastAsia" w:ascii="仿宋" w:hAnsi="仿宋" w:eastAsia="仿宋" w:cs="仿宋"/>
        </w:rPr>
      </w:pPr>
    </w:p>
    <w:p w14:paraId="08FC41D6">
      <w:pPr>
        <w:topLinePunct/>
        <w:autoSpaceDE/>
        <w:autoSpaceDN/>
        <w:adjustRightInd/>
        <w:snapToGrid w:val="0"/>
        <w:spacing w:line="360" w:lineRule="auto"/>
        <w:ind w:firstLine="0" w:firstLineChars="0"/>
        <w:jc w:val="center"/>
        <w:rPr>
          <w:rFonts w:hint="eastAsia" w:ascii="仿宋" w:hAnsi="仿宋" w:eastAsia="仿宋" w:cs="仿宋"/>
        </w:rPr>
      </w:pPr>
    </w:p>
    <w:p w14:paraId="507660F2">
      <w:pPr>
        <w:topLinePunct/>
        <w:autoSpaceDE/>
        <w:autoSpaceDN/>
        <w:adjustRightInd/>
        <w:snapToGrid w:val="0"/>
        <w:spacing w:line="360" w:lineRule="auto"/>
        <w:ind w:firstLine="0" w:firstLineChars="0"/>
        <w:jc w:val="center"/>
        <w:rPr>
          <w:rFonts w:hint="eastAsia" w:ascii="仿宋" w:hAnsi="仿宋" w:eastAsia="仿宋" w:cs="仿宋"/>
        </w:rPr>
      </w:pPr>
    </w:p>
    <w:p w14:paraId="6871F236">
      <w:pPr>
        <w:topLinePunct/>
        <w:autoSpaceDE/>
        <w:autoSpaceDN/>
        <w:adjustRightInd/>
        <w:snapToGrid w:val="0"/>
        <w:spacing w:line="360" w:lineRule="auto"/>
        <w:ind w:firstLine="0" w:firstLineChars="0"/>
        <w:jc w:val="center"/>
        <w:rPr>
          <w:rFonts w:hint="eastAsia" w:ascii="仿宋" w:hAnsi="仿宋" w:eastAsia="仿宋" w:cs="仿宋"/>
        </w:rPr>
      </w:pPr>
    </w:p>
    <w:p w14:paraId="7665FAB3">
      <w:pPr>
        <w:topLinePunct/>
        <w:autoSpaceDE/>
        <w:autoSpaceDN/>
        <w:adjustRightInd/>
        <w:snapToGrid w:val="0"/>
        <w:spacing w:line="360" w:lineRule="auto"/>
        <w:ind w:firstLine="0" w:firstLineChars="0"/>
        <w:jc w:val="center"/>
        <w:rPr>
          <w:rFonts w:hint="eastAsia" w:ascii="仿宋" w:hAnsi="仿宋" w:eastAsia="仿宋" w:cs="仿宋"/>
        </w:rPr>
      </w:pPr>
    </w:p>
    <w:p w14:paraId="69F94A3C">
      <w:pPr>
        <w:autoSpaceDE/>
        <w:autoSpaceDN/>
        <w:adjustRightInd/>
        <w:spacing w:line="600" w:lineRule="auto"/>
        <w:ind w:firstLine="199" w:firstLineChars="66"/>
        <w:rPr>
          <w:rFonts w:hint="eastAsia" w:ascii="仿宋" w:hAnsi="仿宋" w:eastAsia="仿宋" w:cs="仿宋"/>
          <w:b/>
          <w:color w:val="auto"/>
          <w:sz w:val="30"/>
          <w:szCs w:val="30"/>
        </w:rPr>
      </w:pPr>
      <w:r>
        <w:rPr>
          <w:rFonts w:hint="eastAsia" w:ascii="仿宋" w:hAnsi="仿宋" w:eastAsia="仿宋" w:cs="仿宋"/>
          <w:b/>
          <w:sz w:val="30"/>
          <w:szCs w:val="30"/>
        </w:rPr>
        <w:t>谈</w:t>
      </w:r>
      <w:r>
        <w:rPr>
          <w:rFonts w:hint="eastAsia" w:ascii="仿宋" w:hAnsi="仿宋" w:eastAsia="仿宋" w:cs="仿宋"/>
          <w:b/>
          <w:color w:val="auto"/>
          <w:sz w:val="30"/>
          <w:szCs w:val="30"/>
        </w:rPr>
        <w:t xml:space="preserve"> 判 编 号：</w:t>
      </w:r>
      <w:r>
        <w:rPr>
          <w:rFonts w:hint="eastAsia" w:ascii="仿宋" w:hAnsi="仿宋" w:eastAsia="仿宋" w:cs="仿宋"/>
          <w:color w:val="auto"/>
          <w:spacing w:val="-7"/>
          <w:kern w:val="2"/>
          <w:sz w:val="27"/>
          <w:szCs w:val="27"/>
          <w:lang w:val="en-US" w:eastAsia="zh-CN" w:bidi="ar-SA"/>
        </w:rPr>
        <w:t>NJSFTP-</w:t>
      </w:r>
      <w:ins w:id="0" w:author="不要说话" w:date="2026-03-25T09:28:16Z">
        <w:r>
          <w:rPr>
            <w:rFonts w:hint="eastAsia" w:ascii="仿宋" w:hAnsi="仿宋" w:eastAsia="仿宋" w:cs="仿宋"/>
            <w:color w:val="auto"/>
            <w:spacing w:val="-7"/>
            <w:kern w:val="2"/>
            <w:sz w:val="27"/>
            <w:szCs w:val="27"/>
            <w:lang w:val="en-US" w:eastAsia="zh-CN" w:bidi="ar-SA"/>
          </w:rPr>
          <w:t>2026</w:t>
        </w:r>
      </w:ins>
      <w:r>
        <w:rPr>
          <w:rFonts w:hint="eastAsia" w:ascii="仿宋" w:hAnsi="仿宋" w:eastAsia="仿宋" w:cs="仿宋"/>
          <w:color w:val="auto"/>
          <w:spacing w:val="-7"/>
          <w:kern w:val="2"/>
          <w:sz w:val="27"/>
          <w:szCs w:val="27"/>
          <w:lang w:val="en-US" w:eastAsia="zh-CN" w:bidi="ar-SA"/>
        </w:rPr>
        <w:t>-07-01</w:t>
      </w:r>
    </w:p>
    <w:p w14:paraId="24D0B938">
      <w:pPr>
        <w:autoSpaceDE/>
        <w:autoSpaceDN/>
        <w:adjustRightInd/>
        <w:spacing w:line="600" w:lineRule="auto"/>
        <w:ind w:firstLine="199" w:firstLineChars="66"/>
        <w:rPr>
          <w:rFonts w:hint="eastAsia" w:ascii="仿宋" w:hAnsi="仿宋" w:eastAsia="仿宋" w:cs="仿宋"/>
          <w:b/>
          <w:color w:val="auto"/>
          <w:sz w:val="30"/>
          <w:szCs w:val="30"/>
        </w:rPr>
      </w:pPr>
      <w:r>
        <w:rPr>
          <w:rFonts w:hint="eastAsia" w:ascii="仿宋" w:hAnsi="仿宋" w:eastAsia="仿宋" w:cs="仿宋"/>
          <w:b/>
          <w:color w:val="auto"/>
          <w:sz w:val="30"/>
          <w:szCs w:val="30"/>
        </w:rPr>
        <w:t>采 购 单 位：</w:t>
      </w:r>
      <w:r>
        <w:rPr>
          <w:rFonts w:hint="eastAsia" w:ascii="仿宋" w:hAnsi="仿宋" w:eastAsia="仿宋" w:cs="仿宋"/>
          <w:color w:val="auto"/>
          <w:spacing w:val="-7"/>
          <w:kern w:val="2"/>
          <w:sz w:val="27"/>
          <w:szCs w:val="27"/>
          <w:lang w:val="en-US" w:eastAsia="zh-CN" w:bidi="ar-SA"/>
        </w:rPr>
        <w:t>南京三方化工设备监理有限公司</w:t>
      </w:r>
    </w:p>
    <w:p w14:paraId="765E714E">
      <w:pPr>
        <w:autoSpaceDE/>
        <w:autoSpaceDN/>
        <w:adjustRightInd/>
        <w:spacing w:line="600" w:lineRule="exact"/>
        <w:ind w:firstLine="602" w:firstLineChars="0"/>
        <w:jc w:val="center"/>
        <w:rPr>
          <w:rFonts w:hint="eastAsia" w:ascii="仿宋" w:hAnsi="仿宋" w:eastAsia="仿宋" w:cs="仿宋"/>
          <w:b/>
          <w:color w:val="auto"/>
          <w:sz w:val="30"/>
          <w:szCs w:val="30"/>
        </w:rPr>
      </w:pPr>
    </w:p>
    <w:p w14:paraId="0FEC37D9">
      <w:pPr>
        <w:autoSpaceDE/>
        <w:autoSpaceDN/>
        <w:adjustRightInd/>
        <w:spacing w:line="600" w:lineRule="exact"/>
        <w:ind w:firstLine="602" w:firstLineChars="0"/>
        <w:jc w:val="center"/>
        <w:rPr>
          <w:rFonts w:hint="eastAsia" w:ascii="仿宋" w:hAnsi="仿宋" w:eastAsia="仿宋" w:cs="仿宋"/>
          <w:b/>
          <w:color w:val="auto"/>
          <w:sz w:val="30"/>
          <w:szCs w:val="30"/>
        </w:rPr>
      </w:pPr>
    </w:p>
    <w:p w14:paraId="7CFECAE8">
      <w:pPr>
        <w:autoSpaceDE/>
        <w:autoSpaceDN/>
        <w:adjustRightInd/>
        <w:spacing w:line="600" w:lineRule="exact"/>
        <w:ind w:firstLine="602" w:firstLineChars="0"/>
        <w:jc w:val="center"/>
        <w:rPr>
          <w:rFonts w:hint="eastAsia" w:ascii="仿宋" w:hAnsi="仿宋" w:eastAsia="仿宋" w:cs="仿宋"/>
          <w:b/>
          <w:color w:val="auto"/>
          <w:sz w:val="30"/>
          <w:szCs w:val="30"/>
        </w:rPr>
      </w:pPr>
    </w:p>
    <w:p w14:paraId="1B016488">
      <w:pPr>
        <w:autoSpaceDE/>
        <w:autoSpaceDN/>
        <w:adjustRightInd/>
        <w:spacing w:line="600" w:lineRule="exact"/>
        <w:ind w:firstLine="602" w:firstLineChars="0"/>
        <w:jc w:val="center"/>
        <w:rPr>
          <w:rFonts w:hint="eastAsia" w:ascii="仿宋" w:hAnsi="仿宋" w:eastAsia="仿宋" w:cs="仿宋"/>
          <w:b/>
          <w:color w:val="auto"/>
          <w:sz w:val="30"/>
          <w:szCs w:val="30"/>
        </w:rPr>
      </w:pPr>
    </w:p>
    <w:p w14:paraId="299946B4">
      <w:pPr>
        <w:autoSpaceDE/>
        <w:autoSpaceDN/>
        <w:adjustRightInd/>
        <w:spacing w:line="600" w:lineRule="exact"/>
        <w:ind w:firstLine="602" w:firstLineChars="0"/>
        <w:jc w:val="center"/>
        <w:rPr>
          <w:rFonts w:hint="eastAsia" w:ascii="仿宋" w:hAnsi="仿宋" w:eastAsia="仿宋" w:cs="仿宋"/>
          <w:b/>
          <w:color w:val="auto"/>
          <w:sz w:val="30"/>
          <w:szCs w:val="30"/>
        </w:rPr>
      </w:pPr>
    </w:p>
    <w:p w14:paraId="202DC6FB">
      <w:pPr>
        <w:autoSpaceDE/>
        <w:autoSpaceDN/>
        <w:adjustRightInd/>
        <w:spacing w:line="600" w:lineRule="exact"/>
        <w:ind w:firstLine="602" w:firstLineChars="0"/>
        <w:jc w:val="center"/>
        <w:rPr>
          <w:rFonts w:hint="eastAsia" w:ascii="仿宋" w:hAnsi="仿宋" w:eastAsia="仿宋" w:cs="仿宋"/>
          <w:b/>
          <w:color w:val="auto"/>
          <w:sz w:val="30"/>
          <w:szCs w:val="30"/>
        </w:rPr>
      </w:pPr>
      <w:r>
        <w:rPr>
          <w:rFonts w:hint="eastAsia" w:ascii="仿宋" w:hAnsi="仿宋" w:eastAsia="仿宋" w:cs="仿宋"/>
          <w:b/>
          <w:color w:val="auto"/>
          <w:sz w:val="30"/>
          <w:szCs w:val="30"/>
        </w:rPr>
        <w:t>二○二</w:t>
      </w:r>
      <w:ins w:id="1" w:author="不要说话" w:date="2026-03-25T15:27:34Z">
        <w:r>
          <w:rPr>
            <w:rFonts w:hint="eastAsia" w:ascii="仿宋" w:hAnsi="仿宋" w:eastAsia="仿宋" w:cs="仿宋"/>
            <w:b/>
            <w:color w:val="auto"/>
            <w:sz w:val="30"/>
            <w:szCs w:val="30"/>
            <w:lang w:val="en-US" w:eastAsia="zh-CN"/>
          </w:rPr>
          <w:t>六</w:t>
        </w:r>
      </w:ins>
      <w:r>
        <w:rPr>
          <w:rFonts w:hint="eastAsia" w:ascii="仿宋" w:hAnsi="仿宋" w:eastAsia="仿宋" w:cs="仿宋"/>
          <w:b/>
          <w:color w:val="auto"/>
          <w:sz w:val="30"/>
          <w:szCs w:val="30"/>
        </w:rPr>
        <w:t>年</w:t>
      </w:r>
      <w:ins w:id="2" w:author="不要说话" w:date="2026-03-25T15:27:38Z">
        <w:r>
          <w:rPr>
            <w:rFonts w:hint="eastAsia" w:ascii="仿宋" w:hAnsi="仿宋" w:eastAsia="仿宋" w:cs="仿宋"/>
            <w:b/>
            <w:color w:val="auto"/>
            <w:sz w:val="30"/>
            <w:szCs w:val="30"/>
            <w:lang w:val="en-US" w:eastAsia="zh-CN"/>
          </w:rPr>
          <w:t>四</w:t>
        </w:r>
      </w:ins>
      <w:r>
        <w:rPr>
          <w:rFonts w:hint="eastAsia" w:ascii="仿宋" w:hAnsi="仿宋" w:eastAsia="仿宋" w:cs="仿宋"/>
          <w:b/>
          <w:color w:val="auto"/>
          <w:sz w:val="30"/>
          <w:szCs w:val="30"/>
        </w:rPr>
        <w:t>月</w:t>
      </w:r>
      <w:ins w:id="3" w:author="不要说话" w:date="2026-03-25T15:27:40Z">
        <w:r>
          <w:rPr>
            <w:rFonts w:hint="eastAsia" w:ascii="仿宋" w:hAnsi="仿宋" w:eastAsia="仿宋" w:cs="仿宋"/>
            <w:b/>
            <w:color w:val="auto"/>
            <w:sz w:val="30"/>
            <w:szCs w:val="30"/>
            <w:lang w:val="en-US" w:eastAsia="zh-CN"/>
          </w:rPr>
          <w:t xml:space="preserve"> </w:t>
        </w:r>
      </w:ins>
      <w:r>
        <w:rPr>
          <w:rFonts w:hint="eastAsia" w:ascii="仿宋" w:hAnsi="仿宋" w:eastAsia="仿宋" w:cs="仿宋"/>
          <w:b/>
          <w:color w:val="auto"/>
          <w:sz w:val="30"/>
          <w:szCs w:val="30"/>
        </w:rPr>
        <w:t>日</w:t>
      </w:r>
    </w:p>
    <w:p w14:paraId="17375896">
      <w:pPr>
        <w:widowControl/>
        <w:autoSpaceDE/>
        <w:autoSpaceDN/>
        <w:adjustRightInd/>
        <w:ind w:firstLine="0" w:firstLineChars="0"/>
        <w:rPr>
          <w:rFonts w:hint="eastAsia" w:ascii="仿宋" w:hAnsi="仿宋" w:eastAsia="仿宋" w:cs="仿宋"/>
          <w:b/>
          <w:bCs/>
          <w:sz w:val="30"/>
          <w:szCs w:val="30"/>
        </w:rPr>
      </w:pPr>
      <w:r>
        <w:rPr>
          <w:rFonts w:hint="eastAsia" w:ascii="仿宋" w:hAnsi="仿宋" w:eastAsia="仿宋" w:cs="仿宋"/>
          <w:b/>
          <w:bCs/>
          <w:sz w:val="30"/>
          <w:szCs w:val="30"/>
        </w:rPr>
        <w:br w:type="page"/>
      </w:r>
    </w:p>
    <w:p w14:paraId="414E3E52">
      <w:pPr>
        <w:autoSpaceDE/>
        <w:autoSpaceDN/>
        <w:adjustRightInd/>
        <w:spacing w:line="360" w:lineRule="auto"/>
        <w:ind w:firstLine="0" w:firstLineChars="0"/>
        <w:jc w:val="center"/>
        <w:rPr>
          <w:rFonts w:hint="eastAsia" w:ascii="仿宋" w:hAnsi="仿宋" w:eastAsia="仿宋" w:cs="仿宋"/>
          <w:b/>
          <w:sz w:val="44"/>
          <w:szCs w:val="44"/>
        </w:rPr>
      </w:pPr>
      <w:r>
        <w:rPr>
          <w:rFonts w:hint="eastAsia" w:ascii="仿宋" w:hAnsi="仿宋" w:eastAsia="仿宋" w:cs="仿宋"/>
          <w:b/>
          <w:sz w:val="44"/>
          <w:szCs w:val="44"/>
        </w:rPr>
        <w:t>目    录</w:t>
      </w:r>
    </w:p>
    <w:p w14:paraId="71B9A2BB">
      <w:pPr>
        <w:autoSpaceDE/>
        <w:autoSpaceDN/>
        <w:adjustRightInd/>
        <w:spacing w:line="560" w:lineRule="exact"/>
        <w:ind w:firstLine="0" w:firstLineChars="0"/>
        <w:jc w:val="center"/>
        <w:rPr>
          <w:rFonts w:hint="eastAsia" w:ascii="仿宋" w:hAnsi="仿宋" w:eastAsia="仿宋" w:cs="仿宋"/>
          <w:bCs/>
          <w:sz w:val="44"/>
          <w:szCs w:val="44"/>
        </w:rPr>
      </w:pPr>
    </w:p>
    <w:p w14:paraId="79A4E30E">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b w:val="0"/>
          <w:bCs w:val="0"/>
          <w:caps w:val="0"/>
          <w:sz w:val="32"/>
          <w:szCs w:val="32"/>
        </w:rPr>
        <w:fldChar w:fldCharType="begin"/>
      </w:r>
      <w:r>
        <w:rPr>
          <w:rFonts w:hint="eastAsia" w:ascii="仿宋" w:hAnsi="仿宋" w:eastAsia="仿宋" w:cs="仿宋"/>
          <w:b w:val="0"/>
          <w:bCs w:val="0"/>
          <w:caps w:val="0"/>
          <w:sz w:val="32"/>
          <w:szCs w:val="32"/>
        </w:rPr>
        <w:instrText xml:space="preserve"> TOC \o "1-1" \h \z \u </w:instrText>
      </w:r>
      <w:r>
        <w:rPr>
          <w:rFonts w:hint="eastAsia" w:ascii="仿宋" w:hAnsi="仿宋" w:eastAsia="仿宋" w:cs="仿宋"/>
          <w:b w:val="0"/>
          <w:bCs w:val="0"/>
          <w:caps w:val="0"/>
          <w:sz w:val="32"/>
          <w:szCs w:val="32"/>
        </w:rPr>
        <w:fldChar w:fldCharType="separate"/>
      </w:r>
      <w:r>
        <w:rPr>
          <w:rFonts w:hint="eastAsia" w:ascii="仿宋" w:hAnsi="仿宋" w:eastAsia="仿宋" w:cs="仿宋"/>
        </w:rPr>
        <w:fldChar w:fldCharType="begin"/>
      </w:r>
      <w:r>
        <w:rPr>
          <w:rFonts w:hint="eastAsia" w:ascii="仿宋" w:hAnsi="仿宋" w:eastAsia="仿宋" w:cs="仿宋"/>
        </w:rPr>
        <w:instrText xml:space="preserve"> HYPERLINK \l "_Toc144893928" </w:instrText>
      </w:r>
      <w:r>
        <w:rPr>
          <w:rFonts w:hint="eastAsia" w:ascii="仿宋" w:hAnsi="仿宋" w:eastAsia="仿宋" w:cs="仿宋"/>
        </w:rPr>
        <w:fldChar w:fldCharType="separate"/>
      </w:r>
      <w:r>
        <w:rPr>
          <w:rStyle w:val="95"/>
          <w:rFonts w:hint="eastAsia" w:ascii="仿宋" w:hAnsi="仿宋" w:eastAsia="仿宋" w:cs="仿宋"/>
          <w:sz w:val="32"/>
          <w:szCs w:val="32"/>
        </w:rPr>
        <w:t>第一章</w:t>
      </w:r>
      <w:r>
        <w:rPr>
          <w:rStyle w:val="95"/>
          <w:rFonts w:hint="eastAsia" w:ascii="仿宋" w:hAnsi="仿宋" w:eastAsia="仿宋" w:cs="仿宋"/>
          <w:sz w:val="32"/>
          <w:szCs w:val="32"/>
          <w:lang w:val="en-US" w:eastAsia="zh-CN"/>
        </w:rPr>
        <w:t xml:space="preserve"> </w:t>
      </w:r>
      <w:r>
        <w:rPr>
          <w:rStyle w:val="95"/>
          <w:rFonts w:hint="eastAsia" w:ascii="仿宋" w:hAnsi="仿宋" w:eastAsia="仿宋" w:cs="仿宋"/>
          <w:sz w:val="32"/>
          <w:szCs w:val="32"/>
        </w:rPr>
        <w:t>谈判邀请书</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_Toc144893928 \h </w:instrText>
      </w:r>
      <w:r>
        <w:rPr>
          <w:rFonts w:hint="eastAsia" w:ascii="仿宋" w:hAnsi="仿宋" w:eastAsia="仿宋" w:cs="仿宋"/>
          <w:sz w:val="32"/>
          <w:szCs w:val="32"/>
        </w:rPr>
        <w:fldChar w:fldCharType="separate"/>
      </w:r>
      <w:r>
        <w:rPr>
          <w:rFonts w:hint="eastAsia" w:ascii="仿宋" w:hAnsi="仿宋" w:eastAsia="仿宋" w:cs="仿宋"/>
          <w:sz w:val="32"/>
          <w:szCs w:val="32"/>
        </w:rPr>
        <w:t>3</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45A78B7E">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"_Toc144893929" </w:instrText>
      </w:r>
      <w:r>
        <w:rPr>
          <w:rFonts w:hint="eastAsia" w:ascii="仿宋" w:hAnsi="仿宋" w:eastAsia="仿宋" w:cs="仿宋"/>
        </w:rPr>
        <w:fldChar w:fldCharType="separate"/>
      </w:r>
      <w:r>
        <w:rPr>
          <w:rStyle w:val="95"/>
          <w:rFonts w:hint="eastAsia" w:ascii="仿宋" w:hAnsi="仿宋" w:eastAsia="仿宋" w:cs="仿宋"/>
          <w:sz w:val="32"/>
          <w:szCs w:val="32"/>
        </w:rPr>
        <w:t>第二章 供应商须知</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_Toc144893929 \h </w:instrText>
      </w:r>
      <w:r>
        <w:rPr>
          <w:rFonts w:hint="eastAsia" w:ascii="仿宋" w:hAnsi="仿宋" w:eastAsia="仿宋" w:cs="仿宋"/>
          <w:sz w:val="32"/>
          <w:szCs w:val="32"/>
        </w:rPr>
        <w:fldChar w:fldCharType="separate"/>
      </w:r>
      <w:r>
        <w:rPr>
          <w:rFonts w:hint="eastAsia" w:ascii="仿宋" w:hAnsi="仿宋" w:eastAsia="仿宋" w:cs="仿宋"/>
          <w:sz w:val="32"/>
          <w:szCs w:val="32"/>
        </w:rPr>
        <w:t>7</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479F40E8">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"_Toc144893930" </w:instrText>
      </w:r>
      <w:r>
        <w:rPr>
          <w:rFonts w:hint="eastAsia" w:ascii="仿宋" w:hAnsi="仿宋" w:eastAsia="仿宋" w:cs="仿宋"/>
        </w:rPr>
        <w:fldChar w:fldCharType="separate"/>
      </w:r>
      <w:r>
        <w:rPr>
          <w:rStyle w:val="95"/>
          <w:rFonts w:hint="eastAsia" w:ascii="仿宋" w:hAnsi="仿宋" w:eastAsia="仿宋" w:cs="仿宋"/>
          <w:sz w:val="32"/>
          <w:szCs w:val="32"/>
        </w:rPr>
        <w:t>第三章 谈判办法</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_Toc144893930 \h </w:instrText>
      </w:r>
      <w:r>
        <w:rPr>
          <w:rFonts w:hint="eastAsia" w:ascii="仿宋" w:hAnsi="仿宋" w:eastAsia="仿宋" w:cs="仿宋"/>
          <w:sz w:val="32"/>
          <w:szCs w:val="32"/>
        </w:rPr>
        <w:fldChar w:fldCharType="separate"/>
      </w:r>
      <w:r>
        <w:rPr>
          <w:rFonts w:hint="eastAsia" w:ascii="仿宋" w:hAnsi="仿宋" w:eastAsia="仿宋" w:cs="仿宋"/>
          <w:sz w:val="32"/>
          <w:szCs w:val="32"/>
        </w:rPr>
        <w:t>10</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4389DFD8">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"_Toc144893931" </w:instrText>
      </w:r>
      <w:r>
        <w:rPr>
          <w:rFonts w:hint="eastAsia" w:ascii="仿宋" w:hAnsi="仿宋" w:eastAsia="仿宋" w:cs="仿宋"/>
        </w:rPr>
        <w:fldChar w:fldCharType="separate"/>
      </w:r>
      <w:r>
        <w:rPr>
          <w:rStyle w:val="95"/>
          <w:rFonts w:hint="eastAsia" w:ascii="仿宋" w:hAnsi="仿宋" w:eastAsia="仿宋" w:cs="仿宋"/>
          <w:sz w:val="32"/>
          <w:szCs w:val="32"/>
        </w:rPr>
        <w:t>第四章</w:t>
      </w:r>
      <w:r>
        <w:rPr>
          <w:rStyle w:val="95"/>
          <w:rFonts w:hint="eastAsia" w:ascii="仿宋" w:hAnsi="仿宋" w:eastAsia="仿宋" w:cs="仿宋"/>
          <w:sz w:val="32"/>
          <w:szCs w:val="32"/>
          <w:lang w:val="en-US" w:eastAsia="zh-CN"/>
        </w:rPr>
        <w:t xml:space="preserve"> </w:t>
      </w:r>
      <w:r>
        <w:rPr>
          <w:rStyle w:val="95"/>
          <w:rFonts w:hint="eastAsia" w:ascii="仿宋" w:hAnsi="仿宋" w:eastAsia="仿宋" w:cs="仿宋"/>
          <w:sz w:val="32"/>
          <w:szCs w:val="32"/>
        </w:rPr>
        <w:t>技术规格及要求</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_Toc144893931 \h </w:instrText>
      </w:r>
      <w:r>
        <w:rPr>
          <w:rFonts w:hint="eastAsia" w:ascii="仿宋" w:hAnsi="仿宋" w:eastAsia="仿宋" w:cs="仿宋"/>
          <w:sz w:val="32"/>
          <w:szCs w:val="32"/>
        </w:rPr>
        <w:fldChar w:fldCharType="separate"/>
      </w:r>
      <w:r>
        <w:rPr>
          <w:rFonts w:hint="eastAsia" w:ascii="仿宋" w:hAnsi="仿宋" w:eastAsia="仿宋" w:cs="仿宋"/>
          <w:sz w:val="32"/>
          <w:szCs w:val="32"/>
        </w:rPr>
        <w:t>11</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1B5D39F6">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"_Toc144893932" </w:instrText>
      </w:r>
      <w:r>
        <w:rPr>
          <w:rFonts w:hint="eastAsia" w:ascii="仿宋" w:hAnsi="仿宋" w:eastAsia="仿宋" w:cs="仿宋"/>
        </w:rPr>
        <w:fldChar w:fldCharType="separate"/>
      </w:r>
      <w:r>
        <w:rPr>
          <w:rStyle w:val="95"/>
          <w:rFonts w:hint="eastAsia" w:ascii="仿宋" w:hAnsi="仿宋" w:eastAsia="仿宋" w:cs="仿宋"/>
          <w:sz w:val="32"/>
          <w:szCs w:val="32"/>
        </w:rPr>
        <w:t>第五章</w:t>
      </w:r>
      <w:r>
        <w:rPr>
          <w:rStyle w:val="95"/>
          <w:rFonts w:hint="eastAsia" w:ascii="仿宋" w:hAnsi="仿宋" w:eastAsia="仿宋" w:cs="仿宋"/>
          <w:sz w:val="32"/>
          <w:szCs w:val="32"/>
          <w:lang w:val="en-US" w:eastAsia="zh-CN"/>
        </w:rPr>
        <w:t xml:space="preserve"> </w:t>
      </w:r>
      <w:r>
        <w:rPr>
          <w:rStyle w:val="95"/>
          <w:rFonts w:hint="eastAsia" w:ascii="仿宋" w:hAnsi="仿宋" w:eastAsia="仿宋" w:cs="仿宋"/>
          <w:sz w:val="32"/>
          <w:szCs w:val="32"/>
        </w:rPr>
        <w:t>报价要求</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_Toc144893932 \h </w:instrText>
      </w:r>
      <w:r>
        <w:rPr>
          <w:rFonts w:hint="eastAsia" w:ascii="仿宋" w:hAnsi="仿宋" w:eastAsia="仿宋" w:cs="仿宋"/>
          <w:sz w:val="32"/>
          <w:szCs w:val="32"/>
        </w:rPr>
        <w:fldChar w:fldCharType="separate"/>
      </w:r>
      <w:r>
        <w:rPr>
          <w:rFonts w:hint="eastAsia" w:ascii="仿宋" w:hAnsi="仿宋" w:eastAsia="仿宋" w:cs="仿宋"/>
          <w:sz w:val="32"/>
          <w:szCs w:val="32"/>
        </w:rPr>
        <w:t>19</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628559B2">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"_Toc144893933" </w:instrText>
      </w:r>
      <w:r>
        <w:rPr>
          <w:rFonts w:hint="eastAsia" w:ascii="仿宋" w:hAnsi="仿宋" w:eastAsia="仿宋" w:cs="仿宋"/>
        </w:rPr>
        <w:fldChar w:fldCharType="separate"/>
      </w:r>
      <w:r>
        <w:rPr>
          <w:rStyle w:val="95"/>
          <w:rFonts w:hint="eastAsia" w:ascii="仿宋" w:hAnsi="仿宋" w:eastAsia="仿宋" w:cs="仿宋"/>
          <w:sz w:val="32"/>
          <w:szCs w:val="32"/>
        </w:rPr>
        <w:t>第六章</w:t>
      </w:r>
      <w:r>
        <w:rPr>
          <w:rStyle w:val="95"/>
          <w:rFonts w:hint="eastAsia" w:ascii="仿宋" w:hAnsi="仿宋" w:eastAsia="仿宋" w:cs="仿宋"/>
          <w:sz w:val="32"/>
          <w:szCs w:val="32"/>
          <w:lang w:val="en-US" w:eastAsia="zh-CN"/>
        </w:rPr>
        <w:t xml:space="preserve"> </w:t>
      </w:r>
      <w:r>
        <w:rPr>
          <w:rStyle w:val="95"/>
          <w:rFonts w:hint="eastAsia" w:ascii="仿宋" w:hAnsi="仿宋" w:eastAsia="仿宋" w:cs="仿宋"/>
          <w:sz w:val="32"/>
          <w:szCs w:val="32"/>
        </w:rPr>
        <w:t>合同条款及格式</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_Toc144893933 \h </w:instrText>
      </w:r>
      <w:r>
        <w:rPr>
          <w:rFonts w:hint="eastAsia" w:ascii="仿宋" w:hAnsi="仿宋" w:eastAsia="仿宋" w:cs="仿宋"/>
          <w:sz w:val="32"/>
          <w:szCs w:val="32"/>
        </w:rPr>
        <w:fldChar w:fldCharType="separate"/>
      </w:r>
      <w:r>
        <w:rPr>
          <w:rFonts w:hint="eastAsia" w:ascii="仿宋" w:hAnsi="仿宋" w:eastAsia="仿宋" w:cs="仿宋"/>
          <w:sz w:val="32"/>
          <w:szCs w:val="32"/>
        </w:rPr>
        <w:t>21</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30CEFEDF">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"_Toc144893934" </w:instrText>
      </w:r>
      <w:r>
        <w:rPr>
          <w:rFonts w:hint="eastAsia" w:ascii="仿宋" w:hAnsi="仿宋" w:eastAsia="仿宋" w:cs="仿宋"/>
        </w:rPr>
        <w:fldChar w:fldCharType="separate"/>
      </w:r>
      <w:r>
        <w:rPr>
          <w:rStyle w:val="95"/>
          <w:rFonts w:hint="eastAsia" w:ascii="仿宋" w:hAnsi="仿宋" w:eastAsia="仿宋" w:cs="仿宋"/>
          <w:sz w:val="32"/>
          <w:szCs w:val="32"/>
        </w:rPr>
        <w:t>第七章 报价文件格式</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_Toc144893934 \h </w:instrText>
      </w:r>
      <w:r>
        <w:rPr>
          <w:rFonts w:hint="eastAsia" w:ascii="仿宋" w:hAnsi="仿宋" w:eastAsia="仿宋" w:cs="仿宋"/>
          <w:sz w:val="32"/>
          <w:szCs w:val="32"/>
        </w:rPr>
        <w:fldChar w:fldCharType="separate"/>
      </w:r>
      <w:r>
        <w:rPr>
          <w:rFonts w:hint="eastAsia" w:ascii="仿宋" w:hAnsi="仿宋" w:eastAsia="仿宋" w:cs="仿宋"/>
          <w:sz w:val="32"/>
          <w:szCs w:val="32"/>
          <w:lang w:val="en-US" w:eastAsia="zh-CN"/>
        </w:rPr>
        <w:t>4</w:t>
      </w:r>
      <w:r>
        <w:rPr>
          <w:rFonts w:hint="eastAsia" w:ascii="仿宋" w:hAnsi="仿宋" w:eastAsia="仿宋" w:cs="仿宋"/>
          <w:sz w:val="32"/>
          <w:szCs w:val="32"/>
        </w:rPr>
        <w:t>1</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1014787F">
      <w:pPr>
        <w:pStyle w:val="59"/>
        <w:tabs>
          <w:tab w:val="right" w:leader="dot" w:pos="8538"/>
        </w:tabs>
        <w:rPr>
          <w:rFonts w:hint="eastAsia" w:ascii="仿宋" w:hAnsi="仿宋" w:eastAsia="仿宋" w:cs="仿宋"/>
          <w:b w:val="0"/>
          <w:bCs w:val="0"/>
          <w:caps w:val="0"/>
          <w:sz w:val="32"/>
          <w:szCs w:val="32"/>
        </w:rPr>
      </w:pPr>
    </w:p>
    <w:p w14:paraId="7C5F5E8C">
      <w:pPr>
        <w:tabs>
          <w:tab w:val="right" w:leader="dot" w:pos="8536"/>
        </w:tabs>
        <w:autoSpaceDE/>
        <w:autoSpaceDN/>
        <w:adjustRightInd/>
        <w:spacing w:before="120" w:after="120" w:line="480" w:lineRule="auto"/>
        <w:ind w:firstLine="0" w:firstLineChars="0"/>
        <w:rPr>
          <w:rFonts w:hint="eastAsia" w:ascii="仿宋" w:hAnsi="仿宋" w:eastAsia="仿宋" w:cs="仿宋"/>
          <w:b/>
          <w:sz w:val="32"/>
          <w:szCs w:val="32"/>
        </w:rPr>
      </w:pPr>
      <w:r>
        <w:rPr>
          <w:rFonts w:hint="eastAsia" w:ascii="仿宋" w:hAnsi="仿宋" w:eastAsia="仿宋" w:cs="仿宋"/>
          <w:b/>
          <w:bCs/>
          <w:caps/>
          <w:sz w:val="32"/>
          <w:szCs w:val="32"/>
        </w:rPr>
        <w:fldChar w:fldCharType="end"/>
      </w:r>
    </w:p>
    <w:p w14:paraId="71BB2CD3">
      <w:pPr>
        <w:widowControl/>
        <w:autoSpaceDE/>
        <w:autoSpaceDN/>
        <w:adjustRightInd/>
        <w:ind w:firstLine="0" w:firstLineChars="0"/>
        <w:rPr>
          <w:rFonts w:hint="eastAsia" w:ascii="仿宋" w:hAnsi="仿宋" w:eastAsia="仿宋" w:cs="仿宋"/>
          <w:b/>
          <w:kern w:val="0"/>
          <w:sz w:val="36"/>
          <w:szCs w:val="20"/>
        </w:rPr>
      </w:pPr>
      <w:bookmarkStart w:id="2" w:name="_Toc209405270"/>
      <w:bookmarkStart w:id="3" w:name="_Toc307924146"/>
      <w:r>
        <w:rPr>
          <w:rFonts w:hint="eastAsia" w:ascii="仿宋" w:hAnsi="仿宋" w:eastAsia="仿宋" w:cs="仿宋"/>
        </w:rPr>
        <w:br w:type="page"/>
      </w:r>
    </w:p>
    <w:bookmarkEnd w:id="2"/>
    <w:bookmarkEnd w:id="3"/>
    <w:p w14:paraId="34B3802E">
      <w:pPr>
        <w:pStyle w:val="65"/>
        <w:snapToGrid w:val="0"/>
        <w:spacing w:line="348" w:lineRule="auto"/>
        <w:rPr>
          <w:rFonts w:hint="eastAsia" w:ascii="仿宋" w:hAnsi="仿宋" w:eastAsia="仿宋" w:cs="仿宋"/>
        </w:rPr>
      </w:pPr>
      <w:bookmarkStart w:id="4" w:name="_Toc144893928"/>
      <w:r>
        <w:rPr>
          <w:rFonts w:hint="eastAsia" w:ascii="仿宋" w:hAnsi="仿宋" w:eastAsia="仿宋" w:cs="仿宋"/>
        </w:rPr>
        <w:t>第一章</w:t>
      </w:r>
      <w:r>
        <w:rPr>
          <w:rFonts w:hint="eastAsia" w:ascii="仿宋" w:hAnsi="仿宋" w:eastAsia="仿宋" w:cs="仿宋"/>
          <w:lang w:val="en-US" w:eastAsia="zh-CN"/>
        </w:rPr>
        <w:t xml:space="preserve"> </w:t>
      </w:r>
      <w:r>
        <w:rPr>
          <w:rFonts w:hint="eastAsia" w:ascii="仿宋" w:hAnsi="仿宋" w:eastAsia="仿宋" w:cs="仿宋"/>
        </w:rPr>
        <w:t>谈判邀请书</w:t>
      </w:r>
      <w:bookmarkEnd w:id="4"/>
    </w:p>
    <w:bookmarkEnd w:id="0"/>
    <w:bookmarkEnd w:id="1"/>
    <w:p w14:paraId="5711353D">
      <w:pPr>
        <w:snapToGrid w:val="0"/>
        <w:spacing w:line="348" w:lineRule="auto"/>
        <w:ind w:firstLine="562"/>
        <w:jc w:val="center"/>
        <w:rPr>
          <w:rFonts w:hint="eastAsia" w:ascii="仿宋" w:hAnsi="仿宋" w:eastAsia="仿宋" w:cs="仿宋"/>
          <w:b/>
          <w:sz w:val="28"/>
          <w:szCs w:val="28"/>
        </w:rPr>
      </w:pPr>
      <w:bookmarkStart w:id="5" w:name="_Toc282958588"/>
      <w:r>
        <w:rPr>
          <w:rFonts w:hint="eastAsia" w:ascii="仿宋" w:hAnsi="仿宋" w:eastAsia="仿宋" w:cs="仿宋"/>
          <w:b/>
          <w:sz w:val="28"/>
          <w:szCs w:val="28"/>
          <w:lang w:val="en-US" w:eastAsia="zh-CN"/>
        </w:rPr>
        <w:t>南京三方一体化数字信息平台优化提升项目</w:t>
      </w:r>
      <w:r>
        <w:rPr>
          <w:rFonts w:hint="eastAsia" w:ascii="仿宋" w:hAnsi="仿宋" w:eastAsia="仿宋" w:cs="仿宋"/>
          <w:b/>
          <w:sz w:val="28"/>
          <w:szCs w:val="28"/>
        </w:rPr>
        <w:t>邀请书</w:t>
      </w:r>
    </w:p>
    <w:p w14:paraId="4A343B41">
      <w:pPr>
        <w:autoSpaceDE/>
        <w:autoSpaceDN/>
        <w:snapToGrid w:val="0"/>
        <w:spacing w:line="348" w:lineRule="auto"/>
        <w:ind w:firstLine="0" w:firstLineChars="0"/>
        <w:jc w:val="center"/>
        <w:rPr>
          <w:rFonts w:hint="eastAsia" w:ascii="仿宋" w:hAnsi="仿宋" w:eastAsia="仿宋" w:cs="仿宋"/>
          <w:b/>
          <w:sz w:val="24"/>
          <w:lang w:val="zh-CN"/>
        </w:rPr>
      </w:pPr>
      <w:r>
        <w:rPr>
          <w:rFonts w:hint="eastAsia" w:ascii="仿宋" w:hAnsi="仿宋" w:eastAsia="仿宋" w:cs="仿宋"/>
          <w:b/>
          <w:sz w:val="24"/>
          <w:lang w:val="zh-CN"/>
        </w:rPr>
        <w:t>谈判编号:</w:t>
      </w:r>
      <w:r>
        <w:rPr>
          <w:rFonts w:hint="eastAsia" w:ascii="仿宋" w:hAnsi="仿宋" w:eastAsia="仿宋" w:cs="仿宋"/>
          <w:b/>
          <w:sz w:val="24"/>
          <w:lang w:val="en-US" w:eastAsia="zh-CN"/>
        </w:rPr>
        <w:t>NJSFTP-</w:t>
      </w:r>
      <w:ins w:id="4" w:author="不要说话" w:date="2026-03-25T09:28:16Z">
        <w:r>
          <w:rPr>
            <w:rFonts w:hint="eastAsia" w:ascii="仿宋" w:hAnsi="仿宋" w:eastAsia="仿宋" w:cs="仿宋"/>
            <w:b/>
            <w:sz w:val="24"/>
            <w:lang w:val="en-US" w:eastAsia="zh-CN"/>
          </w:rPr>
          <w:t>2026</w:t>
        </w:r>
      </w:ins>
      <w:r>
        <w:rPr>
          <w:rFonts w:hint="eastAsia" w:ascii="仿宋" w:hAnsi="仿宋" w:eastAsia="仿宋" w:cs="仿宋"/>
          <w:b/>
          <w:sz w:val="24"/>
          <w:lang w:val="en-US" w:eastAsia="zh-CN"/>
        </w:rPr>
        <w:t>-0</w:t>
      </w:r>
      <w:ins w:id="5" w:author="不要说话" w:date="2026-03-25T15:28:01Z">
        <w:r>
          <w:rPr>
            <w:rFonts w:hint="eastAsia" w:ascii="仿宋" w:hAnsi="仿宋" w:eastAsia="仿宋" w:cs="仿宋"/>
            <w:b/>
            <w:sz w:val="24"/>
            <w:lang w:val="en-US" w:eastAsia="zh-CN"/>
          </w:rPr>
          <w:t xml:space="preserve"> </w:t>
        </w:r>
      </w:ins>
      <w:r>
        <w:rPr>
          <w:rFonts w:hint="eastAsia" w:ascii="仿宋" w:hAnsi="仿宋" w:eastAsia="仿宋" w:cs="仿宋"/>
          <w:b/>
          <w:sz w:val="24"/>
          <w:lang w:val="en-US" w:eastAsia="zh-CN"/>
        </w:rPr>
        <w:t>-</w:t>
      </w:r>
      <w:ins w:id="6" w:author="不要说话" w:date="2026-03-25T15:28:04Z">
        <w:r>
          <w:rPr>
            <w:rFonts w:hint="eastAsia" w:ascii="仿宋" w:hAnsi="仿宋" w:eastAsia="仿宋" w:cs="仿宋"/>
            <w:b/>
            <w:sz w:val="24"/>
            <w:lang w:val="en-US" w:eastAsia="zh-CN"/>
          </w:rPr>
          <w:t xml:space="preserve">  </w:t>
        </w:r>
      </w:ins>
    </w:p>
    <w:p w14:paraId="3D24963D">
      <w:pPr>
        <w:autoSpaceDE/>
        <w:autoSpaceDN/>
        <w:snapToGrid w:val="0"/>
        <w:spacing w:line="360" w:lineRule="auto"/>
        <w:ind w:firstLine="482" w:firstLineChars="0"/>
        <w:jc w:val="both"/>
        <w:outlineLvl w:val="2"/>
        <w:rPr>
          <w:rFonts w:hint="eastAsia" w:ascii="仿宋" w:hAnsi="仿宋" w:eastAsia="仿宋" w:cs="仿宋"/>
          <w:b/>
          <w:sz w:val="24"/>
        </w:rPr>
      </w:pPr>
      <w:r>
        <w:rPr>
          <w:rFonts w:hint="eastAsia" w:ascii="仿宋" w:hAnsi="仿宋" w:eastAsia="仿宋" w:cs="仿宋"/>
          <w:b/>
          <w:sz w:val="24"/>
        </w:rPr>
        <w:t>供应商：</w:t>
      </w:r>
    </w:p>
    <w:p w14:paraId="7B5311B8">
      <w:pPr>
        <w:autoSpaceDE/>
        <w:autoSpaceDN/>
        <w:snapToGrid w:val="0"/>
        <w:spacing w:line="360" w:lineRule="auto"/>
        <w:ind w:firstLine="420" w:firstLineChars="0"/>
        <w:jc w:val="both"/>
        <w:rPr>
          <w:rFonts w:hint="eastAsia" w:ascii="仿宋" w:hAnsi="仿宋" w:eastAsia="仿宋" w:cs="仿宋"/>
          <w:bCs/>
          <w:kern w:val="0"/>
          <w:sz w:val="24"/>
          <w:u w:val="single"/>
        </w:rPr>
      </w:pPr>
      <w:r>
        <w:rPr>
          <w:rFonts w:hint="eastAsia" w:ascii="仿宋" w:hAnsi="仿宋" w:eastAsia="仿宋" w:cs="仿宋"/>
          <w:kern w:val="0"/>
          <w:sz w:val="24"/>
        </w:rPr>
        <w:t>本项目已按要求履行了相关报批及备案等手续，具备采购条件，现邀请贵单位参加本项目采购谈判。</w:t>
      </w:r>
    </w:p>
    <w:p w14:paraId="5C0FD52A">
      <w:pPr>
        <w:snapToGrid w:val="0"/>
        <w:spacing w:line="348" w:lineRule="auto"/>
        <w:ind w:firstLine="410" w:firstLineChars="170"/>
        <w:jc w:val="both"/>
        <w:rPr>
          <w:rFonts w:hint="eastAsia" w:ascii="仿宋" w:hAnsi="仿宋" w:eastAsia="仿宋" w:cs="仿宋"/>
          <w:b/>
          <w:color w:val="000000"/>
          <w:kern w:val="0"/>
          <w:sz w:val="24"/>
        </w:rPr>
      </w:pPr>
      <w:r>
        <w:rPr>
          <w:rFonts w:hint="eastAsia" w:ascii="仿宋" w:hAnsi="仿宋" w:eastAsia="仿宋" w:cs="仿宋"/>
          <w:b/>
          <w:color w:val="000000"/>
          <w:kern w:val="0"/>
          <w:sz w:val="24"/>
        </w:rPr>
        <w:t>一、项目概况与供货范围</w:t>
      </w:r>
    </w:p>
    <w:p w14:paraId="76523DB0">
      <w:pPr>
        <w:snapToGrid w:val="0"/>
        <w:spacing w:line="348" w:lineRule="auto"/>
        <w:ind w:firstLine="410" w:firstLineChars="171"/>
        <w:jc w:val="both"/>
        <w:rPr>
          <w:rFonts w:hint="eastAsia" w:ascii="仿宋" w:hAnsi="仿宋" w:eastAsia="仿宋" w:cs="仿宋"/>
          <w:color w:val="000000"/>
          <w:kern w:val="0"/>
          <w:sz w:val="24"/>
        </w:rPr>
      </w:pPr>
      <w:r>
        <w:rPr>
          <w:rFonts w:hint="eastAsia" w:ascii="仿宋" w:hAnsi="仿宋" w:eastAsia="仿宋" w:cs="仿宋"/>
          <w:color w:val="000000"/>
          <w:kern w:val="0"/>
          <w:sz w:val="24"/>
        </w:rPr>
        <w:t>（一）项目基本情况</w:t>
      </w:r>
    </w:p>
    <w:p w14:paraId="30CFBC02">
      <w:pPr>
        <w:widowControl/>
        <w:spacing w:line="360" w:lineRule="auto"/>
        <w:ind w:right="140" w:firstLine="480"/>
        <w:rPr>
          <w:rFonts w:hint="eastAsia" w:ascii="仿宋" w:hAnsi="仿宋" w:eastAsia="仿宋" w:cs="仿宋"/>
          <w:sz w:val="24"/>
          <w:u w:val="single"/>
          <w:lang w:val="en-US" w:eastAsia="zh-CN"/>
        </w:rPr>
      </w:pPr>
      <w:r>
        <w:rPr>
          <w:rFonts w:hint="eastAsia" w:ascii="仿宋" w:hAnsi="仿宋" w:eastAsia="仿宋" w:cs="仿宋"/>
          <w:bCs/>
          <w:sz w:val="24"/>
        </w:rPr>
        <w:t>1.项目名称</w:t>
      </w:r>
      <w:r>
        <w:rPr>
          <w:rFonts w:hint="eastAsia" w:ascii="仿宋" w:hAnsi="仿宋" w:eastAsia="仿宋" w:cs="仿宋"/>
          <w:sz w:val="24"/>
        </w:rPr>
        <w:t>：</w:t>
      </w:r>
      <w:r>
        <w:rPr>
          <w:rFonts w:hint="eastAsia" w:ascii="仿宋" w:hAnsi="仿宋" w:eastAsia="仿宋" w:cs="仿宋"/>
          <w:sz w:val="24"/>
          <w:u w:val="single"/>
          <w:lang w:val="en-US" w:eastAsia="zh-CN"/>
        </w:rPr>
        <w:t>南京三方一体化数字信息平台优化提升项目邀请书</w:t>
      </w:r>
    </w:p>
    <w:p w14:paraId="5FB0C56E">
      <w:pPr>
        <w:widowControl/>
        <w:spacing w:line="360" w:lineRule="auto"/>
        <w:ind w:right="140" w:firstLine="480"/>
        <w:rPr>
          <w:rFonts w:hint="eastAsia" w:ascii="仿宋" w:hAnsi="仿宋" w:eastAsia="仿宋" w:cs="仿宋"/>
          <w:bCs/>
          <w:sz w:val="24"/>
        </w:rPr>
      </w:pPr>
      <w:r>
        <w:rPr>
          <w:rFonts w:hint="eastAsia" w:ascii="仿宋" w:hAnsi="仿宋" w:eastAsia="仿宋" w:cs="仿宋"/>
          <w:bCs/>
          <w:sz w:val="24"/>
        </w:rPr>
        <w:t>2.产品名称及数量:详见技术文件</w:t>
      </w:r>
    </w:p>
    <w:tbl>
      <w:tblPr>
        <w:tblStyle w:val="89"/>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1"/>
        <w:gridCol w:w="5006"/>
        <w:gridCol w:w="2040"/>
        <w:gridCol w:w="874"/>
        <w:gridCol w:w="925"/>
      </w:tblGrid>
      <w:tr w14:paraId="0A4B8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1" w:type="dxa"/>
          </w:tcPr>
          <w:p w14:paraId="26F48667">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序号</w:t>
            </w:r>
          </w:p>
        </w:tc>
        <w:tc>
          <w:tcPr>
            <w:tcW w:w="5006" w:type="dxa"/>
          </w:tcPr>
          <w:p w14:paraId="68BF3A29">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名称</w:t>
            </w:r>
          </w:p>
        </w:tc>
        <w:tc>
          <w:tcPr>
            <w:tcW w:w="2040" w:type="dxa"/>
          </w:tcPr>
          <w:p w14:paraId="22B6B6B2">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技术规格</w:t>
            </w:r>
          </w:p>
        </w:tc>
        <w:tc>
          <w:tcPr>
            <w:tcW w:w="874" w:type="dxa"/>
          </w:tcPr>
          <w:p w14:paraId="3E178F10">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数量</w:t>
            </w:r>
          </w:p>
        </w:tc>
        <w:tc>
          <w:tcPr>
            <w:tcW w:w="925" w:type="dxa"/>
          </w:tcPr>
          <w:p w14:paraId="77FFB829">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备注</w:t>
            </w:r>
          </w:p>
        </w:tc>
      </w:tr>
      <w:tr w14:paraId="44959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1" w:type="dxa"/>
            <w:vAlign w:val="top"/>
          </w:tcPr>
          <w:p w14:paraId="3A2FC89E">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1</w:t>
            </w:r>
          </w:p>
        </w:tc>
        <w:tc>
          <w:tcPr>
            <w:tcW w:w="5006" w:type="dxa"/>
            <w:vAlign w:val="top"/>
          </w:tcPr>
          <w:p w14:paraId="2B7032D0">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lang w:val="en-US" w:eastAsia="zh-CN"/>
              </w:rPr>
              <w:t>南京三方一体化数字信息平台优化提升项目</w:t>
            </w:r>
          </w:p>
        </w:tc>
        <w:tc>
          <w:tcPr>
            <w:tcW w:w="2040" w:type="dxa"/>
            <w:vAlign w:val="top"/>
          </w:tcPr>
          <w:p w14:paraId="3D443DEB">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lang w:val="en-US" w:eastAsia="zh-CN"/>
              </w:rPr>
              <w:t>详见工作量构成</w:t>
            </w:r>
          </w:p>
        </w:tc>
        <w:tc>
          <w:tcPr>
            <w:tcW w:w="874" w:type="dxa"/>
            <w:vAlign w:val="top"/>
          </w:tcPr>
          <w:p w14:paraId="669325BE">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lang w:val="en-US" w:eastAsia="zh-CN"/>
              </w:rPr>
              <w:t>1套</w:t>
            </w:r>
          </w:p>
        </w:tc>
        <w:tc>
          <w:tcPr>
            <w:tcW w:w="925" w:type="dxa"/>
            <w:vAlign w:val="top"/>
          </w:tcPr>
          <w:p w14:paraId="12CEC609">
            <w:pPr>
              <w:widowControl/>
              <w:spacing w:line="360" w:lineRule="auto"/>
              <w:ind w:right="140" w:firstLine="0" w:firstLineChars="0"/>
              <w:jc w:val="center"/>
              <w:rPr>
                <w:rFonts w:hint="eastAsia" w:ascii="仿宋" w:hAnsi="仿宋" w:eastAsia="仿宋" w:cs="仿宋"/>
                <w:bCs/>
                <w:sz w:val="24"/>
              </w:rPr>
            </w:pPr>
          </w:p>
        </w:tc>
      </w:tr>
    </w:tbl>
    <w:p w14:paraId="7DA22C70">
      <w:pPr>
        <w:widowControl/>
        <w:spacing w:line="240" w:lineRule="auto"/>
        <w:ind w:right="140" w:firstLine="480"/>
        <w:rPr>
          <w:rFonts w:hint="eastAsia" w:ascii="仿宋" w:hAnsi="仿宋" w:eastAsia="仿宋" w:cs="仿宋"/>
          <w:bCs/>
          <w:sz w:val="24"/>
        </w:rPr>
      </w:pPr>
    </w:p>
    <w:p w14:paraId="471B3413">
      <w:pPr>
        <w:widowControl/>
        <w:spacing w:line="360" w:lineRule="auto"/>
        <w:ind w:right="140" w:firstLine="480"/>
        <w:rPr>
          <w:rFonts w:hint="eastAsia" w:ascii="仿宋" w:hAnsi="仿宋" w:eastAsia="仿宋" w:cs="仿宋"/>
          <w:bCs/>
          <w:sz w:val="24"/>
        </w:rPr>
      </w:pPr>
      <w:r>
        <w:rPr>
          <w:rFonts w:hint="eastAsia" w:ascii="仿宋" w:hAnsi="仿宋" w:eastAsia="仿宋" w:cs="仿宋"/>
          <w:bCs/>
          <w:sz w:val="24"/>
        </w:rPr>
        <w:t>3.技术标准</w:t>
      </w:r>
      <w:r>
        <w:rPr>
          <w:rFonts w:hint="eastAsia" w:ascii="仿宋" w:hAnsi="仿宋" w:eastAsia="仿宋" w:cs="仿宋"/>
          <w:bCs/>
          <w:sz w:val="24"/>
          <w:lang w:eastAsia="zh-CN"/>
        </w:rPr>
        <w:t>：</w:t>
      </w:r>
      <w:r>
        <w:rPr>
          <w:rFonts w:hint="eastAsia" w:ascii="仿宋" w:hAnsi="仿宋" w:eastAsia="仿宋" w:cs="仿宋"/>
          <w:sz w:val="24"/>
          <w:u w:val="single"/>
        </w:rPr>
        <w:t>按技术</w:t>
      </w:r>
      <w:r>
        <w:rPr>
          <w:rFonts w:hint="eastAsia" w:ascii="仿宋" w:hAnsi="仿宋" w:eastAsia="仿宋" w:cs="仿宋"/>
          <w:sz w:val="24"/>
          <w:u w:val="single"/>
          <w:lang w:val="en-US" w:eastAsia="zh-CN"/>
        </w:rPr>
        <w:t>文件</w:t>
      </w:r>
      <w:r>
        <w:rPr>
          <w:rFonts w:hint="eastAsia" w:ascii="仿宋" w:hAnsi="仿宋" w:eastAsia="仿宋" w:cs="仿宋"/>
          <w:sz w:val="24"/>
        </w:rPr>
        <w:t>。</w:t>
      </w:r>
    </w:p>
    <w:p w14:paraId="7E86667E">
      <w:pPr>
        <w:widowControl/>
        <w:spacing w:line="360" w:lineRule="auto"/>
        <w:ind w:right="140" w:firstLine="480"/>
        <w:rPr>
          <w:rFonts w:hint="eastAsia" w:ascii="仿宋" w:hAnsi="仿宋" w:eastAsia="仿宋" w:cs="仿宋"/>
          <w:bCs/>
          <w:sz w:val="24"/>
          <w:u w:val="single"/>
          <w:lang w:val="en-US"/>
        </w:rPr>
      </w:pPr>
      <w:r>
        <w:rPr>
          <w:rFonts w:hint="eastAsia" w:ascii="仿宋" w:hAnsi="仿宋" w:eastAsia="仿宋" w:cs="仿宋"/>
          <w:bCs/>
          <w:sz w:val="24"/>
        </w:rPr>
        <w:t>4.交货地点</w:t>
      </w:r>
      <w:r>
        <w:rPr>
          <w:rFonts w:hint="eastAsia" w:ascii="仿宋" w:hAnsi="仿宋" w:eastAsia="仿宋" w:cs="仿宋"/>
          <w:bCs/>
          <w:sz w:val="24"/>
          <w:lang w:eastAsia="zh-CN"/>
        </w:rPr>
        <w:t>：</w:t>
      </w:r>
      <w:r>
        <w:rPr>
          <w:rFonts w:hint="eastAsia" w:ascii="仿宋" w:hAnsi="仿宋" w:eastAsia="仿宋" w:cs="仿宋"/>
          <w:sz w:val="24"/>
          <w:u w:val="single"/>
        </w:rPr>
        <w:t>南京</w:t>
      </w:r>
      <w:r>
        <w:rPr>
          <w:rFonts w:hint="eastAsia" w:ascii="仿宋" w:hAnsi="仿宋" w:eastAsia="仿宋" w:cs="仿宋"/>
          <w:sz w:val="24"/>
          <w:u w:val="single"/>
          <w:lang w:val="en-US" w:eastAsia="zh-CN"/>
        </w:rPr>
        <w:t>三方化工设备监理有限公司</w:t>
      </w:r>
    </w:p>
    <w:p w14:paraId="1D50C609">
      <w:pPr>
        <w:widowControl/>
        <w:spacing w:line="360" w:lineRule="auto"/>
        <w:ind w:right="140" w:firstLine="480"/>
        <w:rPr>
          <w:rFonts w:hint="eastAsia" w:ascii="仿宋" w:hAnsi="仿宋" w:eastAsia="仿宋" w:cs="仿宋"/>
          <w:sz w:val="24"/>
          <w:u w:val="single"/>
        </w:rPr>
      </w:pPr>
      <w:r>
        <w:rPr>
          <w:rFonts w:hint="eastAsia" w:ascii="仿宋" w:hAnsi="仿宋" w:eastAsia="仿宋" w:cs="仿宋"/>
          <w:bCs/>
          <w:sz w:val="24"/>
        </w:rPr>
        <w:t xml:space="preserve">5.交 货 </w:t>
      </w:r>
      <w:r>
        <w:rPr>
          <w:rFonts w:hint="eastAsia" w:ascii="仿宋" w:hAnsi="仿宋" w:eastAsia="仿宋" w:cs="仿宋"/>
          <w:bCs/>
          <w:color w:val="auto"/>
          <w:sz w:val="24"/>
        </w:rPr>
        <w:t>期</w:t>
      </w:r>
      <w:r>
        <w:rPr>
          <w:rFonts w:hint="eastAsia" w:ascii="仿宋" w:hAnsi="仿宋" w:eastAsia="仿宋" w:cs="仿宋"/>
          <w:bCs/>
          <w:color w:val="auto"/>
          <w:sz w:val="24"/>
          <w:lang w:eastAsia="zh-CN"/>
        </w:rPr>
        <w:t>：</w:t>
      </w:r>
      <w:r>
        <w:rPr>
          <w:rFonts w:hint="eastAsia" w:ascii="仿宋" w:hAnsi="仿宋" w:eastAsia="仿宋" w:cs="仿宋"/>
          <w:bCs/>
          <w:color w:val="auto"/>
          <w:sz w:val="24"/>
          <w:u w:val="single"/>
        </w:rPr>
        <w:t xml:space="preserve"> 202</w:t>
      </w:r>
      <w:ins w:id="7" w:author="不要说话" w:date="2026-03-25T09:24:39Z">
        <w:r>
          <w:rPr>
            <w:rFonts w:hint="eastAsia" w:ascii="仿宋" w:hAnsi="仿宋" w:eastAsia="仿宋" w:cs="仿宋"/>
            <w:bCs/>
            <w:color w:val="auto"/>
            <w:sz w:val="24"/>
            <w:u w:val="single"/>
            <w:lang w:val="en-US" w:eastAsia="zh-CN"/>
          </w:rPr>
          <w:t>6</w:t>
        </w:r>
      </w:ins>
      <w:r>
        <w:rPr>
          <w:rFonts w:hint="eastAsia" w:ascii="仿宋" w:hAnsi="仿宋" w:eastAsia="仿宋" w:cs="仿宋"/>
          <w:bCs/>
          <w:color w:val="auto"/>
          <w:sz w:val="24"/>
          <w:u w:val="single"/>
        </w:rPr>
        <w:t>年</w:t>
      </w:r>
      <w:ins w:id="8" w:author="不要说话" w:date="2026-03-25T15:28:08Z">
        <w:r>
          <w:rPr>
            <w:rFonts w:hint="eastAsia" w:ascii="仿宋" w:hAnsi="仿宋" w:eastAsia="仿宋" w:cs="仿宋"/>
            <w:bCs/>
            <w:color w:val="auto"/>
            <w:sz w:val="24"/>
            <w:u w:val="single"/>
            <w:lang w:val="en-US" w:eastAsia="zh-CN"/>
          </w:rPr>
          <w:t xml:space="preserve">  </w:t>
        </w:r>
      </w:ins>
      <w:r>
        <w:rPr>
          <w:rFonts w:hint="eastAsia" w:ascii="仿宋" w:hAnsi="仿宋" w:eastAsia="仿宋" w:cs="仿宋"/>
          <w:bCs/>
          <w:color w:val="auto"/>
          <w:sz w:val="24"/>
          <w:u w:val="single"/>
          <w:lang w:val="en-US" w:eastAsia="zh-CN"/>
        </w:rPr>
        <w:t>月</w:t>
      </w:r>
      <w:ins w:id="9" w:author="不要说话" w:date="2026-03-25T15:28:09Z">
        <w:r>
          <w:rPr>
            <w:rFonts w:hint="eastAsia" w:ascii="仿宋" w:hAnsi="仿宋" w:eastAsia="仿宋" w:cs="仿宋"/>
            <w:bCs/>
            <w:color w:val="auto"/>
            <w:sz w:val="24"/>
            <w:u w:val="single"/>
            <w:lang w:val="en-US" w:eastAsia="zh-CN"/>
          </w:rPr>
          <w:t xml:space="preserve"> </w:t>
        </w:r>
      </w:ins>
      <w:ins w:id="10" w:author="不要说话" w:date="2026-03-25T15:28:10Z">
        <w:r>
          <w:rPr>
            <w:rFonts w:hint="eastAsia" w:ascii="仿宋" w:hAnsi="仿宋" w:eastAsia="仿宋" w:cs="仿宋"/>
            <w:bCs/>
            <w:color w:val="auto"/>
            <w:sz w:val="24"/>
            <w:u w:val="single"/>
            <w:lang w:val="en-US" w:eastAsia="zh-CN"/>
          </w:rPr>
          <w:t xml:space="preserve"> </w:t>
        </w:r>
      </w:ins>
      <w:r>
        <w:rPr>
          <w:rFonts w:hint="eastAsia" w:ascii="仿宋" w:hAnsi="仿宋" w:eastAsia="仿宋" w:cs="仿宋"/>
          <w:bCs/>
          <w:color w:val="auto"/>
          <w:sz w:val="24"/>
          <w:u w:val="single"/>
        </w:rPr>
        <w:t>日交货</w:t>
      </w:r>
      <w:r>
        <w:rPr>
          <w:rFonts w:hint="eastAsia" w:ascii="仿宋" w:hAnsi="仿宋" w:eastAsia="仿宋" w:cs="仿宋"/>
          <w:bCs/>
          <w:sz w:val="24"/>
          <w:u w:val="single"/>
        </w:rPr>
        <w:t>。</w:t>
      </w:r>
    </w:p>
    <w:p w14:paraId="450C0929">
      <w:pPr>
        <w:widowControl/>
        <w:spacing w:line="360" w:lineRule="auto"/>
        <w:ind w:right="140" w:firstLine="480"/>
        <w:rPr>
          <w:rFonts w:hint="eastAsia" w:ascii="仿宋" w:hAnsi="仿宋" w:eastAsia="仿宋" w:cs="仿宋"/>
          <w:sz w:val="24"/>
          <w:lang w:val="en-US" w:eastAsia="zh-CN"/>
        </w:rPr>
      </w:pPr>
      <w:r>
        <w:rPr>
          <w:rFonts w:hint="eastAsia" w:ascii="仿宋" w:hAnsi="仿宋" w:eastAsia="仿宋" w:cs="仿宋"/>
          <w:sz w:val="24"/>
        </w:rPr>
        <w:t>6.合同期限：</w:t>
      </w:r>
      <w:r>
        <w:rPr>
          <w:rFonts w:hint="eastAsia" w:ascii="仿宋" w:hAnsi="仿宋" w:eastAsia="仿宋" w:cs="仿宋"/>
          <w:sz w:val="24"/>
          <w:u w:val="single"/>
        </w:rPr>
        <w:t>一年（具体以合同签订时间为准）</w:t>
      </w:r>
      <w:r>
        <w:rPr>
          <w:rFonts w:hint="eastAsia" w:ascii="仿宋" w:hAnsi="仿宋" w:eastAsia="仿宋" w:cs="仿宋"/>
          <w:sz w:val="24"/>
        </w:rPr>
        <w:t>。</w:t>
      </w:r>
    </w:p>
    <w:p w14:paraId="5B809B1F">
      <w:pPr>
        <w:widowControl/>
        <w:spacing w:line="360" w:lineRule="auto"/>
        <w:ind w:right="140" w:firstLine="480"/>
        <w:rPr>
          <w:rFonts w:hint="eastAsia" w:ascii="仿宋" w:hAnsi="仿宋" w:eastAsia="仿宋" w:cs="仿宋"/>
          <w:color w:val="000000"/>
          <w:kern w:val="0"/>
          <w:sz w:val="24"/>
          <w:lang w:val="en-US" w:eastAsia="zh-CN"/>
        </w:rPr>
      </w:pPr>
      <w:r>
        <w:rPr>
          <w:rFonts w:hint="eastAsia" w:ascii="仿宋" w:hAnsi="仿宋" w:eastAsia="仿宋" w:cs="仿宋"/>
          <w:bCs/>
          <w:sz w:val="24"/>
          <w:lang w:val="en-US" w:eastAsia="zh-CN"/>
        </w:rPr>
        <w:t>7</w:t>
      </w:r>
      <w:r>
        <w:rPr>
          <w:rFonts w:hint="eastAsia" w:ascii="仿宋" w:hAnsi="仿宋" w:eastAsia="仿宋" w:cs="仿宋"/>
          <w:bCs/>
          <w:sz w:val="24"/>
        </w:rPr>
        <w:t>.质保期限：</w:t>
      </w:r>
      <w:r>
        <w:rPr>
          <w:rFonts w:hint="eastAsia" w:ascii="仿宋" w:hAnsi="仿宋" w:eastAsia="仿宋" w:cs="仿宋"/>
          <w:bCs/>
          <w:sz w:val="24"/>
          <w:lang w:val="en-US" w:eastAsia="zh-CN"/>
        </w:rPr>
        <w:t>运维支撑截止日期为项目正式验收后 1 年。</w:t>
      </w:r>
    </w:p>
    <w:p w14:paraId="52105B05">
      <w:pPr>
        <w:widowControl/>
        <w:spacing w:line="360" w:lineRule="auto"/>
        <w:ind w:right="140" w:firstLine="480"/>
        <w:rPr>
          <w:rFonts w:hint="eastAsia" w:ascii="仿宋" w:hAnsi="仿宋" w:eastAsia="仿宋" w:cs="仿宋"/>
          <w:color w:val="000000"/>
          <w:kern w:val="0"/>
          <w:sz w:val="24"/>
        </w:rPr>
      </w:pPr>
      <w:r>
        <w:rPr>
          <w:rFonts w:hint="eastAsia" w:ascii="仿宋" w:hAnsi="仿宋" w:eastAsia="仿宋" w:cs="仿宋"/>
          <w:color w:val="000000"/>
          <w:kern w:val="0"/>
          <w:sz w:val="24"/>
        </w:rPr>
        <w:t>（二）供货范围及付款方式</w:t>
      </w:r>
    </w:p>
    <w:p w14:paraId="7C5CE2A0">
      <w:pPr>
        <w:widowControl/>
        <w:snapToGrid w:val="0"/>
        <w:spacing w:line="348" w:lineRule="auto"/>
        <w:ind w:firstLine="496"/>
        <w:jc w:val="both"/>
        <w:rPr>
          <w:rFonts w:hint="eastAsia" w:ascii="仿宋" w:hAnsi="仿宋" w:eastAsia="仿宋" w:cs="仿宋"/>
          <w:kern w:val="0"/>
          <w:sz w:val="24"/>
          <w:u w:val="single"/>
        </w:rPr>
      </w:pPr>
      <w:r>
        <w:rPr>
          <w:rFonts w:hint="eastAsia" w:ascii="仿宋" w:hAnsi="仿宋" w:eastAsia="仿宋" w:cs="仿宋"/>
          <w:spacing w:val="4"/>
          <w:kern w:val="0"/>
          <w:sz w:val="24"/>
        </w:rPr>
        <w:t>1.供货范围：</w:t>
      </w:r>
      <w:r>
        <w:rPr>
          <w:rFonts w:hint="eastAsia" w:ascii="仿宋" w:hAnsi="仿宋" w:eastAsia="仿宋" w:cs="仿宋"/>
          <w:spacing w:val="4"/>
          <w:kern w:val="0"/>
          <w:sz w:val="24"/>
          <w:lang w:val="en-US" w:eastAsia="zh-CN"/>
        </w:rPr>
        <w:t>供应商负责</w:t>
      </w:r>
      <w:r>
        <w:rPr>
          <w:rFonts w:hint="eastAsia" w:ascii="仿宋" w:hAnsi="仿宋" w:eastAsia="仿宋" w:cs="仿宋"/>
          <w:spacing w:val="4"/>
          <w:kern w:val="0"/>
          <w:sz w:val="24"/>
          <w:u w:val="none"/>
          <w:lang w:val="en-US" w:eastAsia="zh-CN"/>
        </w:rPr>
        <w:t>完成应用</w:t>
      </w:r>
      <w:r>
        <w:rPr>
          <w:rFonts w:hint="eastAsia" w:ascii="仿宋" w:hAnsi="仿宋" w:eastAsia="仿宋" w:cs="仿宋"/>
          <w:color w:val="000000" w:themeColor="text1"/>
          <w:spacing w:val="4"/>
          <w:kern w:val="0"/>
          <w:sz w:val="24"/>
          <w:u w:val="single"/>
          <w:lang w:val="en-US" w:eastAsia="zh-CN"/>
          <w14:textFill>
            <w14:solidFill>
              <w14:schemeClr w14:val="tx1"/>
            </w14:solidFill>
          </w14:textFill>
        </w:rPr>
        <w:t>南京三方一体化数字信息平台优化提升项目</w:t>
      </w:r>
      <w:r>
        <w:rPr>
          <w:rFonts w:hint="eastAsia" w:ascii="仿宋" w:hAnsi="仿宋" w:eastAsia="仿宋" w:cs="仿宋"/>
          <w:spacing w:val="4"/>
          <w:kern w:val="0"/>
          <w:sz w:val="24"/>
          <w:lang w:val="en-US" w:eastAsia="zh-CN"/>
        </w:rPr>
        <w:t>软件的设计开发、移交、培训及相关其他服务工作，并保证该应用软件满足本合同及附件提出的所有要求。</w:t>
      </w:r>
      <w:r>
        <w:rPr>
          <w:rFonts w:hint="eastAsia" w:ascii="仿宋" w:hAnsi="仿宋" w:eastAsia="仿宋" w:cs="仿宋"/>
          <w:sz w:val="24"/>
          <w:u w:val="single"/>
        </w:rPr>
        <w:t>本项目最终确定一名成交供应商。</w:t>
      </w:r>
    </w:p>
    <w:p w14:paraId="66E13F9D">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rPr>
        <w:t>2.付款方式：</w:t>
      </w:r>
      <w:r>
        <w:rPr>
          <w:rFonts w:hint="eastAsia" w:ascii="仿宋" w:hAnsi="仿宋" w:eastAsia="仿宋" w:cs="仿宋"/>
          <w:spacing w:val="4"/>
          <w:kern w:val="0"/>
          <w:sz w:val="24"/>
          <w:lang w:val="en-US" w:eastAsia="zh-CN"/>
        </w:rPr>
        <w:t>支付方式：电子汇款；</w:t>
      </w:r>
      <w:r>
        <w:rPr>
          <w:rFonts w:hint="eastAsia" w:ascii="仿宋" w:hAnsi="仿宋" w:eastAsia="仿宋" w:cs="仿宋"/>
          <w:spacing w:val="4"/>
          <w:kern w:val="0"/>
          <w:sz w:val="24"/>
          <w:lang w:val="en-US" w:eastAsia="en-US"/>
        </w:rPr>
        <w:t>合同签订后，乙方</w:t>
      </w:r>
      <w:ins w:id="11" w:author="不要说话" w:date="2026-02-24T08:52:08Z">
        <w:r>
          <w:rPr>
            <w:rFonts w:hint="eastAsia" w:ascii="仿宋" w:hAnsi="仿宋" w:eastAsia="仿宋" w:cs="仿宋"/>
            <w:spacing w:val="4"/>
            <w:kern w:val="0"/>
            <w:sz w:val="24"/>
            <w:lang w:val="en-US" w:eastAsia="zh-CN"/>
          </w:rPr>
          <w:t>应在</w:t>
        </w:r>
      </w:ins>
      <w:r>
        <w:rPr>
          <w:rFonts w:hint="eastAsia" w:ascii="仿宋" w:hAnsi="仿宋" w:eastAsia="仿宋" w:cs="仿宋"/>
          <w:spacing w:val="4"/>
          <w:kern w:val="0"/>
          <w:sz w:val="24"/>
          <w:lang w:val="en-US" w:eastAsia="zh-CN"/>
        </w:rPr>
        <w:t>7</w:t>
      </w:r>
      <w:r>
        <w:rPr>
          <w:rFonts w:hint="eastAsia" w:ascii="仿宋" w:hAnsi="仿宋" w:eastAsia="仿宋" w:cs="仿宋"/>
          <w:spacing w:val="4"/>
          <w:kern w:val="0"/>
          <w:sz w:val="24"/>
          <w:lang w:val="en-US" w:eastAsia="en-US"/>
        </w:rPr>
        <w:t>日内安排所需人员入驻甲方现场办公，南京三方一体化数字信息平台优化提升项目</w:t>
      </w:r>
      <w:r>
        <w:rPr>
          <w:rFonts w:hint="eastAsia" w:ascii="仿宋" w:hAnsi="仿宋" w:eastAsia="仿宋" w:cs="仿宋"/>
          <w:spacing w:val="4"/>
          <w:kern w:val="0"/>
          <w:sz w:val="24"/>
          <w:lang w:val="en-US" w:eastAsia="zh-CN"/>
        </w:rPr>
        <w:t>包含四项内容，各项付款节点如下所述：</w:t>
      </w:r>
    </w:p>
    <w:p w14:paraId="1B30CCC3">
      <w:pPr>
        <w:widowControl/>
        <w:snapToGrid w:val="0"/>
        <w:spacing w:line="348" w:lineRule="auto"/>
        <w:ind w:firstLine="496"/>
        <w:jc w:val="both"/>
        <w:rPr>
          <w:ins w:id="12" w:author="不要说话" w:date="2026-03-25T13:40:09Z"/>
          <w:rFonts w:hint="eastAsia" w:ascii="仿宋" w:hAnsi="仿宋" w:eastAsia="仿宋" w:cs="仿宋"/>
          <w:spacing w:val="4"/>
          <w:kern w:val="0"/>
          <w:sz w:val="24"/>
          <w:lang w:val="en-US" w:eastAsia="zh-CN"/>
        </w:rPr>
      </w:pPr>
      <w:ins w:id="13" w:author="不要说话" w:date="2026-03-25T13:40:09Z">
        <w:r>
          <w:rPr>
            <w:rFonts w:hint="eastAsia" w:ascii="仿宋" w:hAnsi="仿宋" w:eastAsia="仿宋" w:cs="仿宋"/>
            <w:spacing w:val="4"/>
            <w:kern w:val="0"/>
            <w:sz w:val="24"/>
            <w:lang w:val="en-US" w:eastAsia="zh-CN"/>
          </w:rPr>
          <w:t>（1）经营管理分析模块开发，按照项目实施进度、阶段性交付成果及验收文件进行付款。乙方完成合同台账管理、项目收入管理、执行管理、工时记录、监理人员动态、开票明细管理、回款明细管理、开票/回款提醒设置等基础经营台账及提醒功能开发，并提交阶段测试验收报告后，甲方支付经营管理分析模块开发合同价款的30%；乙方完成动态成本核算管理、利润管理、利润预警与消息提醒、利润分析报表等功能开发，并提交对应测试验收报告后，甲方支付经营管理分析模块开发合同价款的30%；乙方完成经营数据量化、项目经理权限分配、全局导出功能、科研经营月报等功能开发及联调工作，并提交完整测试验收报告（含PC端及相关联动功能）后，甲方支付经营管理分析模块开发合同价款的30%；乙方完成经营管理分析模块源码（含注释）、数据库脚本、接口文档、系统架构说明、系统运维手册及用户操作手册，并经甲方确认文档和源码完整、规范后，甲方支付经营管理分析模块开发合同价款的10%。</w:t>
        </w:r>
      </w:ins>
    </w:p>
    <w:p w14:paraId="3E3C0218">
      <w:pPr>
        <w:widowControl/>
        <w:snapToGrid w:val="0"/>
        <w:spacing w:line="348" w:lineRule="auto"/>
        <w:ind w:firstLine="496"/>
        <w:jc w:val="both"/>
        <w:rPr>
          <w:ins w:id="14" w:author="不要说话" w:date="2026-03-25T13:40:09Z"/>
          <w:rFonts w:hint="eastAsia" w:ascii="仿宋" w:hAnsi="仿宋" w:eastAsia="仿宋" w:cs="仿宋"/>
          <w:spacing w:val="4"/>
          <w:kern w:val="0"/>
          <w:sz w:val="24"/>
          <w:lang w:val="en-US" w:eastAsia="zh-CN"/>
        </w:rPr>
      </w:pPr>
      <w:ins w:id="15" w:author="不要说话" w:date="2026-03-25T13:40:09Z">
        <w:r>
          <w:rPr>
            <w:rFonts w:hint="eastAsia" w:ascii="仿宋" w:hAnsi="仿宋" w:eastAsia="仿宋" w:cs="仿宋"/>
            <w:spacing w:val="4"/>
            <w:kern w:val="0"/>
            <w:sz w:val="24"/>
            <w:lang w:val="en-US" w:eastAsia="zh-CN"/>
          </w:rPr>
          <w:t>（2）对内PECMS模块优化改造，按照项目实施进度、阶段性交付成果及验收文件进行付款。乙方完成对内PECMS中派遣单、总监代表变更、驻厂交底、数据分析、监理日志、监理周报、项目管理、报表系统优化等功能的优化改造，并提交相应功能测试验收报告后，甲方支付对内PECMS模块优化改造合同价款的40%；乙方完成对内PECMS中监理文件、文件考核与升版、项目归档、知识资料库、材料库、PC消息功能等功能开发、优化及联调工作，并提交对应功能测试验收报告后，甲方支付对内PECMS模块优化改造合同价款的40%；乙方完成对内PECMS模块全部功能的完整测试验收报告、源码（含注释）、接口文档、数据库脚本、系统维护手册及用户操作手册，并经甲方确认文档和源码完整、规范后，甲方支付对内PECMS模块优化改造合同价款的10%。</w:t>
        </w:r>
      </w:ins>
    </w:p>
    <w:p w14:paraId="585374B7">
      <w:pPr>
        <w:widowControl/>
        <w:snapToGrid w:val="0"/>
        <w:spacing w:line="348" w:lineRule="auto"/>
        <w:ind w:firstLine="496"/>
        <w:jc w:val="both"/>
        <w:rPr>
          <w:ins w:id="16" w:author="不要说话" w:date="2026-03-25T13:40:09Z"/>
          <w:rFonts w:hint="eastAsia" w:ascii="仿宋" w:hAnsi="仿宋" w:eastAsia="仿宋" w:cs="仿宋"/>
          <w:spacing w:val="4"/>
          <w:kern w:val="0"/>
          <w:sz w:val="24"/>
          <w:lang w:val="en-US" w:eastAsia="zh-CN"/>
        </w:rPr>
      </w:pPr>
      <w:ins w:id="17" w:author="不要说话" w:date="2026-03-25T13:40:09Z">
        <w:r>
          <w:rPr>
            <w:rFonts w:hint="eastAsia" w:ascii="仿宋" w:hAnsi="仿宋" w:eastAsia="仿宋" w:cs="仿宋"/>
            <w:spacing w:val="4"/>
            <w:kern w:val="0"/>
            <w:sz w:val="24"/>
            <w:lang w:val="en-US" w:eastAsia="zh-CN"/>
          </w:rPr>
          <w:t>（3）对外PECMS模块优化改造，按照项目实施进度、阶段性交付成果及验收文件进行付款。乙方完成对外PECMS中派遣单、安全交底、驻厂交底、数据分析、监理日志、监理周报、项目管理、报表系统优化等功能的优化改造，并提交相应功能测试验收报告后，甲方支付对外PECMS模块优化改造合同价款的40%；乙方完成对外PECMS中监理文件、文件考核与升版、项目归档、知识资料库、材料库、PC消息功能等功能开发、优化及联调工作，并提交对应功能测试验收报告后，甲方支付对外PECMS模块优化改造合同价款的40%；乙方完成对外PECMS模块全部功能的完整测试验收报告、源码（含注释）、接口文档、数据库脚本、系统维护手册及用户操作手册，并经甲方确认文档和源码完整、规范后，甲方支付对外PECMS模块优化改造合同价款的10%。其中，对外PECMS中与对内PECMS共用的通用功能，应按照对外业务规则、角色权限及审批流程完成适配，不得以对内功能替代对外交付成果。</w:t>
        </w:r>
      </w:ins>
    </w:p>
    <w:p w14:paraId="6A93F8A1">
      <w:pPr>
        <w:widowControl/>
        <w:snapToGrid w:val="0"/>
        <w:spacing w:line="348" w:lineRule="auto"/>
        <w:ind w:firstLine="496"/>
        <w:jc w:val="both"/>
        <w:rPr>
          <w:ins w:id="18" w:author="不要说话" w:date="2026-03-25T13:40:09Z"/>
          <w:rFonts w:hint="eastAsia" w:ascii="仿宋" w:hAnsi="仿宋" w:eastAsia="仿宋" w:cs="仿宋"/>
          <w:spacing w:val="4"/>
          <w:kern w:val="0"/>
          <w:sz w:val="24"/>
          <w:lang w:val="en-US" w:eastAsia="zh-CN"/>
        </w:rPr>
      </w:pPr>
      <w:ins w:id="19" w:author="不要说话" w:date="2026-03-25T13:40:09Z">
        <w:r>
          <w:rPr>
            <w:rFonts w:hint="eastAsia" w:ascii="仿宋" w:hAnsi="仿宋" w:eastAsia="仿宋" w:cs="仿宋"/>
            <w:spacing w:val="4"/>
            <w:kern w:val="0"/>
            <w:sz w:val="24"/>
            <w:lang w:val="en-US" w:eastAsia="zh-CN"/>
          </w:rPr>
          <w:t>（4）安全管理模块优化改造，按照项目实施进度、阶段性交付成果及验收文件进行付款。乙方完成实时地图与全员打卡总览、派单地图与派单全量数据总览、执行部人员动态台账、培训考试中的人员性质管理、培训考试中的类型分类与权限分配等核心功能开发，并提交相应功能测试验收报告后，甲方支付安全管理模块优化改造合同价款的50%；乙方完成培训考试中的完成时效与催办规则、统计报表权限控制、培训材料阅读页缩放优化、用户管理及通讯录筛选增强等剩余功能优化，并提交完整阶段测试验收报告后，甲方支付安全管理模块优化改造合同价款的30%；乙方完成安全管理模块全部源码（含清晰注释）、数据库脚本、接口文档、部署说明、系统运维手册及用户使用手册，并经甲方确认文档和源码的完整性、规范性后，甲方支付安全管理模块优化改造合同价款的10%。</w:t>
        </w:r>
      </w:ins>
    </w:p>
    <w:p w14:paraId="0801E126">
      <w:pPr>
        <w:widowControl/>
        <w:snapToGrid w:val="0"/>
        <w:spacing w:line="348" w:lineRule="auto"/>
        <w:ind w:firstLine="496"/>
        <w:jc w:val="both"/>
        <w:rPr>
          <w:ins w:id="20" w:author="不要说话" w:date="2026-03-25T13:40:09Z"/>
          <w:rFonts w:hint="eastAsia" w:ascii="仿宋" w:hAnsi="仿宋" w:eastAsia="仿宋" w:cs="仿宋"/>
          <w:spacing w:val="4"/>
          <w:kern w:val="0"/>
          <w:sz w:val="24"/>
          <w:lang w:val="en-US" w:eastAsia="zh-CN"/>
        </w:rPr>
      </w:pPr>
      <w:ins w:id="21" w:author="不要说话" w:date="2026-03-25T13:40:09Z">
        <w:r>
          <w:rPr>
            <w:rFonts w:hint="eastAsia" w:ascii="仿宋" w:hAnsi="仿宋" w:eastAsia="仿宋" w:cs="仿宋"/>
            <w:spacing w:val="4"/>
            <w:kern w:val="0"/>
            <w:sz w:val="24"/>
            <w:lang w:val="en-US" w:eastAsia="zh-CN"/>
          </w:rPr>
          <w:t>（5）APP端功能优化改造，按照项目实施进度、阶段性交付成果及验收文件进行付款。乙方完成消息通知、消息分类、消息角标、待办/已办列表流程名称展示等功能优化，并实现与PC端消息、待办数据的联动展示，经甲方测试通过后，甲方支付APP端功能优化改造合同价款的40%；乙方完成任务派遣单相关功能改造，包括总监代表变更、我的派单编辑、驳回后重新提交等移动端功能适配，并实现与PC端业务逻辑保持一致后，甲方支付APP端功能优化改造合同价款的40%；乙方完成APP端优化内容对应的完整测试验收报告、二次开发源码（含明确注释）、接口文档、安装部署说明及移动端使用手册，并经甲方确认文档及源码完整、规范后，甲方支付APP端功能优化改造合同价款的10%。</w:t>
        </w:r>
      </w:ins>
    </w:p>
    <w:p w14:paraId="190BA7A6">
      <w:pPr>
        <w:widowControl/>
        <w:snapToGrid w:val="0"/>
        <w:spacing w:line="348" w:lineRule="auto"/>
        <w:ind w:firstLine="482"/>
        <w:rPr>
          <w:ins w:id="22" w:author="不要说话" w:date="2026-03-25T13:40:14Z"/>
          <w:rFonts w:hint="eastAsia" w:ascii="仿宋" w:hAnsi="仿宋" w:eastAsia="仿宋" w:cs="仿宋"/>
          <w:b/>
          <w:color w:val="000000"/>
          <w:kern w:val="0"/>
          <w:sz w:val="24"/>
        </w:rPr>
      </w:pPr>
      <w:ins w:id="23" w:author="不要说话" w:date="2026-03-25T13:42:22Z">
        <w:r>
          <w:rPr>
            <w:rFonts w:hint="eastAsia" w:ascii="仿宋" w:hAnsi="仿宋" w:eastAsia="仿宋" w:cs="仿宋"/>
            <w:spacing w:val="4"/>
            <w:kern w:val="0"/>
            <w:sz w:val="24"/>
            <w:lang w:val="en-US" w:eastAsia="zh-CN"/>
          </w:rPr>
          <w:t>（6）上述经营管理分析模块开发安全管理模块、对内PECMS模块、对外PECMS模块、APP端功能优化改造等各合同价款项下预留10%作为质保金，在维护期结束且乙方完成维护期内约定义务后，由甲方支付。每次付款前，乙方均应向甲方开具合法有效的增值税专用发票。</w:t>
        </w:r>
      </w:ins>
    </w:p>
    <w:p w14:paraId="1609EA35">
      <w:pPr>
        <w:widowControl/>
        <w:snapToGrid w:val="0"/>
        <w:spacing w:line="348" w:lineRule="auto"/>
        <w:ind w:firstLine="482"/>
        <w:rPr>
          <w:rFonts w:hint="eastAsia" w:ascii="仿宋" w:hAnsi="仿宋" w:eastAsia="仿宋" w:cs="仿宋"/>
          <w:b/>
          <w:color w:val="000000"/>
          <w:kern w:val="0"/>
          <w:sz w:val="24"/>
        </w:rPr>
      </w:pPr>
      <w:r>
        <w:rPr>
          <w:rFonts w:hint="eastAsia" w:ascii="仿宋" w:hAnsi="仿宋" w:eastAsia="仿宋" w:cs="仿宋"/>
          <w:b/>
          <w:color w:val="000000"/>
          <w:kern w:val="0"/>
          <w:sz w:val="24"/>
        </w:rPr>
        <w:t>二、供应商资格要求</w:t>
      </w:r>
    </w:p>
    <w:p w14:paraId="6A0284B9">
      <w:pPr>
        <w:widowControl/>
        <w:spacing w:line="360" w:lineRule="auto"/>
        <w:ind w:firstLine="480"/>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1.供应商需依法在中国境内成立，具有独立法人资格，主营业务包括软件开发生产、系统集成、应用服务等。</w:t>
      </w:r>
    </w:p>
    <w:p w14:paraId="3C342ECB">
      <w:pPr>
        <w:widowControl/>
        <w:spacing w:line="360" w:lineRule="auto"/>
        <w:ind w:firstLine="480"/>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2.供应商具有与软件开发相适应的生产经营场所、软硬件设施等开发环境，以及与所提供服务相关的技术支撑环境。</w:t>
      </w:r>
    </w:p>
    <w:p w14:paraId="73968883">
      <w:pPr>
        <w:widowControl/>
        <w:spacing w:line="360" w:lineRule="auto"/>
        <w:ind w:firstLine="480"/>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3.供应商拥有完善的软件开发、测试和项目管理体系，具备一定数量从事软件开发、测试、管理的专业技术人员。</w:t>
      </w:r>
    </w:p>
    <w:p w14:paraId="6513C227">
      <w:pPr>
        <w:widowControl/>
        <w:spacing w:line="360" w:lineRule="auto"/>
        <w:ind w:firstLine="480"/>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4.供应商具有3年以上的软件开发或相关服务业绩，如承接过类似项目，熟悉相关业务流程。</w:t>
      </w:r>
    </w:p>
    <w:p w14:paraId="7D2B952A">
      <w:pPr>
        <w:widowControl/>
        <w:spacing w:line="360" w:lineRule="auto"/>
        <w:ind w:firstLine="480"/>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5.</w:t>
      </w:r>
      <w:r>
        <w:rPr>
          <w:rFonts w:hint="eastAsia" w:ascii="仿宋" w:hAnsi="仿宋" w:eastAsia="仿宋" w:cs="仿宋"/>
          <w:kern w:val="0"/>
          <w:sz w:val="24"/>
        </w:rPr>
        <w:t>本次谈判不接受供应商联合体参与谈判报价</w:t>
      </w:r>
      <w:r>
        <w:rPr>
          <w:rFonts w:hint="eastAsia" w:ascii="仿宋" w:hAnsi="仿宋" w:eastAsia="仿宋" w:cs="仿宋"/>
          <w:kern w:val="0"/>
          <w:sz w:val="24"/>
          <w:lang w:eastAsia="zh-CN"/>
        </w:rPr>
        <w:t>。</w:t>
      </w:r>
    </w:p>
    <w:p w14:paraId="1D902FCD">
      <w:pPr>
        <w:snapToGrid w:val="0"/>
        <w:spacing w:line="348" w:lineRule="auto"/>
        <w:ind w:firstLine="410" w:firstLineChars="170"/>
        <w:jc w:val="both"/>
        <w:rPr>
          <w:rFonts w:hint="eastAsia" w:ascii="仿宋" w:hAnsi="仿宋" w:eastAsia="仿宋" w:cs="仿宋"/>
          <w:b/>
          <w:color w:val="000000"/>
          <w:kern w:val="0"/>
          <w:sz w:val="24"/>
        </w:rPr>
      </w:pPr>
      <w:r>
        <w:rPr>
          <w:rFonts w:hint="eastAsia" w:ascii="仿宋" w:hAnsi="仿宋" w:eastAsia="仿宋" w:cs="仿宋"/>
          <w:b/>
          <w:color w:val="000000"/>
          <w:kern w:val="0"/>
          <w:sz w:val="24"/>
        </w:rPr>
        <w:t>三、谈判文件的获取</w:t>
      </w:r>
    </w:p>
    <w:p w14:paraId="25EEF071">
      <w:pPr>
        <w:widowControl/>
        <w:autoSpaceDE/>
        <w:autoSpaceDN/>
        <w:snapToGrid w:val="0"/>
        <w:spacing w:line="348" w:lineRule="auto"/>
        <w:ind w:firstLine="240" w:firstLineChars="100"/>
        <w:jc w:val="both"/>
        <w:rPr>
          <w:rFonts w:hint="eastAsia" w:ascii="仿宋" w:hAnsi="仿宋" w:eastAsia="仿宋" w:cs="仿宋"/>
          <w:color w:val="000000"/>
          <w:kern w:val="0"/>
          <w:sz w:val="24"/>
        </w:rPr>
      </w:pPr>
      <w:r>
        <w:rPr>
          <w:rFonts w:hint="eastAsia" w:ascii="仿宋" w:hAnsi="仿宋" w:eastAsia="仿宋" w:cs="仿宋"/>
          <w:color w:val="000000"/>
          <w:kern w:val="0"/>
          <w:sz w:val="24"/>
        </w:rPr>
        <w:t>1、采购单位于</w:t>
      </w:r>
      <w:r>
        <w:rPr>
          <w:rFonts w:hint="eastAsia" w:ascii="仿宋" w:hAnsi="仿宋" w:eastAsia="仿宋" w:cs="仿宋"/>
          <w:kern w:val="0"/>
          <w:sz w:val="24"/>
          <w:u w:val="single"/>
        </w:rPr>
        <w:t>202</w:t>
      </w:r>
      <w:ins w:id="24" w:author="不要说话" w:date="2026-03-25T09:24:51Z">
        <w:r>
          <w:rPr>
            <w:rFonts w:hint="eastAsia" w:ascii="仿宋" w:hAnsi="仿宋" w:eastAsia="仿宋" w:cs="仿宋"/>
            <w:kern w:val="0"/>
            <w:sz w:val="24"/>
            <w:u w:val="single"/>
            <w:lang w:val="en-US" w:eastAsia="zh-CN"/>
          </w:rPr>
          <w:t>6</w:t>
        </w:r>
      </w:ins>
      <w:r>
        <w:rPr>
          <w:rFonts w:hint="eastAsia" w:ascii="仿宋" w:hAnsi="仿宋" w:eastAsia="仿宋" w:cs="仿宋"/>
          <w:kern w:val="0"/>
          <w:sz w:val="24"/>
          <w:u w:val="single"/>
        </w:rPr>
        <w:t>年</w:t>
      </w:r>
      <w:ins w:id="25" w:author="不要说话" w:date="2026-03-25T09:24:53Z">
        <w:r>
          <w:rPr>
            <w:rFonts w:hint="eastAsia" w:ascii="仿宋" w:hAnsi="仿宋" w:eastAsia="仿宋" w:cs="仿宋"/>
            <w:kern w:val="0"/>
            <w:sz w:val="24"/>
            <w:u w:val="single"/>
            <w:lang w:val="en-US" w:eastAsia="zh-CN"/>
          </w:rPr>
          <w:t>4</w:t>
        </w:r>
      </w:ins>
      <w:r>
        <w:rPr>
          <w:rFonts w:hint="eastAsia" w:ascii="仿宋" w:hAnsi="仿宋" w:eastAsia="仿宋" w:cs="仿宋"/>
          <w:kern w:val="0"/>
          <w:sz w:val="24"/>
          <w:u w:val="single"/>
        </w:rPr>
        <w:t>月</w:t>
      </w:r>
      <w:ins w:id="26" w:author="不要说话" w:date="2026-03-25T09:24:55Z">
        <w:r>
          <w:rPr>
            <w:rFonts w:hint="eastAsia" w:ascii="仿宋" w:hAnsi="仿宋" w:eastAsia="仿宋" w:cs="仿宋"/>
            <w:kern w:val="0"/>
            <w:sz w:val="24"/>
            <w:u w:val="single"/>
            <w:lang w:val="en-US" w:eastAsia="zh-CN"/>
          </w:rPr>
          <w:t xml:space="preserve"> </w:t>
        </w:r>
      </w:ins>
      <w:r>
        <w:rPr>
          <w:rFonts w:hint="eastAsia" w:ascii="仿宋" w:hAnsi="仿宋" w:eastAsia="仿宋" w:cs="仿宋"/>
          <w:kern w:val="0"/>
          <w:sz w:val="24"/>
          <w:u w:val="single"/>
        </w:rPr>
        <w:t>日</w:t>
      </w:r>
      <w:r>
        <w:rPr>
          <w:rFonts w:hint="eastAsia" w:ascii="仿宋" w:hAnsi="仿宋" w:eastAsia="仿宋" w:cs="仿宋"/>
          <w:color w:val="000000"/>
          <w:kern w:val="0"/>
          <w:sz w:val="24"/>
        </w:rPr>
        <w:t>（北京时间，下同）向潜在供应商发出谈判邀请书及确认函。</w:t>
      </w:r>
    </w:p>
    <w:p w14:paraId="02330177">
      <w:pPr>
        <w:widowControl/>
        <w:autoSpaceDE/>
        <w:autoSpaceDN/>
        <w:snapToGrid w:val="0"/>
        <w:spacing w:line="348" w:lineRule="auto"/>
        <w:ind w:firstLine="240" w:firstLineChars="100"/>
        <w:jc w:val="both"/>
        <w:rPr>
          <w:rFonts w:hint="eastAsia" w:ascii="仿宋" w:hAnsi="仿宋" w:eastAsia="仿宋" w:cs="仿宋"/>
          <w:color w:val="000000"/>
          <w:kern w:val="0"/>
          <w:sz w:val="24"/>
        </w:rPr>
      </w:pPr>
      <w:r>
        <w:rPr>
          <w:rFonts w:hint="eastAsia" w:ascii="仿宋" w:hAnsi="仿宋" w:eastAsia="仿宋" w:cs="仿宋"/>
          <w:color w:val="000000"/>
          <w:kern w:val="0"/>
          <w:sz w:val="24"/>
        </w:rPr>
        <w:t>2、请潜在供应商于</w:t>
      </w:r>
      <w:r>
        <w:rPr>
          <w:rFonts w:hint="eastAsia" w:ascii="仿宋" w:hAnsi="仿宋" w:eastAsia="仿宋" w:cs="仿宋"/>
          <w:kern w:val="0"/>
          <w:sz w:val="24"/>
          <w:u w:val="single"/>
        </w:rPr>
        <w:t>202</w:t>
      </w:r>
      <w:ins w:id="27" w:author="不要说话" w:date="2026-03-25T09:25:10Z">
        <w:r>
          <w:rPr>
            <w:rFonts w:hint="eastAsia" w:ascii="仿宋" w:hAnsi="仿宋" w:eastAsia="仿宋" w:cs="仿宋"/>
            <w:kern w:val="0"/>
            <w:sz w:val="24"/>
            <w:u w:val="single"/>
            <w:lang w:val="en-US" w:eastAsia="zh-CN"/>
          </w:rPr>
          <w:t>6</w:t>
        </w:r>
      </w:ins>
      <w:r>
        <w:rPr>
          <w:rFonts w:hint="eastAsia" w:ascii="仿宋" w:hAnsi="仿宋" w:eastAsia="仿宋" w:cs="仿宋"/>
          <w:kern w:val="0"/>
          <w:sz w:val="24"/>
          <w:u w:val="single"/>
        </w:rPr>
        <w:t>年</w:t>
      </w:r>
      <w:ins w:id="28" w:author="不要说话" w:date="2026-03-25T09:25:16Z">
        <w:r>
          <w:rPr>
            <w:rFonts w:hint="eastAsia" w:ascii="仿宋" w:hAnsi="仿宋" w:eastAsia="仿宋" w:cs="仿宋"/>
            <w:kern w:val="0"/>
            <w:sz w:val="24"/>
            <w:u w:val="single"/>
            <w:lang w:val="en-US" w:eastAsia="zh-CN"/>
          </w:rPr>
          <w:t>4</w:t>
        </w:r>
      </w:ins>
      <w:r>
        <w:rPr>
          <w:rFonts w:hint="eastAsia" w:ascii="仿宋" w:hAnsi="仿宋" w:eastAsia="仿宋" w:cs="仿宋"/>
          <w:kern w:val="0"/>
          <w:sz w:val="24"/>
          <w:u w:val="single"/>
        </w:rPr>
        <w:t>月</w:t>
      </w:r>
      <w:ins w:id="29" w:author="不要说话" w:date="2026-03-25T09:25:17Z">
        <w:r>
          <w:rPr>
            <w:rFonts w:hint="eastAsia" w:ascii="仿宋" w:hAnsi="仿宋" w:eastAsia="仿宋" w:cs="仿宋"/>
            <w:kern w:val="0"/>
            <w:sz w:val="24"/>
            <w:u w:val="single"/>
            <w:lang w:val="en-US" w:eastAsia="zh-CN"/>
          </w:rPr>
          <w:t xml:space="preserve"> </w:t>
        </w:r>
      </w:ins>
      <w:r>
        <w:rPr>
          <w:rFonts w:hint="eastAsia" w:ascii="仿宋" w:hAnsi="仿宋" w:eastAsia="仿宋" w:cs="仿宋"/>
          <w:kern w:val="0"/>
          <w:sz w:val="24"/>
          <w:u w:val="single"/>
        </w:rPr>
        <w:t>日</w:t>
      </w:r>
      <w:r>
        <w:rPr>
          <w:rFonts w:hint="eastAsia" w:ascii="仿宋" w:hAnsi="仿宋" w:eastAsia="仿宋" w:cs="仿宋"/>
          <w:kern w:val="0"/>
          <w:sz w:val="24"/>
          <w:u w:val="single"/>
          <w:lang w:val="en-US" w:eastAsia="zh-CN"/>
        </w:rPr>
        <w:t>前</w:t>
      </w:r>
      <w:r>
        <w:rPr>
          <w:rFonts w:hint="eastAsia" w:ascii="仿宋" w:hAnsi="仿宋" w:eastAsia="仿宋" w:cs="仿宋"/>
          <w:color w:val="000000"/>
          <w:kern w:val="0"/>
          <w:sz w:val="24"/>
        </w:rPr>
        <w:t>向采购单位电子邮箱</w:t>
      </w:r>
      <w:r>
        <w:rPr>
          <w:rFonts w:hint="eastAsia" w:ascii="仿宋" w:hAnsi="仿宋" w:eastAsia="仿宋" w:cs="仿宋"/>
          <w:color w:val="000000"/>
          <w:kern w:val="0"/>
          <w:sz w:val="24"/>
          <w:u w:val="single"/>
          <w:lang w:val="en-US" w:eastAsia="zh-CN"/>
        </w:rPr>
        <w:t>zhaoxun@qscce.com</w:t>
      </w:r>
      <w:r>
        <w:rPr>
          <w:rFonts w:hint="eastAsia" w:ascii="仿宋" w:hAnsi="仿宋" w:eastAsia="仿宋" w:cs="仿宋"/>
          <w:color w:val="000000"/>
          <w:kern w:val="0"/>
          <w:sz w:val="24"/>
        </w:rPr>
        <w:t>发送确认函，回复是否参与谈判，采购单位经确认后发送谈判文件。</w:t>
      </w:r>
    </w:p>
    <w:p w14:paraId="77C49BBC">
      <w:pPr>
        <w:snapToGrid w:val="0"/>
        <w:spacing w:line="348" w:lineRule="auto"/>
        <w:ind w:firstLine="410" w:firstLineChars="170"/>
        <w:jc w:val="both"/>
        <w:rPr>
          <w:rFonts w:hint="eastAsia" w:ascii="仿宋" w:hAnsi="仿宋" w:eastAsia="仿宋" w:cs="仿宋"/>
          <w:b/>
          <w:color w:val="000000"/>
          <w:kern w:val="0"/>
          <w:sz w:val="24"/>
        </w:rPr>
      </w:pPr>
      <w:r>
        <w:rPr>
          <w:rFonts w:hint="eastAsia" w:ascii="仿宋" w:hAnsi="仿宋" w:eastAsia="仿宋" w:cs="仿宋"/>
          <w:b/>
          <w:color w:val="000000"/>
          <w:kern w:val="0"/>
          <w:sz w:val="24"/>
        </w:rPr>
        <w:t>四、响应文件的递交</w:t>
      </w:r>
    </w:p>
    <w:p w14:paraId="3502271C">
      <w:pPr>
        <w:widowControl/>
        <w:autoSpaceDE/>
        <w:autoSpaceDN/>
        <w:snapToGrid w:val="0"/>
        <w:spacing w:line="348" w:lineRule="auto"/>
        <w:ind w:firstLine="480"/>
        <w:jc w:val="both"/>
        <w:rPr>
          <w:rFonts w:hint="eastAsia" w:ascii="仿宋" w:hAnsi="仿宋" w:eastAsia="仿宋" w:cs="仿宋"/>
          <w:color w:val="000000"/>
          <w:kern w:val="0"/>
          <w:sz w:val="24"/>
        </w:rPr>
      </w:pPr>
      <w:r>
        <w:rPr>
          <w:rFonts w:hint="eastAsia" w:ascii="仿宋" w:hAnsi="仿宋" w:eastAsia="仿宋" w:cs="仿宋"/>
          <w:color w:val="000000"/>
          <w:kern w:val="0"/>
          <w:sz w:val="24"/>
        </w:rPr>
        <w:t>1.响应文件递交截止时间：</w:t>
      </w:r>
      <w:r>
        <w:rPr>
          <w:rFonts w:hint="eastAsia" w:ascii="仿宋" w:hAnsi="仿宋" w:eastAsia="仿宋" w:cs="仿宋"/>
          <w:kern w:val="0"/>
          <w:sz w:val="24"/>
          <w:u w:val="single"/>
        </w:rPr>
        <w:t>202</w:t>
      </w:r>
      <w:ins w:id="30" w:author="不要说话" w:date="2026-03-25T09:25:00Z">
        <w:r>
          <w:rPr>
            <w:rFonts w:hint="eastAsia" w:ascii="仿宋" w:hAnsi="仿宋" w:eastAsia="仿宋" w:cs="仿宋"/>
            <w:kern w:val="0"/>
            <w:sz w:val="24"/>
            <w:u w:val="single"/>
            <w:lang w:val="en-US" w:eastAsia="zh-CN"/>
          </w:rPr>
          <w:t>6</w:t>
        </w:r>
      </w:ins>
      <w:r>
        <w:rPr>
          <w:rFonts w:hint="eastAsia" w:ascii="仿宋" w:hAnsi="仿宋" w:eastAsia="仿宋" w:cs="仿宋"/>
          <w:kern w:val="0"/>
          <w:sz w:val="24"/>
          <w:u w:val="single"/>
        </w:rPr>
        <w:t>年</w:t>
      </w:r>
      <w:ins w:id="31" w:author="不要说话" w:date="2026-03-25T09:25:03Z">
        <w:r>
          <w:rPr>
            <w:rFonts w:hint="eastAsia" w:ascii="仿宋" w:hAnsi="仿宋" w:eastAsia="仿宋" w:cs="仿宋"/>
            <w:kern w:val="0"/>
            <w:sz w:val="24"/>
            <w:u w:val="single"/>
            <w:lang w:val="en-US" w:eastAsia="zh-CN"/>
          </w:rPr>
          <w:t>4</w:t>
        </w:r>
      </w:ins>
      <w:r>
        <w:rPr>
          <w:rFonts w:hint="eastAsia" w:ascii="仿宋" w:hAnsi="仿宋" w:eastAsia="仿宋" w:cs="仿宋"/>
          <w:kern w:val="0"/>
          <w:sz w:val="24"/>
          <w:u w:val="single"/>
        </w:rPr>
        <w:t>月</w:t>
      </w:r>
      <w:ins w:id="32" w:author="不要说话" w:date="2026-03-25T09:25:05Z">
        <w:r>
          <w:rPr>
            <w:rFonts w:hint="eastAsia" w:ascii="仿宋" w:hAnsi="仿宋" w:eastAsia="仿宋" w:cs="仿宋"/>
            <w:kern w:val="0"/>
            <w:sz w:val="24"/>
            <w:u w:val="single"/>
            <w:lang w:val="en-US" w:eastAsia="zh-CN"/>
          </w:rPr>
          <w:t xml:space="preserve"> </w:t>
        </w:r>
      </w:ins>
      <w:r>
        <w:rPr>
          <w:rFonts w:hint="eastAsia" w:ascii="仿宋" w:hAnsi="仿宋" w:eastAsia="仿宋" w:cs="仿宋"/>
          <w:kern w:val="0"/>
          <w:sz w:val="24"/>
          <w:u w:val="single"/>
        </w:rPr>
        <w:t>日</w:t>
      </w:r>
      <w:ins w:id="33" w:author="不要说话" w:date="2026-03-25T09:25:07Z">
        <w:r>
          <w:rPr>
            <w:rFonts w:hint="eastAsia" w:ascii="仿宋" w:hAnsi="仿宋" w:eastAsia="仿宋" w:cs="仿宋"/>
            <w:kern w:val="0"/>
            <w:sz w:val="24"/>
            <w:u w:val="single"/>
            <w:lang w:val="en-US" w:eastAsia="zh-CN"/>
          </w:rPr>
          <w:t xml:space="preserve"> </w:t>
        </w:r>
      </w:ins>
      <w:r>
        <w:rPr>
          <w:rFonts w:hint="eastAsia" w:ascii="仿宋" w:hAnsi="仿宋" w:eastAsia="仿宋" w:cs="仿宋"/>
          <w:kern w:val="0"/>
          <w:sz w:val="24"/>
          <w:u w:val="single"/>
        </w:rPr>
        <w:t>时</w:t>
      </w:r>
      <w:r>
        <w:rPr>
          <w:rFonts w:hint="eastAsia" w:ascii="仿宋" w:hAnsi="仿宋" w:eastAsia="仿宋" w:cs="仿宋"/>
          <w:color w:val="000000"/>
          <w:kern w:val="0"/>
          <w:sz w:val="24"/>
        </w:rPr>
        <w:t>。</w:t>
      </w:r>
    </w:p>
    <w:p w14:paraId="1F889A17">
      <w:pPr>
        <w:widowControl/>
        <w:autoSpaceDE/>
        <w:autoSpaceDN/>
        <w:snapToGrid w:val="0"/>
        <w:spacing w:line="348" w:lineRule="auto"/>
        <w:ind w:right="-99" w:rightChars="-47" w:firstLine="480"/>
        <w:jc w:val="both"/>
        <w:rPr>
          <w:rFonts w:hint="eastAsia" w:ascii="仿宋" w:hAnsi="仿宋" w:eastAsia="仿宋" w:cs="仿宋"/>
          <w:color w:val="000000"/>
          <w:kern w:val="0"/>
          <w:sz w:val="24"/>
        </w:rPr>
      </w:pPr>
      <w:r>
        <w:rPr>
          <w:rFonts w:hint="eastAsia" w:ascii="仿宋" w:hAnsi="仿宋" w:eastAsia="仿宋" w:cs="仿宋"/>
          <w:color w:val="000000"/>
          <w:kern w:val="0"/>
          <w:sz w:val="24"/>
        </w:rPr>
        <w:t>2.响应文件递交地点：</w:t>
      </w:r>
      <w:r>
        <w:rPr>
          <w:rFonts w:hint="eastAsia" w:ascii="仿宋" w:hAnsi="仿宋" w:eastAsia="仿宋" w:cs="仿宋"/>
          <w:color w:val="000000"/>
          <w:kern w:val="0"/>
          <w:sz w:val="24"/>
          <w:u w:val="single"/>
          <w:lang w:val="en-US" w:eastAsia="zh-CN"/>
        </w:rPr>
        <w:t>江苏省南京市南大苏富特创新科技园1号楼三楼</w:t>
      </w:r>
      <w:r>
        <w:rPr>
          <w:rFonts w:hint="eastAsia" w:ascii="仿宋" w:hAnsi="仿宋" w:eastAsia="仿宋" w:cs="仿宋"/>
          <w:color w:val="000000"/>
          <w:kern w:val="0"/>
          <w:sz w:val="24"/>
          <w:lang w:val="en-US" w:eastAsia="zh-CN"/>
        </w:rPr>
        <w:t>。</w:t>
      </w:r>
    </w:p>
    <w:p w14:paraId="645F46F2">
      <w:pPr>
        <w:widowControl/>
        <w:autoSpaceDE/>
        <w:autoSpaceDN/>
        <w:snapToGrid w:val="0"/>
        <w:spacing w:line="348" w:lineRule="auto"/>
        <w:ind w:firstLine="480"/>
        <w:jc w:val="both"/>
        <w:rPr>
          <w:rFonts w:hint="eastAsia" w:ascii="仿宋" w:hAnsi="仿宋" w:eastAsia="仿宋" w:cs="仿宋"/>
          <w:color w:val="000000"/>
          <w:kern w:val="0"/>
          <w:sz w:val="24"/>
        </w:rPr>
      </w:pPr>
      <w:r>
        <w:rPr>
          <w:rFonts w:hint="eastAsia" w:ascii="仿宋" w:hAnsi="仿宋" w:eastAsia="仿宋" w:cs="仿宋"/>
          <w:color w:val="000000"/>
          <w:kern w:val="0"/>
          <w:sz w:val="24"/>
        </w:rPr>
        <w:t>3.响应文件递交方式：</w:t>
      </w:r>
      <w:r>
        <w:rPr>
          <w:rFonts w:hint="eastAsia" w:ascii="仿宋" w:hAnsi="仿宋" w:eastAsia="仿宋" w:cs="仿宋"/>
          <w:color w:val="000000"/>
          <w:kern w:val="0"/>
          <w:sz w:val="24"/>
          <w:u w:val="single"/>
        </w:rPr>
        <w:t>文件递交截止时间前，谈判现场递交或密封邮寄至采购单位指定收件人处（</w:t>
      </w:r>
      <w:r>
        <w:rPr>
          <w:rFonts w:hint="eastAsia" w:ascii="仿宋" w:hAnsi="仿宋" w:eastAsia="仿宋" w:cs="仿宋"/>
          <w:color w:val="000000"/>
          <w:kern w:val="0"/>
          <w:sz w:val="24"/>
          <w:u w:val="single"/>
          <w:lang w:val="en-US" w:eastAsia="zh-CN"/>
        </w:rPr>
        <w:t>赵洵</w:t>
      </w:r>
      <w:r>
        <w:rPr>
          <w:rFonts w:hint="eastAsia" w:ascii="仿宋" w:hAnsi="仿宋" w:eastAsia="仿宋" w:cs="仿宋"/>
          <w:color w:val="000000"/>
          <w:kern w:val="0"/>
          <w:sz w:val="24"/>
          <w:u w:val="single"/>
        </w:rPr>
        <w:t>：</w:t>
      </w:r>
      <w:r>
        <w:rPr>
          <w:rFonts w:hint="eastAsia" w:ascii="仿宋" w:hAnsi="仿宋" w:eastAsia="仿宋" w:cs="仿宋"/>
          <w:color w:val="000000" w:themeColor="text1"/>
          <w:kern w:val="0"/>
          <w:sz w:val="24"/>
          <w:u w:val="single"/>
          <w:lang w:val="en-US" w:eastAsia="zh-CN"/>
          <w14:textFill>
            <w14:solidFill>
              <w14:schemeClr w14:val="tx1"/>
            </w14:solidFill>
          </w14:textFill>
        </w:rPr>
        <w:t>18679749899</w:t>
      </w:r>
      <w:r>
        <w:rPr>
          <w:rFonts w:hint="eastAsia" w:ascii="仿宋" w:hAnsi="仿宋" w:eastAsia="仿宋" w:cs="仿宋"/>
          <w:color w:val="000000"/>
          <w:kern w:val="0"/>
          <w:sz w:val="24"/>
          <w:u w:val="single"/>
        </w:rPr>
        <w:t>）</w:t>
      </w:r>
      <w:r>
        <w:rPr>
          <w:rFonts w:hint="eastAsia" w:ascii="仿宋" w:hAnsi="仿宋" w:eastAsia="仿宋" w:cs="仿宋"/>
          <w:color w:val="000000"/>
          <w:kern w:val="0"/>
          <w:sz w:val="24"/>
        </w:rPr>
        <w:t>；</w:t>
      </w:r>
    </w:p>
    <w:p w14:paraId="1DECF141">
      <w:pPr>
        <w:widowControl/>
        <w:autoSpaceDE/>
        <w:autoSpaceDN/>
        <w:snapToGrid w:val="0"/>
        <w:spacing w:line="348" w:lineRule="auto"/>
        <w:ind w:firstLine="480"/>
        <w:jc w:val="both"/>
        <w:rPr>
          <w:rFonts w:hint="eastAsia" w:ascii="仿宋" w:hAnsi="仿宋" w:eastAsia="仿宋" w:cs="仿宋"/>
          <w:color w:val="000000"/>
          <w:kern w:val="0"/>
          <w:sz w:val="24"/>
        </w:rPr>
      </w:pPr>
      <w:r>
        <w:rPr>
          <w:rFonts w:hint="eastAsia" w:ascii="仿宋" w:hAnsi="仿宋" w:eastAsia="仿宋" w:cs="仿宋"/>
          <w:color w:val="000000"/>
          <w:kern w:val="0"/>
          <w:sz w:val="24"/>
        </w:rPr>
        <w:t>4.逾期送达或者未送达指定地点的报价文件，采购单位不予受理；</w:t>
      </w:r>
    </w:p>
    <w:p w14:paraId="193FA4FB">
      <w:pPr>
        <w:widowControl/>
        <w:autoSpaceDE/>
        <w:autoSpaceDN/>
        <w:snapToGrid w:val="0"/>
        <w:spacing w:line="348" w:lineRule="auto"/>
        <w:ind w:firstLine="482"/>
        <w:jc w:val="both"/>
        <w:rPr>
          <w:rFonts w:hint="eastAsia" w:ascii="仿宋" w:hAnsi="仿宋" w:eastAsia="仿宋" w:cs="仿宋"/>
          <w:b/>
          <w:color w:val="000000"/>
          <w:kern w:val="0"/>
          <w:sz w:val="24"/>
        </w:rPr>
      </w:pPr>
      <w:r>
        <w:rPr>
          <w:rFonts w:hint="eastAsia" w:ascii="仿宋" w:hAnsi="仿宋" w:eastAsia="仿宋" w:cs="仿宋"/>
          <w:b/>
          <w:color w:val="000000"/>
          <w:kern w:val="0"/>
          <w:sz w:val="24"/>
        </w:rPr>
        <w:t>五、谈判时间及地点</w:t>
      </w:r>
    </w:p>
    <w:p w14:paraId="32B4FDCC">
      <w:pPr>
        <w:widowControl/>
        <w:spacing w:line="360" w:lineRule="auto"/>
        <w:ind w:firstLine="530" w:firstLineChars="221"/>
        <w:rPr>
          <w:rFonts w:hint="eastAsia" w:ascii="仿宋" w:hAnsi="仿宋" w:eastAsia="仿宋" w:cs="仿宋"/>
          <w:kern w:val="0"/>
          <w:sz w:val="24"/>
        </w:rPr>
      </w:pPr>
      <w:r>
        <w:rPr>
          <w:rFonts w:hint="eastAsia" w:ascii="仿宋" w:hAnsi="仿宋" w:eastAsia="仿宋" w:cs="仿宋"/>
          <w:kern w:val="0"/>
          <w:sz w:val="24"/>
        </w:rPr>
        <w:t>1.谈判时间：</w:t>
      </w:r>
      <w:r>
        <w:rPr>
          <w:rFonts w:hint="eastAsia" w:ascii="仿宋" w:hAnsi="仿宋" w:eastAsia="仿宋" w:cs="仿宋"/>
          <w:kern w:val="0"/>
          <w:sz w:val="24"/>
          <w:u w:val="single"/>
        </w:rPr>
        <w:t>202</w:t>
      </w:r>
      <w:ins w:id="34" w:author="不要说话" w:date="2026-03-25T09:25:22Z">
        <w:r>
          <w:rPr>
            <w:rFonts w:hint="eastAsia" w:ascii="仿宋" w:hAnsi="仿宋" w:eastAsia="仿宋" w:cs="仿宋"/>
            <w:kern w:val="0"/>
            <w:sz w:val="24"/>
            <w:u w:val="single"/>
            <w:lang w:val="en-US" w:eastAsia="zh-CN"/>
          </w:rPr>
          <w:t>6</w:t>
        </w:r>
      </w:ins>
      <w:r>
        <w:rPr>
          <w:rFonts w:hint="eastAsia" w:ascii="仿宋" w:hAnsi="仿宋" w:eastAsia="仿宋" w:cs="仿宋"/>
          <w:kern w:val="0"/>
          <w:sz w:val="24"/>
          <w:u w:val="single"/>
        </w:rPr>
        <w:t>年</w:t>
      </w:r>
      <w:ins w:id="35" w:author="不要说话" w:date="2026-03-25T09:25:23Z">
        <w:r>
          <w:rPr>
            <w:rFonts w:hint="eastAsia" w:ascii="仿宋" w:hAnsi="仿宋" w:eastAsia="仿宋" w:cs="仿宋"/>
            <w:kern w:val="0"/>
            <w:sz w:val="24"/>
            <w:u w:val="single"/>
            <w:lang w:val="en-US" w:eastAsia="zh-CN"/>
          </w:rPr>
          <w:t>4</w:t>
        </w:r>
      </w:ins>
      <w:r>
        <w:rPr>
          <w:rFonts w:hint="eastAsia" w:ascii="仿宋" w:hAnsi="仿宋" w:eastAsia="仿宋" w:cs="仿宋"/>
          <w:kern w:val="0"/>
          <w:sz w:val="24"/>
          <w:u w:val="single"/>
        </w:rPr>
        <w:t>月</w:t>
      </w:r>
      <w:ins w:id="36" w:author="不要说话" w:date="2026-03-25T09:25:25Z">
        <w:r>
          <w:rPr>
            <w:rFonts w:hint="eastAsia" w:ascii="仿宋" w:hAnsi="仿宋" w:eastAsia="仿宋" w:cs="仿宋"/>
            <w:kern w:val="0"/>
            <w:sz w:val="24"/>
            <w:u w:val="single"/>
            <w:lang w:val="en-US" w:eastAsia="zh-CN"/>
          </w:rPr>
          <w:t xml:space="preserve"> </w:t>
        </w:r>
      </w:ins>
      <w:r>
        <w:rPr>
          <w:rFonts w:hint="eastAsia" w:ascii="仿宋" w:hAnsi="仿宋" w:eastAsia="仿宋" w:cs="仿宋"/>
          <w:kern w:val="0"/>
          <w:sz w:val="24"/>
          <w:u w:val="single"/>
        </w:rPr>
        <w:t>日</w:t>
      </w:r>
      <w:ins w:id="37" w:author="不要说话" w:date="2026-03-25T09:25:26Z">
        <w:r>
          <w:rPr>
            <w:rFonts w:hint="eastAsia" w:ascii="仿宋" w:hAnsi="仿宋" w:eastAsia="仿宋" w:cs="仿宋"/>
            <w:kern w:val="0"/>
            <w:sz w:val="24"/>
            <w:u w:val="single"/>
            <w:lang w:val="en-US" w:eastAsia="zh-CN"/>
          </w:rPr>
          <w:t xml:space="preserve"> </w:t>
        </w:r>
      </w:ins>
      <w:r>
        <w:rPr>
          <w:rFonts w:hint="eastAsia" w:ascii="仿宋" w:hAnsi="仿宋" w:eastAsia="仿宋" w:cs="仿宋"/>
          <w:kern w:val="0"/>
          <w:sz w:val="24"/>
          <w:u w:val="single"/>
        </w:rPr>
        <w:t>时</w:t>
      </w:r>
      <w:r>
        <w:rPr>
          <w:rFonts w:hint="eastAsia" w:ascii="仿宋" w:hAnsi="仿宋" w:eastAsia="仿宋" w:cs="仿宋"/>
          <w:kern w:val="0"/>
          <w:sz w:val="24"/>
        </w:rPr>
        <w:t>；</w:t>
      </w:r>
    </w:p>
    <w:p w14:paraId="6816070C">
      <w:pPr>
        <w:widowControl/>
        <w:spacing w:line="360" w:lineRule="auto"/>
        <w:ind w:firstLine="530" w:firstLineChars="221"/>
        <w:rPr>
          <w:rFonts w:hint="eastAsia" w:ascii="仿宋" w:hAnsi="仿宋" w:eastAsia="仿宋" w:cs="仿宋"/>
          <w:kern w:val="0"/>
          <w:sz w:val="24"/>
        </w:rPr>
      </w:pPr>
      <w:r>
        <w:rPr>
          <w:rFonts w:hint="eastAsia" w:ascii="仿宋" w:hAnsi="仿宋" w:eastAsia="仿宋" w:cs="仿宋"/>
          <w:kern w:val="0"/>
          <w:sz w:val="24"/>
        </w:rPr>
        <w:t>2.谈判地点：</w:t>
      </w:r>
      <w:r>
        <w:rPr>
          <w:rFonts w:hint="eastAsia" w:ascii="仿宋" w:hAnsi="仿宋" w:eastAsia="仿宋" w:cs="仿宋"/>
          <w:color w:val="000000"/>
          <w:kern w:val="0"/>
          <w:sz w:val="24"/>
          <w:u w:val="single"/>
          <w:lang w:val="en-US" w:eastAsia="zh-CN"/>
        </w:rPr>
        <w:t>江苏省南京市南大苏富特创新科技园1号楼三楼</w:t>
      </w:r>
    </w:p>
    <w:p w14:paraId="13D7E78F">
      <w:pPr>
        <w:widowControl/>
        <w:autoSpaceDE/>
        <w:autoSpaceDN/>
        <w:snapToGrid w:val="0"/>
        <w:spacing w:line="348" w:lineRule="auto"/>
        <w:ind w:firstLine="482"/>
        <w:jc w:val="both"/>
        <w:rPr>
          <w:rFonts w:hint="eastAsia" w:ascii="仿宋" w:hAnsi="仿宋" w:eastAsia="仿宋" w:cs="仿宋"/>
          <w:b/>
          <w:sz w:val="24"/>
        </w:rPr>
      </w:pPr>
      <w:r>
        <w:rPr>
          <w:rFonts w:hint="eastAsia" w:ascii="仿宋" w:hAnsi="仿宋" w:eastAsia="仿宋" w:cs="仿宋"/>
          <w:b/>
          <w:color w:val="000000"/>
          <w:kern w:val="0"/>
          <w:sz w:val="24"/>
        </w:rPr>
        <w:t>六、联系方式</w:t>
      </w:r>
    </w:p>
    <w:p w14:paraId="72419CAB">
      <w:pPr>
        <w:widowControl/>
        <w:autoSpaceDE/>
        <w:autoSpaceDN/>
        <w:snapToGrid w:val="0"/>
        <w:spacing w:line="348" w:lineRule="auto"/>
        <w:ind w:firstLine="480"/>
        <w:jc w:val="both"/>
        <w:rPr>
          <w:rFonts w:hint="eastAsia" w:ascii="仿宋" w:hAnsi="仿宋" w:eastAsia="仿宋" w:cs="仿宋"/>
          <w:color w:val="000000"/>
          <w:kern w:val="0"/>
          <w:sz w:val="24"/>
          <w:u w:val="single"/>
        </w:rPr>
      </w:pPr>
      <w:r>
        <w:rPr>
          <w:rFonts w:hint="eastAsia" w:ascii="仿宋" w:hAnsi="仿宋" w:eastAsia="仿宋" w:cs="仿宋"/>
          <w:color w:val="000000"/>
          <w:kern w:val="0"/>
          <w:sz w:val="24"/>
        </w:rPr>
        <w:t>采购单位：</w:t>
      </w:r>
      <w:r>
        <w:rPr>
          <w:rFonts w:hint="eastAsia" w:ascii="仿宋" w:hAnsi="仿宋" w:eastAsia="仿宋" w:cs="仿宋"/>
          <w:color w:val="000000"/>
          <w:kern w:val="0"/>
          <w:sz w:val="24"/>
          <w:u w:val="single"/>
          <w:lang w:val="en-US" w:eastAsia="zh-CN"/>
        </w:rPr>
        <w:t>南京三方化工设备监理有限公司</w:t>
      </w:r>
    </w:p>
    <w:p w14:paraId="277C316C">
      <w:pPr>
        <w:widowControl/>
        <w:autoSpaceDE/>
        <w:autoSpaceDN/>
        <w:snapToGrid w:val="0"/>
        <w:spacing w:line="348" w:lineRule="auto"/>
        <w:ind w:firstLine="480"/>
        <w:jc w:val="both"/>
        <w:rPr>
          <w:rFonts w:hint="eastAsia" w:ascii="仿宋" w:hAnsi="仿宋" w:eastAsia="仿宋" w:cs="仿宋"/>
          <w:color w:val="000000"/>
          <w:kern w:val="0"/>
          <w:sz w:val="24"/>
          <w:u w:val="single"/>
        </w:rPr>
      </w:pPr>
      <w:r>
        <w:rPr>
          <w:rFonts w:hint="eastAsia" w:ascii="仿宋" w:hAnsi="仿宋" w:eastAsia="仿宋" w:cs="仿宋"/>
          <w:color w:val="000000"/>
          <w:kern w:val="0"/>
          <w:sz w:val="24"/>
        </w:rPr>
        <w:t>单位地址：</w:t>
      </w:r>
      <w:r>
        <w:rPr>
          <w:rFonts w:hint="eastAsia" w:ascii="仿宋" w:hAnsi="仿宋" w:eastAsia="仿宋" w:cs="仿宋"/>
          <w:color w:val="000000"/>
          <w:kern w:val="0"/>
          <w:sz w:val="24"/>
          <w:u w:val="single"/>
          <w:lang w:val="en-US" w:eastAsia="zh-CN"/>
        </w:rPr>
        <w:t>江苏省南京市南大苏富特创新科技园1号楼三楼</w:t>
      </w:r>
    </w:p>
    <w:p w14:paraId="7FB97633">
      <w:pPr>
        <w:widowControl/>
        <w:autoSpaceDE/>
        <w:autoSpaceDN/>
        <w:snapToGrid w:val="0"/>
        <w:spacing w:line="348" w:lineRule="auto"/>
        <w:ind w:firstLine="480"/>
        <w:jc w:val="both"/>
        <w:rPr>
          <w:rFonts w:hint="eastAsia" w:ascii="仿宋" w:hAnsi="仿宋" w:eastAsia="仿宋" w:cs="仿宋"/>
          <w:color w:val="000000"/>
          <w:kern w:val="0"/>
          <w:sz w:val="24"/>
          <w:u w:val="single"/>
        </w:rPr>
      </w:pPr>
      <w:r>
        <w:rPr>
          <w:rFonts w:hint="eastAsia" w:ascii="仿宋" w:hAnsi="仿宋" w:eastAsia="仿宋" w:cs="仿宋"/>
          <w:color w:val="000000"/>
          <w:kern w:val="0"/>
          <w:sz w:val="24"/>
        </w:rPr>
        <w:t>联 系 人：</w:t>
      </w:r>
      <w:r>
        <w:rPr>
          <w:rFonts w:hint="eastAsia" w:ascii="仿宋" w:hAnsi="仿宋" w:eastAsia="仿宋" w:cs="仿宋"/>
          <w:color w:val="000000"/>
          <w:kern w:val="0"/>
          <w:sz w:val="24"/>
          <w:u w:val="single"/>
          <w:lang w:val="en-US" w:eastAsia="zh-CN"/>
        </w:rPr>
        <w:t>赵洵</w:t>
      </w:r>
    </w:p>
    <w:p w14:paraId="23F3A37B">
      <w:pPr>
        <w:widowControl/>
        <w:autoSpaceDE/>
        <w:autoSpaceDN/>
        <w:snapToGrid w:val="0"/>
        <w:spacing w:line="348" w:lineRule="auto"/>
        <w:ind w:firstLine="480"/>
        <w:jc w:val="both"/>
        <w:rPr>
          <w:rFonts w:hint="eastAsia" w:ascii="仿宋" w:hAnsi="仿宋" w:eastAsia="仿宋" w:cs="仿宋"/>
          <w:color w:val="000000"/>
          <w:kern w:val="0"/>
          <w:sz w:val="24"/>
          <w:u w:val="single"/>
        </w:rPr>
      </w:pPr>
      <w:r>
        <w:rPr>
          <w:rFonts w:hint="eastAsia" w:ascii="仿宋" w:hAnsi="仿宋" w:eastAsia="仿宋" w:cs="仿宋"/>
          <w:color w:val="000000"/>
          <w:kern w:val="0"/>
          <w:sz w:val="24"/>
        </w:rPr>
        <w:t>联系电话：</w:t>
      </w:r>
      <w:r>
        <w:rPr>
          <w:rFonts w:hint="eastAsia" w:ascii="仿宋" w:hAnsi="仿宋" w:eastAsia="仿宋" w:cs="仿宋"/>
          <w:color w:val="000000" w:themeColor="text1"/>
          <w:kern w:val="0"/>
          <w:sz w:val="24"/>
          <w:u w:val="single"/>
          <w:lang w:val="en-US" w:eastAsia="zh-CN"/>
          <w14:textFill>
            <w14:solidFill>
              <w14:schemeClr w14:val="tx1"/>
            </w14:solidFill>
          </w14:textFill>
        </w:rPr>
        <w:t>18679749899</w:t>
      </w:r>
    </w:p>
    <w:p w14:paraId="62676356">
      <w:pPr>
        <w:widowControl/>
        <w:autoSpaceDE/>
        <w:autoSpaceDN/>
        <w:snapToGrid w:val="0"/>
        <w:spacing w:line="348" w:lineRule="auto"/>
        <w:ind w:firstLine="480"/>
        <w:jc w:val="both"/>
        <w:rPr>
          <w:rFonts w:hint="eastAsia" w:ascii="仿宋" w:hAnsi="仿宋" w:eastAsia="仿宋" w:cs="仿宋"/>
          <w:color w:val="000000"/>
          <w:kern w:val="0"/>
          <w:sz w:val="24"/>
          <w:u w:val="single"/>
        </w:rPr>
      </w:pPr>
      <w:r>
        <w:rPr>
          <w:rFonts w:hint="eastAsia" w:ascii="仿宋" w:hAnsi="仿宋" w:eastAsia="仿宋" w:cs="仿宋"/>
          <w:color w:val="000000"/>
          <w:kern w:val="0"/>
          <w:sz w:val="24"/>
        </w:rPr>
        <w:t>电子邮箱：</w:t>
      </w:r>
      <w:r>
        <w:rPr>
          <w:rFonts w:hint="eastAsia" w:ascii="仿宋" w:hAnsi="仿宋" w:eastAsia="仿宋" w:cs="仿宋"/>
          <w:color w:val="000000"/>
          <w:kern w:val="0"/>
          <w:sz w:val="24"/>
          <w:u w:val="single"/>
          <w:lang w:val="en-US" w:eastAsia="zh-CN"/>
        </w:rPr>
        <w:t>zhaoxun@qscce.com</w:t>
      </w:r>
    </w:p>
    <w:p w14:paraId="07FE7DF7">
      <w:pPr>
        <w:widowControl/>
        <w:spacing w:line="360" w:lineRule="auto"/>
        <w:ind w:firstLine="480"/>
        <w:rPr>
          <w:rFonts w:hint="eastAsia" w:ascii="仿宋" w:hAnsi="仿宋" w:eastAsia="仿宋" w:cs="仿宋"/>
          <w:bCs/>
          <w:kern w:val="0"/>
          <w:sz w:val="24"/>
          <w:u w:val="single"/>
          <w:lang w:val="en-US" w:eastAsia="zh-CN"/>
        </w:rPr>
      </w:pPr>
      <w:r>
        <w:rPr>
          <w:rFonts w:hint="eastAsia" w:ascii="仿宋" w:hAnsi="仿宋" w:eastAsia="仿宋" w:cs="仿宋"/>
          <w:color w:val="000000"/>
          <w:kern w:val="0"/>
          <w:sz w:val="24"/>
        </w:rPr>
        <w:t>技术联系人：</w:t>
      </w:r>
      <w:r>
        <w:rPr>
          <w:rFonts w:hint="eastAsia" w:ascii="仿宋" w:hAnsi="仿宋" w:eastAsia="仿宋" w:cs="仿宋"/>
          <w:color w:val="000000"/>
          <w:kern w:val="0"/>
          <w:sz w:val="24"/>
          <w:lang w:val="en-US" w:eastAsia="zh-CN"/>
        </w:rPr>
        <w:t>李文健</w:t>
      </w:r>
      <w:r>
        <w:rPr>
          <w:rFonts w:hint="eastAsia" w:ascii="仿宋" w:hAnsi="仿宋" w:eastAsia="仿宋" w:cs="仿宋"/>
          <w:color w:val="000000"/>
          <w:kern w:val="0"/>
          <w:sz w:val="24"/>
        </w:rPr>
        <w:t xml:space="preserve">                        联系电话：</w:t>
      </w:r>
      <w:r>
        <w:rPr>
          <w:rFonts w:hint="eastAsia" w:ascii="仿宋" w:hAnsi="仿宋" w:eastAsia="仿宋" w:cs="仿宋"/>
          <w:color w:val="000000"/>
          <w:kern w:val="0"/>
          <w:sz w:val="24"/>
          <w:lang w:val="en-US" w:eastAsia="zh-CN"/>
        </w:rPr>
        <w:t>18512523003</w:t>
      </w:r>
    </w:p>
    <w:p w14:paraId="0DC7A29D">
      <w:pPr>
        <w:widowControl/>
        <w:snapToGrid w:val="0"/>
        <w:spacing w:line="348" w:lineRule="auto"/>
        <w:ind w:firstLine="720" w:firstLineChars="300"/>
        <w:rPr>
          <w:rFonts w:hint="eastAsia" w:ascii="仿宋" w:hAnsi="仿宋" w:eastAsia="仿宋" w:cs="仿宋"/>
          <w:color w:val="000000"/>
          <w:kern w:val="0"/>
          <w:sz w:val="24"/>
        </w:rPr>
      </w:pPr>
    </w:p>
    <w:p w14:paraId="2ED75B2C">
      <w:pPr>
        <w:ind w:firstLine="480"/>
        <w:jc w:val="right"/>
        <w:rPr>
          <w:rFonts w:hint="eastAsia" w:ascii="仿宋" w:hAnsi="仿宋" w:eastAsia="仿宋" w:cs="仿宋"/>
          <w:sz w:val="24"/>
          <w:u w:val="single"/>
        </w:rPr>
      </w:pPr>
      <w:r>
        <w:rPr>
          <w:rFonts w:hint="eastAsia" w:ascii="仿宋" w:hAnsi="仿宋" w:eastAsia="仿宋" w:cs="仿宋"/>
          <w:sz w:val="24"/>
          <w:u w:val="single"/>
        </w:rPr>
        <w:t>202</w:t>
      </w:r>
      <w:ins w:id="38" w:author="不要说话" w:date="2026-03-25T09:25:29Z">
        <w:r>
          <w:rPr>
            <w:rFonts w:hint="eastAsia" w:ascii="仿宋" w:hAnsi="仿宋" w:eastAsia="仿宋" w:cs="仿宋"/>
            <w:sz w:val="24"/>
            <w:u w:val="single"/>
            <w:lang w:val="en-US" w:eastAsia="zh-CN"/>
          </w:rPr>
          <w:t>6</w:t>
        </w:r>
      </w:ins>
      <w:r>
        <w:rPr>
          <w:rFonts w:hint="eastAsia" w:ascii="仿宋" w:hAnsi="仿宋" w:eastAsia="仿宋" w:cs="仿宋"/>
          <w:sz w:val="24"/>
          <w:u w:val="single"/>
        </w:rPr>
        <w:t>年</w:t>
      </w:r>
      <w:ins w:id="39" w:author="不要说话" w:date="2026-03-25T09:25:30Z">
        <w:r>
          <w:rPr>
            <w:rFonts w:hint="eastAsia" w:ascii="仿宋" w:hAnsi="仿宋" w:eastAsia="仿宋" w:cs="仿宋"/>
            <w:sz w:val="24"/>
            <w:u w:val="single"/>
            <w:lang w:val="en-US" w:eastAsia="zh-CN"/>
          </w:rPr>
          <w:t>4</w:t>
        </w:r>
      </w:ins>
      <w:r>
        <w:rPr>
          <w:rFonts w:hint="eastAsia" w:ascii="仿宋" w:hAnsi="仿宋" w:eastAsia="仿宋" w:cs="仿宋"/>
          <w:sz w:val="24"/>
          <w:u w:val="single"/>
        </w:rPr>
        <w:t>月</w:t>
      </w:r>
      <w:ins w:id="40" w:author="不要说话" w:date="2026-03-25T09:25:32Z">
        <w:r>
          <w:rPr>
            <w:rFonts w:hint="eastAsia" w:ascii="仿宋" w:hAnsi="仿宋" w:eastAsia="仿宋" w:cs="仿宋"/>
            <w:sz w:val="24"/>
            <w:u w:val="single"/>
            <w:lang w:val="en-US" w:eastAsia="zh-CN"/>
          </w:rPr>
          <w:t xml:space="preserve"> </w:t>
        </w:r>
      </w:ins>
      <w:r>
        <w:rPr>
          <w:rFonts w:hint="eastAsia" w:ascii="仿宋" w:hAnsi="仿宋" w:eastAsia="仿宋" w:cs="仿宋"/>
          <w:sz w:val="24"/>
          <w:u w:val="single"/>
        </w:rPr>
        <w:t>日</w:t>
      </w:r>
    </w:p>
    <w:p w14:paraId="3823BFDB">
      <w:pPr>
        <w:rPr>
          <w:rFonts w:hint="eastAsia" w:ascii="仿宋" w:hAnsi="仿宋" w:eastAsia="仿宋" w:cs="仿宋"/>
          <w:sz w:val="24"/>
          <w:u w:val="single"/>
        </w:rPr>
      </w:pPr>
      <w:r>
        <w:rPr>
          <w:rFonts w:hint="eastAsia" w:ascii="仿宋" w:hAnsi="仿宋" w:eastAsia="仿宋" w:cs="仿宋"/>
          <w:sz w:val="24"/>
          <w:u w:val="single"/>
        </w:rPr>
        <w:br w:type="page"/>
      </w:r>
    </w:p>
    <w:p w14:paraId="6ED7AC8F">
      <w:pPr>
        <w:pStyle w:val="65"/>
        <w:snapToGrid w:val="0"/>
        <w:spacing w:line="348" w:lineRule="auto"/>
        <w:rPr>
          <w:rFonts w:hint="eastAsia" w:ascii="仿宋" w:hAnsi="仿宋" w:eastAsia="仿宋" w:cs="仿宋"/>
        </w:rPr>
      </w:pPr>
      <w:bookmarkStart w:id="6" w:name="_Toc144893929"/>
      <w:r>
        <w:rPr>
          <w:rFonts w:hint="eastAsia" w:ascii="仿宋" w:hAnsi="仿宋" w:eastAsia="仿宋" w:cs="仿宋"/>
        </w:rPr>
        <w:t>第二章 供应商须知</w:t>
      </w:r>
      <w:bookmarkEnd w:id="6"/>
    </w:p>
    <w:p w14:paraId="6303CCC7">
      <w:pPr>
        <w:autoSpaceDE/>
        <w:autoSpaceDN/>
        <w:adjustRightInd/>
        <w:spacing w:line="360" w:lineRule="auto"/>
        <w:ind w:firstLine="0" w:firstLineChars="0"/>
        <w:jc w:val="center"/>
        <w:outlineLvl w:val="1"/>
        <w:rPr>
          <w:rFonts w:hint="eastAsia" w:ascii="仿宋" w:hAnsi="仿宋" w:eastAsia="仿宋" w:cs="仿宋"/>
          <w:sz w:val="28"/>
          <w:szCs w:val="28"/>
        </w:rPr>
      </w:pPr>
      <w:bookmarkStart w:id="7" w:name="_Toc282958587"/>
      <w:r>
        <w:rPr>
          <w:rFonts w:hint="eastAsia" w:ascii="仿宋" w:hAnsi="仿宋" w:eastAsia="仿宋" w:cs="仿宋"/>
          <w:sz w:val="28"/>
          <w:szCs w:val="28"/>
        </w:rPr>
        <w:t>供应商须知前附表</w:t>
      </w:r>
      <w:bookmarkEnd w:id="7"/>
    </w:p>
    <w:tbl>
      <w:tblPr>
        <w:tblStyle w:val="88"/>
        <w:tblW w:w="88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0"/>
        <w:gridCol w:w="1984"/>
        <w:gridCol w:w="5833"/>
      </w:tblGrid>
      <w:tr w14:paraId="671EB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030" w:type="dxa"/>
            <w:vAlign w:val="center"/>
          </w:tcPr>
          <w:p w14:paraId="23D3DE9D">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条款号</w:t>
            </w:r>
          </w:p>
        </w:tc>
        <w:tc>
          <w:tcPr>
            <w:tcW w:w="1984" w:type="dxa"/>
            <w:vAlign w:val="center"/>
          </w:tcPr>
          <w:p w14:paraId="120FEB3B">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条  款  名  称</w:t>
            </w:r>
          </w:p>
        </w:tc>
        <w:tc>
          <w:tcPr>
            <w:tcW w:w="5833" w:type="dxa"/>
            <w:vAlign w:val="center"/>
          </w:tcPr>
          <w:p w14:paraId="07BFE0C6">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编  列  内  容</w:t>
            </w:r>
          </w:p>
        </w:tc>
      </w:tr>
      <w:tr w14:paraId="27D4F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9" w:hRule="atLeast"/>
          <w:jc w:val="center"/>
        </w:trPr>
        <w:tc>
          <w:tcPr>
            <w:tcW w:w="1030" w:type="dxa"/>
            <w:vAlign w:val="center"/>
          </w:tcPr>
          <w:p w14:paraId="1F7CC328">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1.1</w:t>
            </w:r>
          </w:p>
        </w:tc>
        <w:tc>
          <w:tcPr>
            <w:tcW w:w="1984" w:type="dxa"/>
            <w:vAlign w:val="center"/>
          </w:tcPr>
          <w:p w14:paraId="10579C6B">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采购单位</w:t>
            </w:r>
          </w:p>
        </w:tc>
        <w:tc>
          <w:tcPr>
            <w:tcW w:w="5833" w:type="dxa"/>
            <w:vAlign w:val="center"/>
          </w:tcPr>
          <w:p w14:paraId="0C1861E8">
            <w:pPr>
              <w:autoSpaceDE/>
              <w:autoSpaceDN/>
              <w:adjustRightInd/>
              <w:spacing w:line="360" w:lineRule="auto"/>
              <w:ind w:firstLine="0" w:firstLineChars="0"/>
              <w:jc w:val="both"/>
              <w:rPr>
                <w:rFonts w:hint="eastAsia" w:ascii="仿宋" w:hAnsi="仿宋" w:eastAsia="仿宋" w:cs="仿宋"/>
                <w:sz w:val="21"/>
                <w:lang w:eastAsia="zh-CN"/>
              </w:rPr>
            </w:pPr>
            <w:r>
              <w:rPr>
                <w:rFonts w:hint="eastAsia" w:ascii="仿宋" w:hAnsi="仿宋" w:eastAsia="仿宋" w:cs="仿宋"/>
                <w:sz w:val="21"/>
              </w:rPr>
              <w:t>名称：</w:t>
            </w:r>
            <w:r>
              <w:rPr>
                <w:rFonts w:hint="eastAsia" w:ascii="仿宋" w:hAnsi="仿宋" w:eastAsia="仿宋" w:cs="仿宋"/>
                <w:sz w:val="21"/>
                <w:u w:val="single"/>
                <w:lang w:eastAsia="zh-CN"/>
              </w:rPr>
              <w:t>南京三方化工设备监理有限公司</w:t>
            </w:r>
          </w:p>
          <w:p w14:paraId="1E70BB21">
            <w:pPr>
              <w:autoSpaceDE/>
              <w:autoSpaceDN/>
              <w:adjustRightInd/>
              <w:spacing w:line="360" w:lineRule="auto"/>
              <w:ind w:firstLine="0" w:firstLineChars="0"/>
              <w:jc w:val="both"/>
              <w:rPr>
                <w:rFonts w:hint="eastAsia" w:ascii="仿宋" w:hAnsi="仿宋" w:eastAsia="仿宋" w:cs="仿宋"/>
                <w:sz w:val="21"/>
                <w:lang w:eastAsia="zh-CN"/>
              </w:rPr>
            </w:pPr>
            <w:r>
              <w:rPr>
                <w:rFonts w:hint="eastAsia" w:ascii="仿宋" w:hAnsi="仿宋" w:eastAsia="仿宋" w:cs="仿宋"/>
                <w:sz w:val="21"/>
              </w:rPr>
              <w:t>地址：</w:t>
            </w:r>
            <w:r>
              <w:rPr>
                <w:rFonts w:hint="eastAsia" w:ascii="仿宋" w:hAnsi="仿宋" w:eastAsia="仿宋" w:cs="仿宋"/>
                <w:color w:val="000000"/>
                <w:kern w:val="0"/>
                <w:sz w:val="21"/>
                <w:u w:val="single"/>
                <w:lang w:eastAsia="zh-CN"/>
              </w:rPr>
              <w:t>南京市鼓楼区清江南路19号南大苏富特科技创新园一号楼3层</w:t>
            </w:r>
          </w:p>
          <w:p w14:paraId="65C79D27">
            <w:pPr>
              <w:widowControl/>
              <w:autoSpaceDE/>
              <w:autoSpaceDN/>
              <w:snapToGrid w:val="0"/>
              <w:spacing w:line="360" w:lineRule="auto"/>
              <w:ind w:firstLine="0" w:firstLineChars="0"/>
              <w:jc w:val="both"/>
              <w:rPr>
                <w:rFonts w:hint="eastAsia" w:ascii="仿宋" w:hAnsi="仿宋" w:eastAsia="仿宋" w:cs="仿宋"/>
                <w:color w:val="000000"/>
                <w:kern w:val="0"/>
                <w:sz w:val="21"/>
                <w:u w:val="single"/>
                <w:lang w:val="en-US" w:eastAsia="zh-CN"/>
              </w:rPr>
            </w:pPr>
            <w:r>
              <w:rPr>
                <w:rFonts w:hint="eastAsia" w:ascii="仿宋" w:hAnsi="仿宋" w:eastAsia="仿宋" w:cs="仿宋"/>
                <w:color w:val="000000"/>
                <w:kern w:val="0"/>
                <w:sz w:val="21"/>
              </w:rPr>
              <w:t>联 系 人：</w:t>
            </w:r>
            <w:r>
              <w:rPr>
                <w:rFonts w:hint="eastAsia" w:ascii="仿宋" w:hAnsi="仿宋" w:eastAsia="仿宋" w:cs="仿宋"/>
                <w:color w:val="000000"/>
                <w:kern w:val="0"/>
                <w:sz w:val="21"/>
                <w:u w:val="single"/>
                <w:lang w:val="en-US" w:eastAsia="zh-CN"/>
              </w:rPr>
              <w:t>赵洵</w:t>
            </w:r>
          </w:p>
          <w:p w14:paraId="35E4DBE7">
            <w:pPr>
              <w:autoSpaceDE/>
              <w:autoSpaceDN/>
              <w:adjustRightInd/>
              <w:spacing w:line="360" w:lineRule="auto"/>
              <w:ind w:left="1320" w:hanging="1155" w:hangingChars="550"/>
              <w:jc w:val="both"/>
              <w:rPr>
                <w:rFonts w:hint="eastAsia" w:ascii="仿宋" w:hAnsi="仿宋" w:eastAsia="仿宋" w:cs="仿宋"/>
                <w:sz w:val="21"/>
              </w:rPr>
            </w:pPr>
            <w:r>
              <w:rPr>
                <w:rFonts w:hint="eastAsia" w:ascii="仿宋" w:hAnsi="仿宋" w:eastAsia="仿宋" w:cs="仿宋"/>
                <w:color w:val="000000"/>
                <w:kern w:val="0"/>
                <w:sz w:val="21"/>
              </w:rPr>
              <w:t>联系电话：</w:t>
            </w:r>
            <w:r>
              <w:rPr>
                <w:rFonts w:hint="eastAsia" w:ascii="仿宋" w:hAnsi="仿宋" w:eastAsia="仿宋" w:cs="仿宋"/>
                <w:color w:val="000000" w:themeColor="text1"/>
                <w:kern w:val="0"/>
                <w:sz w:val="21"/>
                <w:u w:val="single"/>
                <w:lang w:val="en-US" w:eastAsia="zh-CN"/>
                <w14:textFill>
                  <w14:solidFill>
                    <w14:schemeClr w14:val="tx1"/>
                  </w14:solidFill>
                </w14:textFill>
              </w:rPr>
              <w:t>18679749899</w:t>
            </w:r>
          </w:p>
        </w:tc>
      </w:tr>
      <w:tr w14:paraId="002B4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1030" w:type="dxa"/>
            <w:vAlign w:val="center"/>
          </w:tcPr>
          <w:p w14:paraId="2FB97172">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1.2</w:t>
            </w:r>
          </w:p>
        </w:tc>
        <w:tc>
          <w:tcPr>
            <w:tcW w:w="1984" w:type="dxa"/>
            <w:vAlign w:val="center"/>
          </w:tcPr>
          <w:p w14:paraId="7841FBA7">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项目名称</w:t>
            </w:r>
          </w:p>
        </w:tc>
        <w:tc>
          <w:tcPr>
            <w:tcW w:w="5833" w:type="dxa"/>
            <w:vAlign w:val="center"/>
          </w:tcPr>
          <w:p w14:paraId="65130706">
            <w:pPr>
              <w:autoSpaceDE/>
              <w:autoSpaceDN/>
              <w:adjustRightInd/>
              <w:spacing w:line="360" w:lineRule="auto"/>
              <w:ind w:firstLine="0" w:firstLineChars="0"/>
              <w:jc w:val="both"/>
              <w:rPr>
                <w:rFonts w:hint="eastAsia" w:ascii="仿宋" w:hAnsi="仿宋" w:eastAsia="仿宋" w:cs="仿宋"/>
                <w:bCs/>
                <w:kern w:val="0"/>
                <w:sz w:val="21"/>
              </w:rPr>
            </w:pPr>
            <w:r>
              <w:rPr>
                <w:rFonts w:hint="eastAsia" w:ascii="仿宋" w:hAnsi="仿宋" w:eastAsia="仿宋" w:cs="仿宋"/>
                <w:bCs/>
                <w:color w:val="000000" w:themeColor="text1"/>
                <w:sz w:val="21"/>
                <w:u w:val="single"/>
                <w:lang w:val="en-US" w:eastAsia="zh-CN"/>
                <w14:textFill>
                  <w14:solidFill>
                    <w14:schemeClr w14:val="tx1"/>
                  </w14:solidFill>
                </w14:textFill>
              </w:rPr>
              <w:t>南京三方一体化数字信息平台优化提升项目</w:t>
            </w:r>
          </w:p>
        </w:tc>
      </w:tr>
      <w:tr w14:paraId="17C15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030" w:type="dxa"/>
            <w:vAlign w:val="center"/>
          </w:tcPr>
          <w:p w14:paraId="17C02EFE">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1.3</w:t>
            </w:r>
          </w:p>
        </w:tc>
        <w:tc>
          <w:tcPr>
            <w:tcW w:w="1984" w:type="dxa"/>
            <w:vAlign w:val="center"/>
          </w:tcPr>
          <w:p w14:paraId="42D77F98">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交货地点</w:t>
            </w:r>
          </w:p>
        </w:tc>
        <w:tc>
          <w:tcPr>
            <w:tcW w:w="5833" w:type="dxa"/>
            <w:vAlign w:val="center"/>
          </w:tcPr>
          <w:p w14:paraId="6046D0B3">
            <w:pPr>
              <w:widowControl/>
              <w:spacing w:line="360" w:lineRule="auto"/>
              <w:ind w:right="140" w:firstLine="0" w:firstLineChars="0"/>
              <w:rPr>
                <w:rFonts w:hint="eastAsia" w:ascii="仿宋" w:hAnsi="仿宋" w:eastAsia="仿宋" w:cs="仿宋"/>
                <w:bCs/>
                <w:sz w:val="21"/>
                <w:u w:val="single"/>
              </w:rPr>
            </w:pPr>
            <w:r>
              <w:rPr>
                <w:rFonts w:hint="eastAsia" w:ascii="仿宋" w:hAnsi="仿宋" w:eastAsia="仿宋" w:cs="仿宋"/>
                <w:bCs/>
                <w:sz w:val="21"/>
                <w:u w:val="single"/>
                <w:lang w:val="en-US" w:eastAsia="zh-CN"/>
              </w:rPr>
              <w:t>南京三方化工设备监理有限公司</w:t>
            </w:r>
          </w:p>
        </w:tc>
      </w:tr>
      <w:tr w14:paraId="43230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1030" w:type="dxa"/>
            <w:vAlign w:val="center"/>
          </w:tcPr>
          <w:p w14:paraId="6F3F94AA">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1.4</w:t>
            </w:r>
          </w:p>
        </w:tc>
        <w:tc>
          <w:tcPr>
            <w:tcW w:w="1984" w:type="dxa"/>
            <w:vAlign w:val="center"/>
          </w:tcPr>
          <w:p w14:paraId="75374094">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供货范围</w:t>
            </w:r>
          </w:p>
        </w:tc>
        <w:tc>
          <w:tcPr>
            <w:tcW w:w="5833" w:type="dxa"/>
          </w:tcPr>
          <w:p w14:paraId="63B573A9">
            <w:pPr>
              <w:widowControl/>
              <w:spacing w:line="360" w:lineRule="auto"/>
              <w:ind w:right="140" w:firstLine="0" w:firstLineChars="0"/>
              <w:jc w:val="both"/>
              <w:rPr>
                <w:rFonts w:hint="eastAsia" w:ascii="仿宋" w:hAnsi="仿宋" w:eastAsia="仿宋" w:cs="仿宋"/>
                <w:kern w:val="0"/>
                <w:sz w:val="21"/>
                <w:u w:val="single"/>
              </w:rPr>
            </w:pPr>
            <w:r>
              <w:rPr>
                <w:rFonts w:hint="eastAsia" w:ascii="仿宋" w:hAnsi="仿宋" w:eastAsia="仿宋" w:cs="仿宋"/>
                <w:strike w:val="0"/>
                <w:dstrike w:val="0"/>
                <w:spacing w:val="4"/>
                <w:kern w:val="0"/>
                <w:sz w:val="21"/>
                <w:u w:val="single"/>
                <w:lang w:val="en-US" w:eastAsia="zh-CN"/>
              </w:rPr>
              <w:t>供应商负责完成应用</w:t>
            </w:r>
            <w:r>
              <w:rPr>
                <w:rFonts w:hint="eastAsia" w:ascii="仿宋" w:hAnsi="仿宋" w:eastAsia="仿宋" w:cs="仿宋"/>
                <w:strike w:val="0"/>
                <w:dstrike w:val="0"/>
                <w:color w:val="000000" w:themeColor="text1"/>
                <w:spacing w:val="4"/>
                <w:kern w:val="0"/>
                <w:sz w:val="21"/>
                <w:u w:val="single"/>
                <w:lang w:val="en-US" w:eastAsia="zh-CN"/>
                <w14:textFill>
                  <w14:solidFill>
                    <w14:schemeClr w14:val="tx1"/>
                  </w14:solidFill>
                </w14:textFill>
              </w:rPr>
              <w:t>南京三方一体化数字信息平台优化提升项目的设计开发</w:t>
            </w:r>
            <w:r>
              <w:rPr>
                <w:rFonts w:hint="eastAsia" w:ascii="仿宋" w:hAnsi="仿宋" w:eastAsia="仿宋" w:cs="仿宋"/>
                <w:strike w:val="0"/>
                <w:dstrike w:val="0"/>
                <w:spacing w:val="4"/>
                <w:kern w:val="0"/>
                <w:sz w:val="21"/>
                <w:u w:val="single"/>
                <w:lang w:val="en-US" w:eastAsia="zh-CN"/>
              </w:rPr>
              <w:t>、移交、培训及相关其他服务工作，并保证该应用软件满足本合同及附件提出的所有要求。</w:t>
            </w:r>
          </w:p>
        </w:tc>
      </w:tr>
      <w:tr w14:paraId="664B9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1030" w:type="dxa"/>
            <w:vAlign w:val="center"/>
          </w:tcPr>
          <w:p w14:paraId="326A4C28">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1.5</w:t>
            </w:r>
          </w:p>
        </w:tc>
        <w:tc>
          <w:tcPr>
            <w:tcW w:w="1984" w:type="dxa"/>
            <w:vAlign w:val="center"/>
          </w:tcPr>
          <w:p w14:paraId="32F85ABF">
            <w:pPr>
              <w:autoSpaceDE/>
              <w:autoSpaceDN/>
              <w:adjustRightInd/>
              <w:spacing w:line="400" w:lineRule="exact"/>
              <w:ind w:firstLine="0" w:firstLineChars="0"/>
              <w:jc w:val="both"/>
              <w:rPr>
                <w:rFonts w:hint="eastAsia" w:ascii="仿宋" w:hAnsi="仿宋" w:eastAsia="仿宋" w:cs="仿宋"/>
                <w:color w:val="auto"/>
                <w:sz w:val="21"/>
                <w:highlight w:val="none"/>
              </w:rPr>
            </w:pPr>
            <w:r>
              <w:rPr>
                <w:rFonts w:hint="eastAsia" w:ascii="仿宋" w:hAnsi="仿宋" w:eastAsia="仿宋" w:cs="仿宋"/>
                <w:color w:val="auto"/>
                <w:sz w:val="21"/>
                <w:highlight w:val="none"/>
              </w:rPr>
              <w:t>交货期</w:t>
            </w:r>
          </w:p>
        </w:tc>
        <w:tc>
          <w:tcPr>
            <w:tcW w:w="5833" w:type="dxa"/>
            <w:vAlign w:val="center"/>
          </w:tcPr>
          <w:p w14:paraId="57F9FC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color w:val="auto"/>
                <w:spacing w:val="-7"/>
                <w:kern w:val="2"/>
                <w:sz w:val="21"/>
                <w:szCs w:val="24"/>
                <w:highlight w:val="none"/>
                <w:lang w:val="en-US" w:eastAsia="zh-CN" w:bidi="ar-SA"/>
              </w:rPr>
            </w:pPr>
            <w:r>
              <w:rPr>
                <w:rFonts w:hint="eastAsia" w:ascii="仿宋" w:hAnsi="仿宋" w:eastAsia="仿宋" w:cs="仿宋"/>
                <w:color w:val="auto"/>
                <w:spacing w:val="-7"/>
                <w:kern w:val="2"/>
                <w:sz w:val="21"/>
                <w:szCs w:val="24"/>
                <w:highlight w:val="none"/>
                <w:lang w:val="en-US" w:eastAsia="zh-CN" w:bidi="ar-SA"/>
              </w:rPr>
              <w:t>202</w:t>
            </w:r>
            <w:ins w:id="41" w:author="不要说话" w:date="2026-03-25T09:25:36Z">
              <w:r>
                <w:rPr>
                  <w:rFonts w:hint="eastAsia" w:ascii="仿宋" w:hAnsi="仿宋" w:eastAsia="仿宋" w:cs="仿宋"/>
                  <w:color w:val="auto"/>
                  <w:spacing w:val="-7"/>
                  <w:kern w:val="2"/>
                  <w:sz w:val="21"/>
                  <w:szCs w:val="24"/>
                  <w:highlight w:val="none"/>
                  <w:lang w:val="en-US" w:eastAsia="zh-CN" w:bidi="ar-SA"/>
                </w:rPr>
                <w:t>6</w:t>
              </w:r>
            </w:ins>
            <w:r>
              <w:rPr>
                <w:rFonts w:hint="eastAsia" w:ascii="仿宋" w:hAnsi="仿宋" w:eastAsia="仿宋" w:cs="仿宋"/>
                <w:color w:val="auto"/>
                <w:spacing w:val="-7"/>
                <w:kern w:val="2"/>
                <w:sz w:val="21"/>
                <w:szCs w:val="24"/>
                <w:highlight w:val="none"/>
                <w:lang w:val="en-US" w:eastAsia="zh-CN" w:bidi="ar-SA"/>
              </w:rPr>
              <w:t>年</w:t>
            </w:r>
            <w:del w:id="42" w:author="不要说话" w:date="2026-03-25T09:25:37Z">
              <w:r>
                <w:rPr>
                  <w:rFonts w:hint="default" w:ascii="仿宋" w:hAnsi="仿宋" w:eastAsia="仿宋" w:cs="仿宋"/>
                  <w:color w:val="auto"/>
                  <w:spacing w:val="-7"/>
                  <w:kern w:val="2"/>
                  <w:sz w:val="21"/>
                  <w:szCs w:val="24"/>
                  <w:highlight w:val="none"/>
                  <w:lang w:val="en-US" w:eastAsia="zh-CN" w:bidi="ar-SA"/>
                </w:rPr>
                <w:delText>8</w:delText>
              </w:r>
            </w:del>
            <w:ins w:id="43" w:author="不要说话" w:date="2026-03-25T09:25:37Z">
              <w:r>
                <w:rPr>
                  <w:rFonts w:hint="eastAsia" w:ascii="仿宋" w:hAnsi="仿宋" w:eastAsia="仿宋" w:cs="仿宋"/>
                  <w:color w:val="auto"/>
                  <w:spacing w:val="-7"/>
                  <w:kern w:val="2"/>
                  <w:sz w:val="21"/>
                  <w:szCs w:val="24"/>
                  <w:highlight w:val="none"/>
                  <w:lang w:val="en-US" w:eastAsia="zh-CN" w:bidi="ar-SA"/>
                </w:rPr>
                <w:t xml:space="preserve"> </w:t>
              </w:r>
            </w:ins>
            <w:r>
              <w:rPr>
                <w:rFonts w:hint="eastAsia" w:ascii="仿宋" w:hAnsi="仿宋" w:eastAsia="仿宋" w:cs="仿宋"/>
                <w:color w:val="auto"/>
                <w:spacing w:val="-7"/>
                <w:kern w:val="2"/>
                <w:sz w:val="21"/>
                <w:szCs w:val="24"/>
                <w:highlight w:val="none"/>
                <w:lang w:val="en-US" w:eastAsia="zh-CN" w:bidi="ar-SA"/>
              </w:rPr>
              <w:t>月</w:t>
            </w:r>
            <w:del w:id="44" w:author="不要说话" w:date="2026-03-25T09:25:39Z">
              <w:r>
                <w:rPr>
                  <w:rFonts w:hint="default" w:ascii="仿宋" w:hAnsi="仿宋" w:eastAsia="仿宋" w:cs="仿宋"/>
                  <w:color w:val="auto"/>
                  <w:spacing w:val="-7"/>
                  <w:kern w:val="2"/>
                  <w:sz w:val="21"/>
                  <w:szCs w:val="24"/>
                  <w:highlight w:val="none"/>
                  <w:lang w:val="en-US" w:eastAsia="zh-CN" w:bidi="ar-SA"/>
                </w:rPr>
                <w:delText>30</w:delText>
              </w:r>
            </w:del>
            <w:ins w:id="45" w:author="不要说话" w:date="2026-03-25T09:25:39Z">
              <w:r>
                <w:rPr>
                  <w:rFonts w:hint="eastAsia" w:ascii="仿宋" w:hAnsi="仿宋" w:eastAsia="仿宋" w:cs="仿宋"/>
                  <w:color w:val="auto"/>
                  <w:spacing w:val="-7"/>
                  <w:kern w:val="2"/>
                  <w:sz w:val="21"/>
                  <w:szCs w:val="24"/>
                  <w:highlight w:val="none"/>
                  <w:lang w:val="en-US" w:eastAsia="zh-CN" w:bidi="ar-SA"/>
                </w:rPr>
                <w:t xml:space="preserve"> </w:t>
              </w:r>
            </w:ins>
            <w:r>
              <w:rPr>
                <w:rFonts w:hint="eastAsia" w:ascii="仿宋" w:hAnsi="仿宋" w:eastAsia="仿宋" w:cs="仿宋"/>
                <w:color w:val="auto"/>
                <w:spacing w:val="-7"/>
                <w:kern w:val="2"/>
                <w:sz w:val="21"/>
                <w:szCs w:val="24"/>
                <w:highlight w:val="none"/>
                <w:lang w:val="en-US" w:eastAsia="zh-CN" w:bidi="ar-SA"/>
              </w:rPr>
              <w:t>日完成对内</w:t>
            </w:r>
            <w:r>
              <w:rPr>
                <w:rFonts w:hint="eastAsia" w:ascii="仿宋" w:hAnsi="仿宋" w:eastAsia="仿宋" w:cs="仿宋"/>
                <w:color w:val="auto"/>
                <w:spacing w:val="-7"/>
                <w:kern w:val="2"/>
                <w:sz w:val="21"/>
                <w:szCs w:val="24"/>
                <w:highlight w:val="none"/>
                <w:lang w:val="en-US" w:eastAsia="en-US" w:bidi="ar-SA"/>
              </w:rPr>
              <w:t>PECMS</w:t>
            </w:r>
            <w:del w:id="46" w:author="不要说话" w:date="2026-03-25T09:26:23Z">
              <w:r>
                <w:rPr>
                  <w:rFonts w:hint="default" w:ascii="仿宋" w:hAnsi="仿宋" w:eastAsia="仿宋" w:cs="仿宋"/>
                  <w:color w:val="auto"/>
                  <w:spacing w:val="-7"/>
                  <w:kern w:val="2"/>
                  <w:sz w:val="21"/>
                  <w:szCs w:val="24"/>
                  <w:highlight w:val="none"/>
                  <w:lang w:val="en-US" w:eastAsia="en-US" w:bidi="ar-SA"/>
                </w:rPr>
                <w:delText>平台</w:delText>
              </w:r>
            </w:del>
            <w:ins w:id="47" w:author="不要说话" w:date="2026-03-25T09:26:24Z">
              <w:r>
                <w:rPr>
                  <w:rFonts w:hint="eastAsia" w:ascii="仿宋" w:hAnsi="仿宋" w:eastAsia="仿宋" w:cs="仿宋"/>
                  <w:color w:val="auto"/>
                  <w:spacing w:val="-7"/>
                  <w:kern w:val="2"/>
                  <w:sz w:val="21"/>
                  <w:szCs w:val="24"/>
                  <w:highlight w:val="none"/>
                  <w:lang w:val="en-US" w:eastAsia="zh-CN" w:bidi="ar-SA"/>
                </w:rPr>
                <w:t>模块</w:t>
              </w:r>
            </w:ins>
            <w:r>
              <w:rPr>
                <w:rFonts w:hint="eastAsia" w:ascii="仿宋" w:hAnsi="仿宋" w:eastAsia="仿宋" w:cs="仿宋"/>
                <w:color w:val="auto"/>
                <w:spacing w:val="-7"/>
                <w:kern w:val="2"/>
                <w:sz w:val="21"/>
                <w:szCs w:val="24"/>
                <w:highlight w:val="none"/>
                <w:lang w:val="en-US" w:eastAsia="zh-CN" w:bidi="ar-SA"/>
              </w:rPr>
              <w:t>改造升级。</w:t>
            </w:r>
          </w:p>
          <w:p w14:paraId="60750C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color w:val="auto"/>
                <w:spacing w:val="-7"/>
                <w:kern w:val="2"/>
                <w:sz w:val="21"/>
                <w:szCs w:val="24"/>
                <w:highlight w:val="none"/>
                <w:lang w:val="en-US" w:eastAsia="zh-CN" w:bidi="ar-SA"/>
              </w:rPr>
            </w:pPr>
            <w:r>
              <w:rPr>
                <w:rFonts w:hint="eastAsia" w:ascii="仿宋" w:hAnsi="仿宋" w:eastAsia="仿宋" w:cs="仿宋"/>
                <w:color w:val="auto"/>
                <w:spacing w:val="-7"/>
                <w:kern w:val="2"/>
                <w:sz w:val="21"/>
                <w:szCs w:val="24"/>
                <w:highlight w:val="none"/>
                <w:lang w:val="en-US" w:eastAsia="zh-CN" w:bidi="ar-SA"/>
              </w:rPr>
              <w:t>202</w:t>
            </w:r>
            <w:del w:id="48" w:author="不要说话" w:date="2026-03-25T09:25:41Z">
              <w:r>
                <w:rPr>
                  <w:rFonts w:hint="default" w:ascii="仿宋" w:hAnsi="仿宋" w:eastAsia="仿宋" w:cs="仿宋"/>
                  <w:color w:val="auto"/>
                  <w:spacing w:val="-7"/>
                  <w:kern w:val="2"/>
                  <w:sz w:val="21"/>
                  <w:szCs w:val="24"/>
                  <w:highlight w:val="none"/>
                  <w:lang w:val="en-US" w:eastAsia="zh-CN" w:bidi="ar-SA"/>
                </w:rPr>
                <w:delText>5</w:delText>
              </w:r>
            </w:del>
            <w:ins w:id="49" w:author="不要说话" w:date="2026-03-25T09:25:41Z">
              <w:r>
                <w:rPr>
                  <w:rFonts w:hint="eastAsia" w:ascii="仿宋" w:hAnsi="仿宋" w:eastAsia="仿宋" w:cs="仿宋"/>
                  <w:color w:val="auto"/>
                  <w:spacing w:val="-7"/>
                  <w:kern w:val="2"/>
                  <w:sz w:val="21"/>
                  <w:szCs w:val="24"/>
                  <w:highlight w:val="none"/>
                  <w:lang w:val="en-US" w:eastAsia="zh-CN" w:bidi="ar-SA"/>
                </w:rPr>
                <w:t>6</w:t>
              </w:r>
            </w:ins>
            <w:r>
              <w:rPr>
                <w:rFonts w:hint="eastAsia" w:ascii="仿宋" w:hAnsi="仿宋" w:eastAsia="仿宋" w:cs="仿宋"/>
                <w:color w:val="auto"/>
                <w:spacing w:val="-7"/>
                <w:kern w:val="2"/>
                <w:sz w:val="21"/>
                <w:szCs w:val="24"/>
                <w:highlight w:val="none"/>
                <w:lang w:val="en-US" w:eastAsia="zh-CN" w:bidi="ar-SA"/>
              </w:rPr>
              <w:t>年</w:t>
            </w:r>
            <w:del w:id="50" w:author="不要说话" w:date="2026-03-25T09:25:42Z">
              <w:r>
                <w:rPr>
                  <w:rFonts w:hint="default" w:ascii="仿宋" w:hAnsi="仿宋" w:eastAsia="仿宋" w:cs="仿宋"/>
                  <w:color w:val="auto"/>
                  <w:spacing w:val="-7"/>
                  <w:kern w:val="2"/>
                  <w:sz w:val="21"/>
                  <w:szCs w:val="24"/>
                  <w:highlight w:val="none"/>
                  <w:lang w:val="en-US" w:eastAsia="zh-CN" w:bidi="ar-SA"/>
                </w:rPr>
                <w:delText>9</w:delText>
              </w:r>
            </w:del>
            <w:ins w:id="51" w:author="不要说话" w:date="2026-03-25T09:25:42Z">
              <w:r>
                <w:rPr>
                  <w:rFonts w:hint="eastAsia" w:ascii="仿宋" w:hAnsi="仿宋" w:eastAsia="仿宋" w:cs="仿宋"/>
                  <w:color w:val="auto"/>
                  <w:spacing w:val="-7"/>
                  <w:kern w:val="2"/>
                  <w:sz w:val="21"/>
                  <w:szCs w:val="24"/>
                  <w:highlight w:val="none"/>
                  <w:lang w:val="en-US" w:eastAsia="zh-CN" w:bidi="ar-SA"/>
                </w:rPr>
                <w:t xml:space="preserve"> </w:t>
              </w:r>
            </w:ins>
            <w:r>
              <w:rPr>
                <w:rFonts w:hint="eastAsia" w:ascii="仿宋" w:hAnsi="仿宋" w:eastAsia="仿宋" w:cs="仿宋"/>
                <w:color w:val="auto"/>
                <w:spacing w:val="-7"/>
                <w:kern w:val="2"/>
                <w:sz w:val="21"/>
                <w:szCs w:val="24"/>
                <w:highlight w:val="none"/>
                <w:lang w:val="en-US" w:eastAsia="zh-CN" w:bidi="ar-SA"/>
              </w:rPr>
              <w:t>月</w:t>
            </w:r>
            <w:del w:id="52" w:author="不要说话" w:date="2026-03-25T09:25:44Z">
              <w:r>
                <w:rPr>
                  <w:rFonts w:hint="default" w:ascii="仿宋" w:hAnsi="仿宋" w:eastAsia="仿宋" w:cs="仿宋"/>
                  <w:color w:val="auto"/>
                  <w:spacing w:val="-7"/>
                  <w:kern w:val="2"/>
                  <w:sz w:val="21"/>
                  <w:szCs w:val="24"/>
                  <w:highlight w:val="none"/>
                  <w:lang w:val="en-US" w:eastAsia="zh-CN" w:bidi="ar-SA"/>
                </w:rPr>
                <w:delText>30</w:delText>
              </w:r>
            </w:del>
            <w:ins w:id="53" w:author="不要说话" w:date="2026-03-25T09:25:44Z">
              <w:r>
                <w:rPr>
                  <w:rFonts w:hint="eastAsia" w:ascii="仿宋" w:hAnsi="仿宋" w:eastAsia="仿宋" w:cs="仿宋"/>
                  <w:color w:val="auto"/>
                  <w:spacing w:val="-7"/>
                  <w:kern w:val="2"/>
                  <w:sz w:val="21"/>
                  <w:szCs w:val="24"/>
                  <w:highlight w:val="none"/>
                  <w:lang w:val="en-US" w:eastAsia="zh-CN" w:bidi="ar-SA"/>
                </w:rPr>
                <w:t xml:space="preserve"> </w:t>
              </w:r>
            </w:ins>
            <w:r>
              <w:rPr>
                <w:rFonts w:hint="eastAsia" w:ascii="仿宋" w:hAnsi="仿宋" w:eastAsia="仿宋" w:cs="仿宋"/>
                <w:color w:val="auto"/>
                <w:spacing w:val="-7"/>
                <w:kern w:val="2"/>
                <w:sz w:val="21"/>
                <w:szCs w:val="24"/>
                <w:highlight w:val="none"/>
                <w:lang w:val="en-US" w:eastAsia="zh-CN" w:bidi="ar-SA"/>
              </w:rPr>
              <w:t>日完成安全平台PC端及APP端升级改造。</w:t>
            </w:r>
          </w:p>
          <w:p w14:paraId="245A82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color w:val="auto"/>
                <w:spacing w:val="-7"/>
                <w:kern w:val="2"/>
                <w:sz w:val="21"/>
                <w:szCs w:val="24"/>
                <w:highlight w:val="none"/>
                <w:lang w:val="en-US" w:eastAsia="zh-CN" w:bidi="ar-SA"/>
              </w:rPr>
            </w:pPr>
            <w:r>
              <w:rPr>
                <w:rFonts w:hint="eastAsia" w:ascii="仿宋" w:hAnsi="仿宋" w:eastAsia="仿宋" w:cs="仿宋"/>
                <w:color w:val="auto"/>
                <w:spacing w:val="-7"/>
                <w:kern w:val="2"/>
                <w:sz w:val="21"/>
                <w:szCs w:val="24"/>
                <w:highlight w:val="none"/>
                <w:lang w:val="en-US" w:eastAsia="zh-CN" w:bidi="ar-SA"/>
              </w:rPr>
              <w:t>202</w:t>
            </w:r>
            <w:del w:id="54" w:author="不要说话" w:date="2026-03-25T09:25:51Z">
              <w:r>
                <w:rPr>
                  <w:rFonts w:hint="default" w:ascii="仿宋" w:hAnsi="仿宋" w:eastAsia="仿宋" w:cs="仿宋"/>
                  <w:color w:val="auto"/>
                  <w:spacing w:val="-7"/>
                  <w:kern w:val="2"/>
                  <w:sz w:val="21"/>
                  <w:szCs w:val="24"/>
                  <w:highlight w:val="none"/>
                  <w:lang w:val="en-US" w:eastAsia="zh-CN" w:bidi="ar-SA"/>
                </w:rPr>
                <w:delText>5</w:delText>
              </w:r>
            </w:del>
            <w:ins w:id="55" w:author="不要说话" w:date="2026-03-25T09:25:51Z">
              <w:r>
                <w:rPr>
                  <w:rFonts w:hint="eastAsia" w:ascii="仿宋" w:hAnsi="仿宋" w:eastAsia="仿宋" w:cs="仿宋"/>
                  <w:color w:val="auto"/>
                  <w:spacing w:val="-7"/>
                  <w:kern w:val="2"/>
                  <w:sz w:val="21"/>
                  <w:szCs w:val="24"/>
                  <w:highlight w:val="none"/>
                  <w:lang w:val="en-US" w:eastAsia="zh-CN" w:bidi="ar-SA"/>
                </w:rPr>
                <w:t>6</w:t>
              </w:r>
            </w:ins>
            <w:r>
              <w:rPr>
                <w:rFonts w:hint="eastAsia" w:ascii="仿宋" w:hAnsi="仿宋" w:eastAsia="仿宋" w:cs="仿宋"/>
                <w:color w:val="auto"/>
                <w:spacing w:val="-7"/>
                <w:kern w:val="2"/>
                <w:sz w:val="21"/>
                <w:szCs w:val="24"/>
                <w:highlight w:val="none"/>
                <w:lang w:val="en-US" w:eastAsia="zh-CN" w:bidi="ar-SA"/>
              </w:rPr>
              <w:t>年</w:t>
            </w:r>
            <w:del w:id="56" w:author="不要说话" w:date="2026-03-25T09:25:53Z">
              <w:r>
                <w:rPr>
                  <w:rFonts w:hint="default" w:ascii="仿宋" w:hAnsi="仿宋" w:eastAsia="仿宋" w:cs="仿宋"/>
                  <w:color w:val="auto"/>
                  <w:spacing w:val="-7"/>
                  <w:kern w:val="2"/>
                  <w:sz w:val="21"/>
                  <w:szCs w:val="24"/>
                  <w:highlight w:val="none"/>
                  <w:lang w:val="en-US" w:eastAsia="zh-CN" w:bidi="ar-SA"/>
                </w:rPr>
                <w:delText>10</w:delText>
              </w:r>
            </w:del>
            <w:ins w:id="57" w:author="不要说话" w:date="2026-03-25T09:25:53Z">
              <w:r>
                <w:rPr>
                  <w:rFonts w:hint="eastAsia" w:ascii="仿宋" w:hAnsi="仿宋" w:eastAsia="仿宋" w:cs="仿宋"/>
                  <w:color w:val="auto"/>
                  <w:spacing w:val="-7"/>
                  <w:kern w:val="2"/>
                  <w:sz w:val="21"/>
                  <w:szCs w:val="24"/>
                  <w:highlight w:val="none"/>
                  <w:lang w:val="en-US" w:eastAsia="zh-CN" w:bidi="ar-SA"/>
                </w:rPr>
                <w:t xml:space="preserve"> </w:t>
              </w:r>
            </w:ins>
            <w:r>
              <w:rPr>
                <w:rFonts w:hint="eastAsia" w:ascii="仿宋" w:hAnsi="仿宋" w:eastAsia="仿宋" w:cs="仿宋"/>
                <w:color w:val="auto"/>
                <w:spacing w:val="-7"/>
                <w:kern w:val="2"/>
                <w:sz w:val="21"/>
                <w:szCs w:val="24"/>
                <w:highlight w:val="none"/>
                <w:lang w:val="en-US" w:eastAsia="zh-CN" w:bidi="ar-SA"/>
              </w:rPr>
              <w:t>月</w:t>
            </w:r>
            <w:del w:id="58" w:author="不要说话" w:date="2026-03-25T09:25:54Z">
              <w:r>
                <w:rPr>
                  <w:rFonts w:hint="default" w:ascii="仿宋" w:hAnsi="仿宋" w:eastAsia="仿宋" w:cs="仿宋"/>
                  <w:color w:val="auto"/>
                  <w:spacing w:val="-7"/>
                  <w:kern w:val="2"/>
                  <w:sz w:val="21"/>
                  <w:szCs w:val="24"/>
                  <w:highlight w:val="none"/>
                  <w:lang w:val="en-US" w:eastAsia="zh-CN" w:bidi="ar-SA"/>
                </w:rPr>
                <w:delText>3</w:delText>
              </w:r>
            </w:del>
            <w:ins w:id="59" w:author="不要说话" w:date="2026-03-25T09:25:54Z">
              <w:r>
                <w:rPr>
                  <w:rFonts w:hint="eastAsia" w:ascii="仿宋" w:hAnsi="仿宋" w:eastAsia="仿宋" w:cs="仿宋"/>
                  <w:color w:val="auto"/>
                  <w:spacing w:val="-7"/>
                  <w:kern w:val="2"/>
                  <w:sz w:val="21"/>
                  <w:szCs w:val="24"/>
                  <w:highlight w:val="none"/>
                  <w:lang w:val="en-US" w:eastAsia="zh-CN" w:bidi="ar-SA"/>
                </w:rPr>
                <w:t xml:space="preserve"> </w:t>
              </w:r>
            </w:ins>
            <w:del w:id="60" w:author="不要说话" w:date="2026-03-25T09:25:55Z">
              <w:r>
                <w:rPr>
                  <w:rFonts w:hint="default" w:ascii="仿宋" w:hAnsi="仿宋" w:eastAsia="仿宋" w:cs="仿宋"/>
                  <w:color w:val="auto"/>
                  <w:spacing w:val="-7"/>
                  <w:kern w:val="2"/>
                  <w:sz w:val="21"/>
                  <w:szCs w:val="24"/>
                  <w:highlight w:val="none"/>
                  <w:lang w:val="en-US" w:eastAsia="zh-CN" w:bidi="ar-SA"/>
                </w:rPr>
                <w:delText>0</w:delText>
              </w:r>
            </w:del>
            <w:ins w:id="61" w:author="不要说话" w:date="2026-03-25T09:25:55Z">
              <w:r>
                <w:rPr>
                  <w:rFonts w:hint="eastAsia" w:ascii="仿宋" w:hAnsi="仿宋" w:eastAsia="仿宋" w:cs="仿宋"/>
                  <w:color w:val="auto"/>
                  <w:spacing w:val="-7"/>
                  <w:kern w:val="2"/>
                  <w:sz w:val="21"/>
                  <w:szCs w:val="24"/>
                  <w:highlight w:val="none"/>
                  <w:lang w:val="en-US" w:eastAsia="zh-CN" w:bidi="ar-SA"/>
                </w:rPr>
                <w:t xml:space="preserve"> </w:t>
              </w:r>
            </w:ins>
            <w:r>
              <w:rPr>
                <w:rFonts w:hint="eastAsia" w:ascii="仿宋" w:hAnsi="仿宋" w:eastAsia="仿宋" w:cs="仿宋"/>
                <w:color w:val="auto"/>
                <w:spacing w:val="-7"/>
                <w:kern w:val="2"/>
                <w:sz w:val="21"/>
                <w:szCs w:val="24"/>
                <w:highlight w:val="none"/>
                <w:lang w:val="en-US" w:eastAsia="zh-CN" w:bidi="ar-SA"/>
              </w:rPr>
              <w:t>日完成对外</w:t>
            </w:r>
            <w:r>
              <w:rPr>
                <w:rFonts w:hint="eastAsia" w:ascii="仿宋" w:hAnsi="仿宋" w:eastAsia="仿宋" w:cs="仿宋"/>
                <w:color w:val="auto"/>
                <w:spacing w:val="-7"/>
                <w:kern w:val="2"/>
                <w:sz w:val="21"/>
                <w:szCs w:val="24"/>
                <w:highlight w:val="none"/>
                <w:lang w:val="en-US" w:eastAsia="en-US" w:bidi="ar-SA"/>
              </w:rPr>
              <w:t>PECMS</w:t>
            </w:r>
            <w:del w:id="62" w:author="不要说话" w:date="2026-03-25T09:26:28Z">
              <w:r>
                <w:rPr>
                  <w:rFonts w:hint="default" w:ascii="仿宋" w:hAnsi="仿宋" w:eastAsia="仿宋" w:cs="仿宋"/>
                  <w:color w:val="auto"/>
                  <w:spacing w:val="-7"/>
                  <w:kern w:val="2"/>
                  <w:sz w:val="21"/>
                  <w:szCs w:val="24"/>
                  <w:highlight w:val="none"/>
                  <w:lang w:val="en-US" w:eastAsia="en-US" w:bidi="ar-SA"/>
                </w:rPr>
                <w:delText>平台</w:delText>
              </w:r>
            </w:del>
            <w:ins w:id="63" w:author="不要说话" w:date="2026-03-25T09:26:29Z">
              <w:r>
                <w:rPr>
                  <w:rFonts w:hint="eastAsia" w:ascii="仿宋" w:hAnsi="仿宋" w:eastAsia="仿宋" w:cs="仿宋"/>
                  <w:color w:val="auto"/>
                  <w:spacing w:val="-7"/>
                  <w:kern w:val="2"/>
                  <w:sz w:val="21"/>
                  <w:szCs w:val="24"/>
                  <w:highlight w:val="none"/>
                  <w:lang w:val="en-US" w:eastAsia="zh-CN" w:bidi="ar-SA"/>
                </w:rPr>
                <w:t>模块</w:t>
              </w:r>
            </w:ins>
            <w:r>
              <w:rPr>
                <w:rFonts w:hint="eastAsia" w:ascii="仿宋" w:hAnsi="仿宋" w:eastAsia="仿宋" w:cs="仿宋"/>
                <w:color w:val="auto"/>
                <w:spacing w:val="-7"/>
                <w:kern w:val="2"/>
                <w:sz w:val="21"/>
                <w:szCs w:val="24"/>
                <w:highlight w:val="none"/>
                <w:lang w:val="en-US" w:eastAsia="zh-CN" w:bidi="ar-SA"/>
              </w:rPr>
              <w:t>改造升级。</w:t>
            </w:r>
          </w:p>
          <w:p w14:paraId="24A197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ins w:id="64" w:author="不要说话" w:date="2026-03-25T15:28:32Z"/>
                <w:rFonts w:hint="eastAsia" w:ascii="仿宋" w:hAnsi="仿宋" w:eastAsia="仿宋" w:cs="仿宋"/>
                <w:color w:val="auto"/>
                <w:spacing w:val="-7"/>
                <w:kern w:val="2"/>
                <w:sz w:val="21"/>
                <w:szCs w:val="24"/>
                <w:highlight w:val="none"/>
                <w:lang w:val="en-US" w:eastAsia="zh-CN" w:bidi="ar-SA"/>
              </w:rPr>
            </w:pPr>
            <w:r>
              <w:rPr>
                <w:rFonts w:hint="eastAsia" w:ascii="仿宋" w:hAnsi="仿宋" w:eastAsia="仿宋" w:cs="仿宋"/>
                <w:color w:val="auto"/>
                <w:spacing w:val="-7"/>
                <w:kern w:val="2"/>
                <w:sz w:val="21"/>
                <w:szCs w:val="24"/>
                <w:highlight w:val="none"/>
                <w:lang w:val="en-US" w:eastAsia="zh-CN" w:bidi="ar-SA"/>
              </w:rPr>
              <w:t>202</w:t>
            </w:r>
            <w:del w:id="65" w:author="不要说话" w:date="2026-03-25T09:25:59Z">
              <w:r>
                <w:rPr>
                  <w:rFonts w:hint="default" w:ascii="仿宋" w:hAnsi="仿宋" w:eastAsia="仿宋" w:cs="仿宋"/>
                  <w:color w:val="auto"/>
                  <w:spacing w:val="-7"/>
                  <w:kern w:val="2"/>
                  <w:sz w:val="21"/>
                  <w:szCs w:val="24"/>
                  <w:highlight w:val="none"/>
                  <w:lang w:val="en-US" w:eastAsia="zh-CN" w:bidi="ar-SA"/>
                </w:rPr>
                <w:delText>5</w:delText>
              </w:r>
            </w:del>
            <w:ins w:id="66" w:author="不要说话" w:date="2026-03-25T09:25:59Z">
              <w:r>
                <w:rPr>
                  <w:rFonts w:hint="eastAsia" w:ascii="仿宋" w:hAnsi="仿宋" w:eastAsia="仿宋" w:cs="仿宋"/>
                  <w:color w:val="auto"/>
                  <w:spacing w:val="-7"/>
                  <w:kern w:val="2"/>
                  <w:sz w:val="21"/>
                  <w:szCs w:val="24"/>
                  <w:highlight w:val="none"/>
                  <w:lang w:val="en-US" w:eastAsia="zh-CN" w:bidi="ar-SA"/>
                </w:rPr>
                <w:t>6</w:t>
              </w:r>
            </w:ins>
            <w:r>
              <w:rPr>
                <w:rFonts w:hint="eastAsia" w:ascii="仿宋" w:hAnsi="仿宋" w:eastAsia="仿宋" w:cs="仿宋"/>
                <w:color w:val="auto"/>
                <w:spacing w:val="-7"/>
                <w:kern w:val="2"/>
                <w:sz w:val="21"/>
                <w:szCs w:val="24"/>
                <w:highlight w:val="none"/>
                <w:lang w:val="en-US" w:eastAsia="zh-CN" w:bidi="ar-SA"/>
              </w:rPr>
              <w:t>年</w:t>
            </w:r>
            <w:del w:id="67" w:author="不要说话" w:date="2026-03-25T09:26:01Z">
              <w:r>
                <w:rPr>
                  <w:rFonts w:hint="default" w:ascii="仿宋" w:hAnsi="仿宋" w:eastAsia="仿宋" w:cs="仿宋"/>
                  <w:color w:val="auto"/>
                  <w:spacing w:val="-7"/>
                  <w:kern w:val="2"/>
                  <w:sz w:val="21"/>
                  <w:szCs w:val="24"/>
                  <w:highlight w:val="none"/>
                  <w:lang w:val="en-US" w:eastAsia="zh-CN" w:bidi="ar-SA"/>
                </w:rPr>
                <w:delText>11</w:delText>
              </w:r>
            </w:del>
            <w:ins w:id="68" w:author="不要说话" w:date="2026-03-25T09:26:01Z">
              <w:r>
                <w:rPr>
                  <w:rFonts w:hint="eastAsia" w:ascii="仿宋" w:hAnsi="仿宋" w:eastAsia="仿宋" w:cs="仿宋"/>
                  <w:color w:val="auto"/>
                  <w:spacing w:val="-7"/>
                  <w:kern w:val="2"/>
                  <w:sz w:val="21"/>
                  <w:szCs w:val="24"/>
                  <w:highlight w:val="none"/>
                  <w:lang w:val="en-US" w:eastAsia="zh-CN" w:bidi="ar-SA"/>
                </w:rPr>
                <w:t xml:space="preserve"> </w:t>
              </w:r>
            </w:ins>
            <w:r>
              <w:rPr>
                <w:rFonts w:hint="eastAsia" w:ascii="仿宋" w:hAnsi="仿宋" w:eastAsia="仿宋" w:cs="仿宋"/>
                <w:color w:val="auto"/>
                <w:spacing w:val="-7"/>
                <w:kern w:val="2"/>
                <w:sz w:val="21"/>
                <w:szCs w:val="24"/>
                <w:highlight w:val="none"/>
                <w:lang w:val="en-US" w:eastAsia="zh-CN" w:bidi="ar-SA"/>
              </w:rPr>
              <w:t>月</w:t>
            </w:r>
            <w:del w:id="69" w:author="不要说话" w:date="2026-03-25T09:26:02Z">
              <w:r>
                <w:rPr>
                  <w:rFonts w:hint="default" w:ascii="仿宋" w:hAnsi="仿宋" w:eastAsia="仿宋" w:cs="仿宋"/>
                  <w:color w:val="auto"/>
                  <w:spacing w:val="-7"/>
                  <w:kern w:val="2"/>
                  <w:sz w:val="21"/>
                  <w:szCs w:val="24"/>
                  <w:highlight w:val="none"/>
                  <w:lang w:val="en-US" w:eastAsia="zh-CN" w:bidi="ar-SA"/>
                </w:rPr>
                <w:delText>30</w:delText>
              </w:r>
            </w:del>
            <w:ins w:id="70" w:author="不要说话" w:date="2026-03-25T09:26:02Z">
              <w:r>
                <w:rPr>
                  <w:rFonts w:hint="eastAsia" w:ascii="仿宋" w:hAnsi="仿宋" w:eastAsia="仿宋" w:cs="仿宋"/>
                  <w:color w:val="auto"/>
                  <w:spacing w:val="-7"/>
                  <w:kern w:val="2"/>
                  <w:sz w:val="21"/>
                  <w:szCs w:val="24"/>
                  <w:highlight w:val="none"/>
                  <w:lang w:val="en-US" w:eastAsia="zh-CN" w:bidi="ar-SA"/>
                </w:rPr>
                <w:t xml:space="preserve"> </w:t>
              </w:r>
            </w:ins>
            <w:r>
              <w:rPr>
                <w:rFonts w:hint="eastAsia" w:ascii="仿宋" w:hAnsi="仿宋" w:eastAsia="仿宋" w:cs="仿宋"/>
                <w:color w:val="auto"/>
                <w:spacing w:val="-7"/>
                <w:kern w:val="2"/>
                <w:sz w:val="21"/>
                <w:szCs w:val="24"/>
                <w:highlight w:val="none"/>
                <w:lang w:val="en-US" w:eastAsia="zh-CN" w:bidi="ar-SA"/>
              </w:rPr>
              <w:t>日完成</w:t>
            </w:r>
            <w:del w:id="71" w:author="不要说话" w:date="2026-03-25T09:26:08Z">
              <w:r>
                <w:rPr>
                  <w:rFonts w:hint="default" w:ascii="仿宋" w:hAnsi="仿宋" w:eastAsia="仿宋" w:cs="仿宋"/>
                  <w:color w:val="auto"/>
                  <w:spacing w:val="-7"/>
                  <w:kern w:val="2"/>
                  <w:sz w:val="21"/>
                  <w:szCs w:val="24"/>
                  <w:highlight w:val="none"/>
                  <w:lang w:val="en-US" w:eastAsia="zh-CN" w:bidi="ar-SA"/>
                </w:rPr>
                <w:delText>综合管理平台PC端</w:delText>
              </w:r>
            </w:del>
            <w:ins w:id="72" w:author="不要说话" w:date="2026-03-25T09:26:13Z">
              <w:r>
                <w:rPr>
                  <w:rFonts w:hint="eastAsia" w:ascii="仿宋" w:hAnsi="仿宋" w:eastAsia="仿宋" w:cs="仿宋"/>
                  <w:color w:val="auto"/>
                  <w:spacing w:val="-7"/>
                  <w:kern w:val="2"/>
                  <w:sz w:val="21"/>
                  <w:szCs w:val="24"/>
                  <w:highlight w:val="none"/>
                  <w:lang w:val="en-US" w:eastAsia="zh-CN" w:bidi="ar-SA"/>
                </w:rPr>
                <w:t>经营</w:t>
              </w:r>
            </w:ins>
            <w:ins w:id="73" w:author="不要说话" w:date="2026-03-25T09:26:14Z">
              <w:r>
                <w:rPr>
                  <w:rFonts w:hint="eastAsia" w:ascii="仿宋" w:hAnsi="仿宋" w:eastAsia="仿宋" w:cs="仿宋"/>
                  <w:color w:val="auto"/>
                  <w:spacing w:val="-7"/>
                  <w:kern w:val="2"/>
                  <w:sz w:val="21"/>
                  <w:szCs w:val="24"/>
                  <w:highlight w:val="none"/>
                  <w:lang w:val="en-US" w:eastAsia="zh-CN" w:bidi="ar-SA"/>
                </w:rPr>
                <w:t>管理</w:t>
              </w:r>
            </w:ins>
            <w:ins w:id="74" w:author="不要说话" w:date="2026-03-25T09:26:16Z">
              <w:r>
                <w:rPr>
                  <w:rFonts w:hint="eastAsia" w:ascii="仿宋" w:hAnsi="仿宋" w:eastAsia="仿宋" w:cs="仿宋"/>
                  <w:color w:val="auto"/>
                  <w:spacing w:val="-7"/>
                  <w:kern w:val="2"/>
                  <w:sz w:val="21"/>
                  <w:szCs w:val="24"/>
                  <w:highlight w:val="none"/>
                  <w:lang w:val="en-US" w:eastAsia="zh-CN" w:bidi="ar-SA"/>
                </w:rPr>
                <w:t>分析</w:t>
              </w:r>
            </w:ins>
            <w:ins w:id="75" w:author="不要说话" w:date="2026-03-25T09:26:17Z">
              <w:r>
                <w:rPr>
                  <w:rFonts w:hint="eastAsia" w:ascii="仿宋" w:hAnsi="仿宋" w:eastAsia="仿宋" w:cs="仿宋"/>
                  <w:color w:val="auto"/>
                  <w:spacing w:val="-7"/>
                  <w:kern w:val="2"/>
                  <w:sz w:val="21"/>
                  <w:szCs w:val="24"/>
                  <w:highlight w:val="none"/>
                  <w:lang w:val="en-US" w:eastAsia="zh-CN" w:bidi="ar-SA"/>
                </w:rPr>
                <w:t>与</w:t>
              </w:r>
            </w:ins>
            <w:ins w:id="76" w:author="不要说话" w:date="2026-03-25T09:26:19Z">
              <w:r>
                <w:rPr>
                  <w:rFonts w:hint="eastAsia" w:ascii="仿宋" w:hAnsi="仿宋" w:eastAsia="仿宋" w:cs="仿宋"/>
                  <w:color w:val="auto"/>
                  <w:spacing w:val="-7"/>
                  <w:kern w:val="2"/>
                  <w:sz w:val="21"/>
                  <w:szCs w:val="24"/>
                  <w:highlight w:val="none"/>
                  <w:lang w:val="en-US" w:eastAsia="zh-CN" w:bidi="ar-SA"/>
                </w:rPr>
                <w:t>执行管理</w:t>
              </w:r>
            </w:ins>
            <w:ins w:id="77" w:author="不要说话" w:date="2026-03-25T09:26:21Z">
              <w:r>
                <w:rPr>
                  <w:rFonts w:hint="eastAsia" w:ascii="仿宋" w:hAnsi="仿宋" w:eastAsia="仿宋" w:cs="仿宋"/>
                  <w:color w:val="auto"/>
                  <w:spacing w:val="-7"/>
                  <w:kern w:val="2"/>
                  <w:sz w:val="21"/>
                  <w:szCs w:val="24"/>
                  <w:highlight w:val="none"/>
                  <w:lang w:val="en-US" w:eastAsia="zh-CN" w:bidi="ar-SA"/>
                </w:rPr>
                <w:t>模块</w:t>
              </w:r>
            </w:ins>
            <w:del w:id="78" w:author="不要说话" w:date="2026-03-25T15:28:58Z">
              <w:r>
                <w:rPr>
                  <w:rFonts w:hint="eastAsia" w:ascii="仿宋" w:hAnsi="仿宋" w:eastAsia="仿宋" w:cs="仿宋"/>
                  <w:color w:val="auto"/>
                  <w:spacing w:val="-7"/>
                  <w:kern w:val="2"/>
                  <w:sz w:val="21"/>
                  <w:szCs w:val="24"/>
                  <w:highlight w:val="none"/>
                  <w:lang w:val="en-US" w:eastAsia="zh-CN" w:bidi="ar-SA"/>
                </w:rPr>
                <w:delText>及APP</w:delText>
              </w:r>
            </w:del>
            <w:r>
              <w:rPr>
                <w:rFonts w:hint="eastAsia" w:ascii="仿宋" w:hAnsi="仿宋" w:eastAsia="仿宋" w:cs="仿宋"/>
                <w:color w:val="auto"/>
                <w:spacing w:val="-7"/>
                <w:kern w:val="2"/>
                <w:sz w:val="21"/>
                <w:szCs w:val="24"/>
                <w:highlight w:val="none"/>
                <w:lang w:val="en-US" w:eastAsia="zh-CN" w:bidi="ar-SA"/>
              </w:rPr>
              <w:t>开发。</w:t>
            </w:r>
          </w:p>
          <w:p w14:paraId="712A25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仿宋" w:hAnsi="仿宋" w:eastAsia="仿宋" w:cs="仿宋"/>
                <w:color w:val="auto"/>
                <w:spacing w:val="-7"/>
                <w:kern w:val="2"/>
                <w:sz w:val="21"/>
                <w:szCs w:val="24"/>
                <w:highlight w:val="none"/>
                <w:lang w:val="en-US" w:eastAsia="zh-CN" w:bidi="ar-SA"/>
              </w:rPr>
            </w:pPr>
            <w:ins w:id="79" w:author="不要说话" w:date="2026-03-25T15:28:33Z">
              <w:r>
                <w:rPr>
                  <w:rFonts w:hint="eastAsia" w:ascii="仿宋" w:hAnsi="仿宋" w:eastAsia="仿宋" w:cs="仿宋"/>
                  <w:color w:val="auto"/>
                  <w:spacing w:val="-7"/>
                  <w:kern w:val="2"/>
                  <w:sz w:val="21"/>
                  <w:szCs w:val="24"/>
                  <w:highlight w:val="none"/>
                  <w:lang w:val="en-US" w:eastAsia="zh-CN" w:bidi="ar-SA"/>
                </w:rPr>
                <w:t>2026</w:t>
              </w:r>
            </w:ins>
            <w:ins w:id="80" w:author="不要说话" w:date="2026-03-25T15:28:34Z">
              <w:r>
                <w:rPr>
                  <w:rFonts w:hint="eastAsia" w:ascii="仿宋" w:hAnsi="仿宋" w:eastAsia="仿宋" w:cs="仿宋"/>
                  <w:color w:val="auto"/>
                  <w:spacing w:val="-7"/>
                  <w:kern w:val="2"/>
                  <w:sz w:val="21"/>
                  <w:szCs w:val="24"/>
                  <w:highlight w:val="none"/>
                  <w:lang w:val="en-US" w:eastAsia="zh-CN" w:bidi="ar-SA"/>
                </w:rPr>
                <w:t>年</w:t>
              </w:r>
            </w:ins>
            <w:ins w:id="81" w:author="不要说话" w:date="2026-03-25T15:28:35Z">
              <w:r>
                <w:rPr>
                  <w:rFonts w:hint="eastAsia" w:ascii="仿宋" w:hAnsi="仿宋" w:eastAsia="仿宋" w:cs="仿宋"/>
                  <w:color w:val="auto"/>
                  <w:spacing w:val="-7"/>
                  <w:kern w:val="2"/>
                  <w:sz w:val="21"/>
                  <w:szCs w:val="24"/>
                  <w:highlight w:val="none"/>
                  <w:lang w:val="en-US" w:eastAsia="zh-CN" w:bidi="ar-SA"/>
                </w:rPr>
                <w:t xml:space="preserve"> </w:t>
              </w:r>
            </w:ins>
            <w:ins w:id="82" w:author="不要说话" w:date="2026-03-25T15:28:36Z">
              <w:r>
                <w:rPr>
                  <w:rFonts w:hint="eastAsia" w:ascii="仿宋" w:hAnsi="仿宋" w:eastAsia="仿宋" w:cs="仿宋"/>
                  <w:color w:val="auto"/>
                  <w:spacing w:val="-7"/>
                  <w:kern w:val="2"/>
                  <w:sz w:val="21"/>
                  <w:szCs w:val="24"/>
                  <w:highlight w:val="none"/>
                  <w:lang w:val="en-US" w:eastAsia="zh-CN" w:bidi="ar-SA"/>
                </w:rPr>
                <w:t>月</w:t>
              </w:r>
            </w:ins>
            <w:ins w:id="83" w:author="不要说话" w:date="2026-03-25T15:28:37Z">
              <w:r>
                <w:rPr>
                  <w:rFonts w:hint="eastAsia" w:ascii="仿宋" w:hAnsi="仿宋" w:eastAsia="仿宋" w:cs="仿宋"/>
                  <w:color w:val="auto"/>
                  <w:spacing w:val="-7"/>
                  <w:kern w:val="2"/>
                  <w:sz w:val="21"/>
                  <w:szCs w:val="24"/>
                  <w:highlight w:val="none"/>
                  <w:lang w:val="en-US" w:eastAsia="zh-CN" w:bidi="ar-SA"/>
                </w:rPr>
                <w:t xml:space="preserve"> </w:t>
              </w:r>
            </w:ins>
            <w:ins w:id="84" w:author="不要说话" w:date="2026-03-25T15:28:38Z">
              <w:r>
                <w:rPr>
                  <w:rFonts w:hint="eastAsia" w:ascii="仿宋" w:hAnsi="仿宋" w:eastAsia="仿宋" w:cs="仿宋"/>
                  <w:color w:val="auto"/>
                  <w:spacing w:val="-7"/>
                  <w:kern w:val="2"/>
                  <w:sz w:val="21"/>
                  <w:szCs w:val="24"/>
                  <w:highlight w:val="none"/>
                  <w:lang w:val="en-US" w:eastAsia="zh-CN" w:bidi="ar-SA"/>
                </w:rPr>
                <w:t>日</w:t>
              </w:r>
            </w:ins>
            <w:ins w:id="85" w:author="不要说话" w:date="2026-03-25T15:28:39Z">
              <w:r>
                <w:rPr>
                  <w:rFonts w:hint="eastAsia" w:ascii="仿宋" w:hAnsi="仿宋" w:eastAsia="仿宋" w:cs="仿宋"/>
                  <w:color w:val="auto"/>
                  <w:spacing w:val="-7"/>
                  <w:kern w:val="2"/>
                  <w:sz w:val="21"/>
                  <w:szCs w:val="24"/>
                  <w:highlight w:val="none"/>
                  <w:lang w:val="en-US" w:eastAsia="zh-CN" w:bidi="ar-SA"/>
                </w:rPr>
                <w:t>完成APP</w:t>
              </w:r>
            </w:ins>
            <w:ins w:id="86" w:author="不要说话" w:date="2026-03-25T15:28:41Z">
              <w:r>
                <w:rPr>
                  <w:rFonts w:hint="eastAsia" w:ascii="仿宋" w:hAnsi="仿宋" w:eastAsia="仿宋" w:cs="仿宋"/>
                  <w:color w:val="auto"/>
                  <w:spacing w:val="-7"/>
                  <w:kern w:val="2"/>
                  <w:sz w:val="21"/>
                  <w:szCs w:val="24"/>
                  <w:highlight w:val="none"/>
                  <w:lang w:val="en-US" w:eastAsia="zh-CN" w:bidi="ar-SA"/>
                </w:rPr>
                <w:t>部分</w:t>
              </w:r>
            </w:ins>
            <w:ins w:id="87" w:author="不要说话" w:date="2026-03-25T15:28:44Z">
              <w:r>
                <w:rPr>
                  <w:rFonts w:hint="eastAsia" w:ascii="仿宋" w:hAnsi="仿宋" w:eastAsia="仿宋" w:cs="仿宋"/>
                  <w:color w:val="auto"/>
                  <w:spacing w:val="-7"/>
                  <w:kern w:val="2"/>
                  <w:sz w:val="21"/>
                  <w:szCs w:val="24"/>
                  <w:highlight w:val="none"/>
                  <w:lang w:val="en-US" w:eastAsia="zh-CN" w:bidi="ar-SA"/>
                </w:rPr>
                <w:t>功能</w:t>
              </w:r>
            </w:ins>
            <w:ins w:id="88" w:author="不要说话" w:date="2026-03-25T15:28:45Z">
              <w:r>
                <w:rPr>
                  <w:rFonts w:hint="eastAsia" w:ascii="仿宋" w:hAnsi="仿宋" w:eastAsia="仿宋" w:cs="仿宋"/>
                  <w:color w:val="auto"/>
                  <w:spacing w:val="-7"/>
                  <w:kern w:val="2"/>
                  <w:sz w:val="21"/>
                  <w:szCs w:val="24"/>
                  <w:highlight w:val="none"/>
                  <w:lang w:val="en-US" w:eastAsia="zh-CN" w:bidi="ar-SA"/>
                </w:rPr>
                <w:t>开发和</w:t>
              </w:r>
            </w:ins>
            <w:ins w:id="89" w:author="不要说话" w:date="2026-03-25T15:28:46Z">
              <w:r>
                <w:rPr>
                  <w:rFonts w:hint="eastAsia" w:ascii="仿宋" w:hAnsi="仿宋" w:eastAsia="仿宋" w:cs="仿宋"/>
                  <w:color w:val="auto"/>
                  <w:spacing w:val="-7"/>
                  <w:kern w:val="2"/>
                  <w:sz w:val="21"/>
                  <w:szCs w:val="24"/>
                  <w:highlight w:val="none"/>
                  <w:lang w:val="en-US" w:eastAsia="zh-CN" w:bidi="ar-SA"/>
                </w:rPr>
                <w:t>优</w:t>
              </w:r>
            </w:ins>
            <w:ins w:id="90" w:author="不要说话" w:date="2026-03-25T15:29:02Z">
              <w:r>
                <w:rPr>
                  <w:rFonts w:hint="eastAsia" w:ascii="仿宋" w:hAnsi="仿宋" w:eastAsia="仿宋" w:cs="仿宋"/>
                  <w:color w:val="auto"/>
                  <w:spacing w:val="-7"/>
                  <w:kern w:val="2"/>
                  <w:sz w:val="21"/>
                  <w:szCs w:val="24"/>
                  <w:highlight w:val="none"/>
                  <w:lang w:val="en-US" w:eastAsia="zh-CN" w:bidi="ar-SA"/>
                </w:rPr>
                <w:t>化</w:t>
              </w:r>
            </w:ins>
            <w:ins w:id="91" w:author="不要说话" w:date="2026-03-25T15:29:08Z">
              <w:r>
                <w:rPr>
                  <w:rFonts w:hint="eastAsia" w:ascii="仿宋" w:hAnsi="仿宋" w:eastAsia="仿宋" w:cs="仿宋"/>
                  <w:color w:val="auto"/>
                  <w:spacing w:val="-7"/>
                  <w:kern w:val="2"/>
                  <w:sz w:val="21"/>
                  <w:szCs w:val="24"/>
                  <w:highlight w:val="none"/>
                  <w:lang w:val="en-US" w:eastAsia="zh-CN" w:bidi="ar-SA"/>
                </w:rPr>
                <w:t>升级改造</w:t>
              </w:r>
            </w:ins>
            <w:ins w:id="92" w:author="不要说话" w:date="2026-03-25T15:29:09Z">
              <w:r>
                <w:rPr>
                  <w:rFonts w:hint="eastAsia" w:ascii="仿宋" w:hAnsi="仿宋" w:eastAsia="仿宋" w:cs="仿宋"/>
                  <w:color w:val="auto"/>
                  <w:spacing w:val="-7"/>
                  <w:kern w:val="2"/>
                  <w:sz w:val="21"/>
                  <w:szCs w:val="24"/>
                  <w:highlight w:val="none"/>
                  <w:lang w:val="en-US" w:eastAsia="zh-CN" w:bidi="ar-SA"/>
                </w:rPr>
                <w:t>。</w:t>
              </w:r>
            </w:ins>
          </w:p>
        </w:tc>
      </w:tr>
      <w:tr w14:paraId="09E0D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jc w:val="center"/>
        </w:trPr>
        <w:tc>
          <w:tcPr>
            <w:tcW w:w="1030" w:type="dxa"/>
            <w:vAlign w:val="center"/>
          </w:tcPr>
          <w:p w14:paraId="7C80B0ED">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1.6</w:t>
            </w:r>
          </w:p>
        </w:tc>
        <w:tc>
          <w:tcPr>
            <w:tcW w:w="1984" w:type="dxa"/>
            <w:vAlign w:val="center"/>
          </w:tcPr>
          <w:p w14:paraId="70107CD7">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供货方式</w:t>
            </w:r>
          </w:p>
        </w:tc>
        <w:tc>
          <w:tcPr>
            <w:tcW w:w="5833" w:type="dxa"/>
            <w:vAlign w:val="center"/>
          </w:tcPr>
          <w:p w14:paraId="439230FA">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□需方自提</w:t>
            </w:r>
          </w:p>
          <w:p w14:paraId="5A6DBDD0">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sym w:font="Wingdings" w:char="F0FE"/>
            </w:r>
            <w:r>
              <w:rPr>
                <w:rFonts w:hint="eastAsia" w:ascii="仿宋" w:hAnsi="仿宋" w:eastAsia="仿宋" w:cs="仿宋"/>
                <w:sz w:val="21"/>
              </w:rPr>
              <w:t>供方送货</w:t>
            </w:r>
          </w:p>
          <w:p w14:paraId="3F17A9FB">
            <w:pPr>
              <w:autoSpaceDE/>
              <w:autoSpaceDN/>
              <w:adjustRightInd/>
              <w:spacing w:line="400" w:lineRule="exact"/>
              <w:ind w:firstLine="0" w:firstLineChars="0"/>
              <w:jc w:val="both"/>
              <w:rPr>
                <w:rFonts w:hint="eastAsia" w:ascii="仿宋" w:hAnsi="仿宋" w:eastAsia="仿宋" w:cs="仿宋"/>
                <w:sz w:val="21"/>
              </w:rPr>
            </w:pPr>
            <w:r>
              <w:rPr>
                <w:rFonts w:hint="eastAsia" w:ascii="仿宋" w:hAnsi="仿宋" w:eastAsia="仿宋" w:cs="仿宋"/>
                <w:sz w:val="21"/>
              </w:rPr>
              <w:t>□其他</w:t>
            </w:r>
          </w:p>
        </w:tc>
      </w:tr>
      <w:tr w14:paraId="03408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jc w:val="center"/>
        </w:trPr>
        <w:tc>
          <w:tcPr>
            <w:tcW w:w="1030" w:type="dxa"/>
            <w:vAlign w:val="center"/>
          </w:tcPr>
          <w:p w14:paraId="12CD1F33">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1.7</w:t>
            </w:r>
          </w:p>
        </w:tc>
        <w:tc>
          <w:tcPr>
            <w:tcW w:w="1984" w:type="dxa"/>
            <w:vAlign w:val="center"/>
          </w:tcPr>
          <w:p w14:paraId="62329FA6">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供应商资格</w:t>
            </w:r>
          </w:p>
        </w:tc>
        <w:tc>
          <w:tcPr>
            <w:tcW w:w="5833" w:type="dxa"/>
            <w:vAlign w:val="center"/>
          </w:tcPr>
          <w:p w14:paraId="147C6522">
            <w:pPr>
              <w:widowControl/>
              <w:spacing w:line="360" w:lineRule="auto"/>
              <w:ind w:firstLine="0" w:firstLineChars="0"/>
              <w:rPr>
                <w:rFonts w:hint="eastAsia" w:ascii="仿宋" w:hAnsi="仿宋" w:eastAsia="仿宋" w:cs="仿宋"/>
                <w:sz w:val="21"/>
              </w:rPr>
            </w:pPr>
            <w:r>
              <w:rPr>
                <w:rFonts w:hint="eastAsia" w:ascii="仿宋" w:hAnsi="仿宋" w:eastAsia="仿宋" w:cs="仿宋"/>
                <w:spacing w:val="4"/>
                <w:kern w:val="0"/>
                <w:sz w:val="21"/>
                <w:lang w:val="en-US" w:eastAsia="zh-CN"/>
              </w:rPr>
              <w:t>供应商需依法在中国境内成立，具有独立法人资格，主营业务包括软件开发生产、系统集成、应用服务等。软件产品应符合国家相关行业标准规范，拥有软件产品的知识产权，并通过软件检测机构的检测。具有与软件开发相适应的生产经营场所、软硬件设施等开发环境，以及与所提供服务相关的技术支撑环境。</w:t>
            </w:r>
          </w:p>
        </w:tc>
      </w:tr>
      <w:tr w14:paraId="0DFA7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1030" w:type="dxa"/>
            <w:vAlign w:val="center"/>
          </w:tcPr>
          <w:p w14:paraId="5D3814B8">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2.1</w:t>
            </w:r>
          </w:p>
        </w:tc>
        <w:tc>
          <w:tcPr>
            <w:tcW w:w="1984" w:type="dxa"/>
            <w:vAlign w:val="center"/>
          </w:tcPr>
          <w:p w14:paraId="4B7FBF85">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踏勘现场</w:t>
            </w:r>
          </w:p>
        </w:tc>
        <w:tc>
          <w:tcPr>
            <w:tcW w:w="5833" w:type="dxa"/>
            <w:vAlign w:val="center"/>
          </w:tcPr>
          <w:p w14:paraId="7EE338A4">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sym w:font="Wingdings" w:char="F0FE"/>
            </w:r>
            <w:r>
              <w:rPr>
                <w:rFonts w:hint="eastAsia" w:ascii="仿宋" w:hAnsi="仿宋" w:eastAsia="仿宋" w:cs="仿宋"/>
                <w:sz w:val="21"/>
              </w:rPr>
              <w:t>不组织</w:t>
            </w:r>
          </w:p>
          <w:p w14:paraId="6E00D7EC">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□组织 踏勘时间：</w:t>
            </w:r>
          </w:p>
          <w:p w14:paraId="31686BC0">
            <w:pPr>
              <w:widowControl/>
              <w:spacing w:line="360" w:lineRule="auto"/>
              <w:ind w:firstLine="480"/>
              <w:rPr>
                <w:rFonts w:hint="eastAsia" w:ascii="仿宋" w:hAnsi="仿宋" w:eastAsia="仿宋" w:cs="仿宋"/>
                <w:kern w:val="0"/>
                <w:sz w:val="21"/>
              </w:rPr>
            </w:pPr>
            <w:r>
              <w:rPr>
                <w:rFonts w:hint="eastAsia" w:ascii="仿宋" w:hAnsi="仿宋" w:eastAsia="仿宋" w:cs="仿宋"/>
                <w:sz w:val="21"/>
              </w:rPr>
              <w:t xml:space="preserve">       踏勘地点：</w:t>
            </w:r>
          </w:p>
        </w:tc>
      </w:tr>
      <w:tr w14:paraId="37570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jc w:val="center"/>
        </w:trPr>
        <w:tc>
          <w:tcPr>
            <w:tcW w:w="1030" w:type="dxa"/>
            <w:vAlign w:val="center"/>
          </w:tcPr>
          <w:p w14:paraId="5CCEC46D">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2.2</w:t>
            </w:r>
          </w:p>
        </w:tc>
        <w:tc>
          <w:tcPr>
            <w:tcW w:w="1984" w:type="dxa"/>
            <w:vAlign w:val="center"/>
          </w:tcPr>
          <w:p w14:paraId="03525E7F">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分  包</w:t>
            </w:r>
          </w:p>
        </w:tc>
        <w:tc>
          <w:tcPr>
            <w:tcW w:w="5833" w:type="dxa"/>
            <w:vAlign w:val="center"/>
          </w:tcPr>
          <w:p w14:paraId="09FFD9E6">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sym w:font="Wingdings" w:char="F0FE"/>
            </w:r>
            <w:r>
              <w:rPr>
                <w:rFonts w:hint="eastAsia" w:ascii="仿宋" w:hAnsi="仿宋" w:eastAsia="仿宋" w:cs="仿宋"/>
                <w:sz w:val="21"/>
              </w:rPr>
              <w:t>不允许</w:t>
            </w:r>
          </w:p>
        </w:tc>
      </w:tr>
      <w:tr w14:paraId="7B2BB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jc w:val="center"/>
        </w:trPr>
        <w:tc>
          <w:tcPr>
            <w:tcW w:w="1030" w:type="dxa"/>
            <w:vAlign w:val="center"/>
          </w:tcPr>
          <w:p w14:paraId="201C1667">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2.3</w:t>
            </w:r>
          </w:p>
        </w:tc>
        <w:tc>
          <w:tcPr>
            <w:tcW w:w="1984" w:type="dxa"/>
            <w:vAlign w:val="center"/>
          </w:tcPr>
          <w:p w14:paraId="70942310">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偏  离</w:t>
            </w:r>
          </w:p>
        </w:tc>
        <w:tc>
          <w:tcPr>
            <w:tcW w:w="5833" w:type="dxa"/>
            <w:vAlign w:val="center"/>
          </w:tcPr>
          <w:p w14:paraId="7E121F1C">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□不允许技术偏离、不允许商务偏离</w:t>
            </w:r>
          </w:p>
          <w:p w14:paraId="18407095">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sym w:font="Wingdings" w:char="F0FE"/>
            </w:r>
            <w:r>
              <w:rPr>
                <w:rFonts w:hint="eastAsia" w:ascii="仿宋" w:hAnsi="仿宋" w:eastAsia="仿宋" w:cs="仿宋"/>
                <w:sz w:val="21"/>
              </w:rPr>
              <w:t>允许商务条款偏离、允许技术偏离，但是不得低于谈判文件中规定的标准，可以正偏离。</w:t>
            </w:r>
          </w:p>
        </w:tc>
      </w:tr>
      <w:tr w14:paraId="18181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4" w:hRule="atLeast"/>
          <w:jc w:val="center"/>
        </w:trPr>
        <w:tc>
          <w:tcPr>
            <w:tcW w:w="1030" w:type="dxa"/>
            <w:vAlign w:val="center"/>
          </w:tcPr>
          <w:p w14:paraId="5820FC1E">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2.4</w:t>
            </w:r>
          </w:p>
        </w:tc>
        <w:tc>
          <w:tcPr>
            <w:tcW w:w="1984" w:type="dxa"/>
            <w:vAlign w:val="center"/>
          </w:tcPr>
          <w:p w14:paraId="0474E38B">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响应文件有效期</w:t>
            </w:r>
          </w:p>
        </w:tc>
        <w:tc>
          <w:tcPr>
            <w:tcW w:w="5833" w:type="dxa"/>
            <w:vAlign w:val="center"/>
          </w:tcPr>
          <w:p w14:paraId="1349FA67">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60日历天（自谈判之日起）。</w:t>
            </w:r>
          </w:p>
        </w:tc>
      </w:tr>
      <w:tr w14:paraId="55FE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1030" w:type="dxa"/>
            <w:vAlign w:val="center"/>
          </w:tcPr>
          <w:p w14:paraId="6E2B580B">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2.5</w:t>
            </w:r>
          </w:p>
        </w:tc>
        <w:tc>
          <w:tcPr>
            <w:tcW w:w="1984" w:type="dxa"/>
            <w:vAlign w:val="center"/>
          </w:tcPr>
          <w:p w14:paraId="0FDDA219">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签字或盖章要求</w:t>
            </w:r>
          </w:p>
        </w:tc>
        <w:tc>
          <w:tcPr>
            <w:tcW w:w="5833" w:type="dxa"/>
            <w:vAlign w:val="center"/>
          </w:tcPr>
          <w:p w14:paraId="44A0558D">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供应商递交的报价响应文件中需加盖公章、法定代表人签章及委托代理人签字处需签字并加盖公章要严格按照谈判文件规定执行。</w:t>
            </w:r>
          </w:p>
        </w:tc>
      </w:tr>
      <w:tr w14:paraId="661D3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1030" w:type="dxa"/>
            <w:vAlign w:val="center"/>
          </w:tcPr>
          <w:p w14:paraId="2AE8DF08">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lang w:val="en-US" w:eastAsia="zh-CN"/>
              </w:rPr>
              <w:t>3</w:t>
            </w:r>
            <w:r>
              <w:rPr>
                <w:rFonts w:hint="eastAsia" w:ascii="仿宋" w:hAnsi="仿宋" w:eastAsia="仿宋" w:cs="仿宋"/>
                <w:sz w:val="21"/>
              </w:rPr>
              <w:t>.1</w:t>
            </w:r>
          </w:p>
        </w:tc>
        <w:tc>
          <w:tcPr>
            <w:tcW w:w="1984" w:type="dxa"/>
            <w:vAlign w:val="center"/>
          </w:tcPr>
          <w:p w14:paraId="42C10ABA">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响应文件数量</w:t>
            </w:r>
          </w:p>
        </w:tc>
        <w:tc>
          <w:tcPr>
            <w:tcW w:w="5833" w:type="dxa"/>
            <w:vAlign w:val="center"/>
          </w:tcPr>
          <w:p w14:paraId="02C54CBA">
            <w:pPr>
              <w:autoSpaceDE/>
              <w:autoSpaceDN/>
              <w:adjustRightInd/>
              <w:spacing w:line="360" w:lineRule="auto"/>
              <w:ind w:firstLine="0" w:firstLineChars="0"/>
              <w:jc w:val="both"/>
              <w:rPr>
                <w:rFonts w:hint="eastAsia" w:ascii="仿宋" w:hAnsi="仿宋" w:eastAsia="仿宋" w:cs="仿宋"/>
                <w:sz w:val="21"/>
                <w:lang w:eastAsia="zh-CN"/>
              </w:rPr>
            </w:pPr>
            <w:r>
              <w:rPr>
                <w:rFonts w:hint="eastAsia" w:ascii="仿宋" w:hAnsi="仿宋" w:eastAsia="仿宋" w:cs="仿宋"/>
                <w:color w:val="auto"/>
                <w:kern w:val="2"/>
                <w:sz w:val="21"/>
                <w:lang w:val="en-US" w:eastAsia="zh-CN"/>
              </w:rPr>
              <w:t>响应</w:t>
            </w:r>
            <w:r>
              <w:rPr>
                <w:rFonts w:hint="eastAsia" w:ascii="仿宋" w:hAnsi="仿宋" w:eastAsia="仿宋" w:cs="仿宋"/>
                <w:sz w:val="21"/>
                <w:szCs w:val="24"/>
              </w:rPr>
              <w:t>文件</w:t>
            </w:r>
            <w:r>
              <w:rPr>
                <w:rFonts w:hint="eastAsia" w:ascii="仿宋" w:hAnsi="仿宋" w:eastAsia="仿宋" w:cs="仿宋"/>
                <w:sz w:val="21"/>
                <w:szCs w:val="24"/>
                <w:lang w:val="en-US" w:eastAsia="zh-CN"/>
              </w:rPr>
              <w:t>应正本1份、副本1份、电子版载入U盘1份。</w:t>
            </w:r>
          </w:p>
        </w:tc>
      </w:tr>
      <w:tr w14:paraId="6E57C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jc w:val="center"/>
        </w:trPr>
        <w:tc>
          <w:tcPr>
            <w:tcW w:w="1030" w:type="dxa"/>
            <w:vAlign w:val="center"/>
          </w:tcPr>
          <w:p w14:paraId="778FA570">
            <w:pPr>
              <w:autoSpaceDE/>
              <w:autoSpaceDN/>
              <w:adjustRightInd/>
              <w:spacing w:line="360" w:lineRule="auto"/>
              <w:ind w:firstLine="0" w:firstLineChars="0"/>
              <w:jc w:val="center"/>
              <w:rPr>
                <w:rFonts w:hint="eastAsia" w:ascii="仿宋" w:hAnsi="仿宋" w:eastAsia="仿宋" w:cs="仿宋"/>
                <w:sz w:val="21"/>
                <w:lang w:val="en-US" w:eastAsia="zh-CN"/>
              </w:rPr>
            </w:pPr>
            <w:r>
              <w:rPr>
                <w:rFonts w:hint="eastAsia" w:ascii="仿宋" w:hAnsi="仿宋" w:eastAsia="仿宋" w:cs="仿宋"/>
                <w:sz w:val="21"/>
                <w:lang w:val="en-US" w:eastAsia="zh-CN"/>
              </w:rPr>
              <w:t>3</w:t>
            </w:r>
            <w:r>
              <w:rPr>
                <w:rFonts w:hint="eastAsia" w:ascii="仿宋" w:hAnsi="仿宋" w:eastAsia="仿宋" w:cs="仿宋"/>
                <w:sz w:val="21"/>
              </w:rPr>
              <w:t>.</w:t>
            </w:r>
            <w:r>
              <w:rPr>
                <w:rFonts w:hint="eastAsia" w:ascii="仿宋" w:hAnsi="仿宋" w:eastAsia="仿宋" w:cs="仿宋"/>
                <w:sz w:val="21"/>
                <w:lang w:val="en-US" w:eastAsia="zh-CN"/>
              </w:rPr>
              <w:t>2</w:t>
            </w:r>
          </w:p>
        </w:tc>
        <w:tc>
          <w:tcPr>
            <w:tcW w:w="1984" w:type="dxa"/>
            <w:vAlign w:val="center"/>
          </w:tcPr>
          <w:p w14:paraId="5CCA9EEA">
            <w:pPr>
              <w:autoSpaceDE/>
              <w:autoSpaceDN/>
              <w:adjustRightInd/>
              <w:spacing w:line="360" w:lineRule="auto"/>
              <w:ind w:firstLine="0" w:firstLineChars="0"/>
              <w:rPr>
                <w:rFonts w:hint="eastAsia" w:ascii="仿宋" w:hAnsi="仿宋" w:eastAsia="仿宋" w:cs="仿宋"/>
                <w:sz w:val="21"/>
              </w:rPr>
            </w:pPr>
            <w:r>
              <w:rPr>
                <w:rFonts w:hint="eastAsia" w:ascii="仿宋" w:hAnsi="仿宋" w:eastAsia="仿宋" w:cs="仿宋"/>
                <w:sz w:val="21"/>
              </w:rPr>
              <w:t>报价截止时间</w:t>
            </w:r>
          </w:p>
        </w:tc>
        <w:tc>
          <w:tcPr>
            <w:tcW w:w="5833" w:type="dxa"/>
            <w:vAlign w:val="center"/>
          </w:tcPr>
          <w:p w14:paraId="643F6021">
            <w:pPr>
              <w:autoSpaceDE/>
              <w:autoSpaceDN/>
              <w:adjustRightInd/>
              <w:spacing w:line="360" w:lineRule="auto"/>
              <w:ind w:firstLine="0" w:firstLineChars="0"/>
              <w:rPr>
                <w:rFonts w:hint="eastAsia" w:ascii="仿宋" w:hAnsi="仿宋" w:eastAsia="仿宋" w:cs="仿宋"/>
                <w:sz w:val="21"/>
                <w:lang w:eastAsia="zh-CN"/>
              </w:rPr>
            </w:pPr>
            <w:r>
              <w:rPr>
                <w:rFonts w:hint="eastAsia" w:ascii="仿宋" w:hAnsi="仿宋" w:eastAsia="仿宋" w:cs="仿宋"/>
                <w:color w:val="FF0000"/>
                <w:kern w:val="0"/>
                <w:sz w:val="21"/>
                <w:u w:val="single"/>
              </w:rPr>
              <w:t>202</w:t>
            </w:r>
            <w:del w:id="93" w:author="不要说话" w:date="2026-03-25T09:27:51Z">
              <w:r>
                <w:rPr>
                  <w:rFonts w:hint="default" w:ascii="仿宋" w:hAnsi="仿宋" w:eastAsia="仿宋" w:cs="仿宋"/>
                  <w:color w:val="FF0000"/>
                  <w:kern w:val="0"/>
                  <w:sz w:val="21"/>
                  <w:u w:val="single"/>
                  <w:lang w:val="en-US" w:eastAsia="zh-CN"/>
                </w:rPr>
                <w:delText>5</w:delText>
              </w:r>
            </w:del>
            <w:ins w:id="94" w:author="不要说话" w:date="2026-03-25T09:27:51Z">
              <w:r>
                <w:rPr>
                  <w:rFonts w:hint="eastAsia" w:ascii="仿宋" w:hAnsi="仿宋" w:eastAsia="仿宋" w:cs="仿宋"/>
                  <w:color w:val="FF0000"/>
                  <w:kern w:val="0"/>
                  <w:sz w:val="21"/>
                  <w:u w:val="single"/>
                  <w:lang w:val="en-US" w:eastAsia="zh-CN"/>
                </w:rPr>
                <w:t>6</w:t>
              </w:r>
            </w:ins>
            <w:r>
              <w:rPr>
                <w:rFonts w:hint="eastAsia" w:ascii="仿宋" w:hAnsi="仿宋" w:eastAsia="仿宋" w:cs="仿宋"/>
                <w:color w:val="FF0000"/>
                <w:kern w:val="0"/>
                <w:sz w:val="21"/>
                <w:u w:val="single"/>
              </w:rPr>
              <w:t>年</w:t>
            </w:r>
            <w:del w:id="95" w:author="不要说话" w:date="2026-03-25T09:27:53Z">
              <w:r>
                <w:rPr>
                  <w:rFonts w:hint="default" w:ascii="仿宋" w:hAnsi="仿宋" w:eastAsia="仿宋" w:cs="仿宋"/>
                  <w:color w:val="FF0000"/>
                  <w:kern w:val="0"/>
                  <w:sz w:val="21"/>
                  <w:u w:val="single"/>
                  <w:lang w:val="en-US" w:eastAsia="zh-CN"/>
                </w:rPr>
                <w:delText>7</w:delText>
              </w:r>
            </w:del>
            <w:ins w:id="96" w:author="不要说话" w:date="2026-03-25T09:27:53Z">
              <w:r>
                <w:rPr>
                  <w:rFonts w:hint="eastAsia" w:ascii="仿宋" w:hAnsi="仿宋" w:eastAsia="仿宋" w:cs="仿宋"/>
                  <w:color w:val="FF0000"/>
                  <w:kern w:val="0"/>
                  <w:sz w:val="21"/>
                  <w:u w:val="single"/>
                  <w:lang w:val="en-US" w:eastAsia="zh-CN"/>
                </w:rPr>
                <w:t>4</w:t>
              </w:r>
            </w:ins>
            <w:r>
              <w:rPr>
                <w:rFonts w:hint="eastAsia" w:ascii="仿宋" w:hAnsi="仿宋" w:eastAsia="仿宋" w:cs="仿宋"/>
                <w:color w:val="FF0000"/>
                <w:kern w:val="0"/>
                <w:sz w:val="21"/>
                <w:u w:val="single"/>
              </w:rPr>
              <w:t>月</w:t>
            </w:r>
            <w:del w:id="97" w:author="不要说话" w:date="2026-03-25T09:27:54Z">
              <w:r>
                <w:rPr>
                  <w:rFonts w:hint="default" w:ascii="仿宋" w:hAnsi="仿宋" w:eastAsia="仿宋" w:cs="仿宋"/>
                  <w:color w:val="FF0000"/>
                  <w:kern w:val="0"/>
                  <w:sz w:val="21"/>
                  <w:u w:val="single"/>
                  <w:lang w:val="en-US" w:eastAsia="zh-CN"/>
                </w:rPr>
                <w:delText>7</w:delText>
              </w:r>
            </w:del>
            <w:ins w:id="98" w:author="不要说话" w:date="2026-03-25T09:27:54Z">
              <w:r>
                <w:rPr>
                  <w:rFonts w:hint="eastAsia" w:ascii="仿宋" w:hAnsi="仿宋" w:eastAsia="仿宋" w:cs="仿宋"/>
                  <w:color w:val="FF0000"/>
                  <w:kern w:val="0"/>
                  <w:sz w:val="21"/>
                  <w:u w:val="single"/>
                  <w:lang w:val="en-US" w:eastAsia="zh-CN"/>
                </w:rPr>
                <w:t xml:space="preserve"> </w:t>
              </w:r>
            </w:ins>
            <w:r>
              <w:rPr>
                <w:rFonts w:hint="eastAsia" w:ascii="仿宋" w:hAnsi="仿宋" w:eastAsia="仿宋" w:cs="仿宋"/>
                <w:color w:val="FF0000"/>
                <w:kern w:val="0"/>
                <w:sz w:val="21"/>
                <w:u w:val="single"/>
              </w:rPr>
              <w:t>日</w:t>
            </w:r>
            <w:del w:id="99" w:author="不要说话" w:date="2026-03-25T09:27:56Z">
              <w:r>
                <w:rPr>
                  <w:rFonts w:hint="default" w:ascii="仿宋" w:hAnsi="仿宋" w:eastAsia="仿宋" w:cs="仿宋"/>
                  <w:color w:val="FF0000"/>
                  <w:kern w:val="0"/>
                  <w:sz w:val="21"/>
                  <w:u w:val="single"/>
                  <w:lang w:val="en-US" w:eastAsia="zh-CN"/>
                </w:rPr>
                <w:delText>9</w:delText>
              </w:r>
            </w:del>
            <w:ins w:id="100" w:author="不要说话" w:date="2026-03-25T09:27:56Z">
              <w:r>
                <w:rPr>
                  <w:rFonts w:hint="eastAsia" w:ascii="仿宋" w:hAnsi="仿宋" w:eastAsia="仿宋" w:cs="仿宋"/>
                  <w:color w:val="FF0000"/>
                  <w:kern w:val="0"/>
                  <w:sz w:val="21"/>
                  <w:u w:val="single"/>
                  <w:lang w:val="en-US" w:eastAsia="zh-CN"/>
                </w:rPr>
                <w:t xml:space="preserve"> </w:t>
              </w:r>
            </w:ins>
            <w:r>
              <w:rPr>
                <w:rFonts w:hint="eastAsia" w:ascii="仿宋" w:hAnsi="仿宋" w:eastAsia="仿宋" w:cs="仿宋"/>
                <w:color w:val="FF0000"/>
                <w:kern w:val="0"/>
                <w:sz w:val="21"/>
                <w:u w:val="single"/>
                <w:lang w:val="en-US" w:eastAsia="zh-CN"/>
              </w:rPr>
              <w:t>：00</w:t>
            </w:r>
            <w:r>
              <w:rPr>
                <w:rFonts w:hint="eastAsia" w:ascii="仿宋" w:hAnsi="仿宋" w:eastAsia="仿宋" w:cs="仿宋"/>
                <w:color w:val="FF0000"/>
                <w:kern w:val="0"/>
                <w:sz w:val="21"/>
                <w:u w:val="single"/>
              </w:rPr>
              <w:t>时</w:t>
            </w:r>
          </w:p>
        </w:tc>
      </w:tr>
      <w:tr w14:paraId="579A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jc w:val="center"/>
        </w:trPr>
        <w:tc>
          <w:tcPr>
            <w:tcW w:w="1030" w:type="dxa"/>
            <w:vAlign w:val="center"/>
          </w:tcPr>
          <w:p w14:paraId="393E9DF3">
            <w:pPr>
              <w:autoSpaceDE/>
              <w:autoSpaceDN/>
              <w:adjustRightInd/>
              <w:spacing w:line="360" w:lineRule="auto"/>
              <w:ind w:firstLine="0" w:firstLineChars="0"/>
              <w:jc w:val="center"/>
              <w:rPr>
                <w:rFonts w:hint="eastAsia" w:ascii="仿宋" w:hAnsi="仿宋" w:eastAsia="仿宋" w:cs="仿宋"/>
                <w:sz w:val="21"/>
                <w:lang w:eastAsia="zh-CN"/>
              </w:rPr>
            </w:pPr>
            <w:r>
              <w:rPr>
                <w:rFonts w:hint="eastAsia" w:ascii="仿宋" w:hAnsi="仿宋" w:eastAsia="仿宋" w:cs="仿宋"/>
                <w:sz w:val="21"/>
                <w:lang w:val="en-US" w:eastAsia="zh-CN"/>
              </w:rPr>
              <w:t>3</w:t>
            </w:r>
            <w:r>
              <w:rPr>
                <w:rFonts w:hint="eastAsia" w:ascii="仿宋" w:hAnsi="仿宋" w:eastAsia="仿宋" w:cs="仿宋"/>
                <w:sz w:val="21"/>
              </w:rPr>
              <w:t>.</w:t>
            </w:r>
            <w:r>
              <w:rPr>
                <w:rFonts w:hint="eastAsia" w:ascii="仿宋" w:hAnsi="仿宋" w:eastAsia="仿宋" w:cs="仿宋"/>
                <w:sz w:val="21"/>
                <w:lang w:val="en-US" w:eastAsia="zh-CN"/>
              </w:rPr>
              <w:t>3</w:t>
            </w:r>
          </w:p>
        </w:tc>
        <w:tc>
          <w:tcPr>
            <w:tcW w:w="1984" w:type="dxa"/>
            <w:vAlign w:val="center"/>
          </w:tcPr>
          <w:p w14:paraId="323E4147">
            <w:pPr>
              <w:autoSpaceDE/>
              <w:autoSpaceDN/>
              <w:adjustRightInd/>
              <w:spacing w:line="360" w:lineRule="auto"/>
              <w:ind w:firstLine="0" w:firstLineChars="0"/>
              <w:rPr>
                <w:rFonts w:hint="eastAsia" w:ascii="仿宋" w:hAnsi="仿宋" w:eastAsia="仿宋" w:cs="仿宋"/>
                <w:sz w:val="21"/>
              </w:rPr>
            </w:pPr>
            <w:r>
              <w:rPr>
                <w:rFonts w:hint="eastAsia" w:ascii="仿宋" w:hAnsi="仿宋" w:eastAsia="仿宋" w:cs="仿宋"/>
                <w:sz w:val="21"/>
              </w:rPr>
              <w:t>递交文件地点</w:t>
            </w:r>
          </w:p>
        </w:tc>
        <w:tc>
          <w:tcPr>
            <w:tcW w:w="5833" w:type="dxa"/>
            <w:vAlign w:val="center"/>
          </w:tcPr>
          <w:p w14:paraId="28DF01D1">
            <w:pPr>
              <w:widowControl/>
              <w:autoSpaceDE/>
              <w:autoSpaceDN/>
              <w:adjustRightInd/>
              <w:snapToGrid w:val="0"/>
              <w:spacing w:line="348" w:lineRule="auto"/>
              <w:ind w:right="-99" w:rightChars="-47" w:firstLine="0" w:firstLineChars="0"/>
              <w:jc w:val="both"/>
              <w:rPr>
                <w:rFonts w:hint="eastAsia" w:ascii="仿宋" w:hAnsi="仿宋" w:eastAsia="仿宋" w:cs="仿宋"/>
                <w:color w:val="000000"/>
                <w:sz w:val="21"/>
              </w:rPr>
            </w:pPr>
            <w:r>
              <w:rPr>
                <w:rFonts w:hint="eastAsia" w:ascii="仿宋" w:hAnsi="仿宋" w:eastAsia="仿宋" w:cs="仿宋"/>
                <w:sz w:val="21"/>
                <w:szCs w:val="24"/>
              </w:rPr>
              <w:t>递交地点为</w:t>
            </w:r>
            <w:r>
              <w:rPr>
                <w:rFonts w:hint="eastAsia" w:ascii="仿宋" w:hAnsi="仿宋" w:eastAsia="仿宋" w:cs="仿宋"/>
                <w:sz w:val="21"/>
                <w:szCs w:val="24"/>
                <w:lang w:val="en-US" w:eastAsia="zh-CN"/>
              </w:rPr>
              <w:t>江苏省南京市南大苏富特创新科技园1号楼三楼。</w:t>
            </w:r>
            <w:r>
              <w:rPr>
                <w:rFonts w:hint="eastAsia" w:ascii="仿宋" w:hAnsi="仿宋" w:eastAsia="仿宋" w:cs="仿宋"/>
                <w:color w:val="auto"/>
                <w:kern w:val="2"/>
                <w:sz w:val="21"/>
                <w:lang w:val="en-US" w:eastAsia="zh-CN"/>
              </w:rPr>
              <w:t>联系人：赵洵 联系电话：18679749899。</w:t>
            </w:r>
          </w:p>
        </w:tc>
      </w:tr>
      <w:tr w14:paraId="2A72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1030" w:type="dxa"/>
            <w:vAlign w:val="center"/>
          </w:tcPr>
          <w:p w14:paraId="6C44AD26">
            <w:pPr>
              <w:autoSpaceDE/>
              <w:autoSpaceDN/>
              <w:adjustRightInd/>
              <w:spacing w:line="360" w:lineRule="auto"/>
              <w:ind w:firstLine="0" w:firstLineChars="0"/>
              <w:jc w:val="center"/>
              <w:rPr>
                <w:rFonts w:hint="eastAsia" w:ascii="仿宋" w:hAnsi="仿宋" w:eastAsia="仿宋" w:cs="仿宋"/>
                <w:sz w:val="21"/>
                <w:lang w:eastAsia="zh-CN"/>
              </w:rPr>
            </w:pPr>
            <w:r>
              <w:rPr>
                <w:rFonts w:hint="eastAsia" w:ascii="仿宋" w:hAnsi="仿宋" w:eastAsia="仿宋" w:cs="仿宋"/>
                <w:sz w:val="21"/>
                <w:lang w:val="en-US" w:eastAsia="zh-CN"/>
              </w:rPr>
              <w:t>3</w:t>
            </w:r>
            <w:r>
              <w:rPr>
                <w:rFonts w:hint="eastAsia" w:ascii="仿宋" w:hAnsi="仿宋" w:eastAsia="仿宋" w:cs="仿宋"/>
                <w:sz w:val="21"/>
              </w:rPr>
              <w:t>.</w:t>
            </w:r>
            <w:r>
              <w:rPr>
                <w:rFonts w:hint="eastAsia" w:ascii="仿宋" w:hAnsi="仿宋" w:eastAsia="仿宋" w:cs="仿宋"/>
                <w:sz w:val="21"/>
                <w:lang w:val="en-US" w:eastAsia="zh-CN"/>
              </w:rPr>
              <w:t>4</w:t>
            </w:r>
          </w:p>
        </w:tc>
        <w:tc>
          <w:tcPr>
            <w:tcW w:w="1984" w:type="dxa"/>
            <w:vAlign w:val="center"/>
          </w:tcPr>
          <w:p w14:paraId="21B369E4">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谈判时间和地点</w:t>
            </w:r>
          </w:p>
        </w:tc>
        <w:tc>
          <w:tcPr>
            <w:tcW w:w="5833" w:type="dxa"/>
            <w:vAlign w:val="center"/>
          </w:tcPr>
          <w:p w14:paraId="7AF216A2">
            <w:pPr>
              <w:autoSpaceDE/>
              <w:autoSpaceDN/>
              <w:adjustRightInd/>
              <w:spacing w:line="360" w:lineRule="auto"/>
              <w:ind w:firstLine="0" w:firstLineChars="0"/>
              <w:jc w:val="both"/>
              <w:rPr>
                <w:rFonts w:hint="eastAsia" w:ascii="仿宋" w:hAnsi="仿宋" w:eastAsia="仿宋" w:cs="仿宋"/>
                <w:color w:val="000000"/>
                <w:sz w:val="21"/>
                <w:u w:val="single"/>
              </w:rPr>
            </w:pPr>
            <w:r>
              <w:rPr>
                <w:rFonts w:hint="eastAsia" w:ascii="仿宋" w:hAnsi="仿宋" w:eastAsia="仿宋" w:cs="仿宋"/>
                <w:color w:val="000000"/>
                <w:sz w:val="21"/>
              </w:rPr>
              <w:t>1.谈判时间：</w:t>
            </w:r>
            <w:r>
              <w:rPr>
                <w:rFonts w:hint="eastAsia" w:ascii="仿宋" w:hAnsi="仿宋" w:eastAsia="仿宋" w:cs="仿宋"/>
                <w:color w:val="FF0000"/>
                <w:kern w:val="0"/>
                <w:sz w:val="21"/>
                <w:u w:val="single"/>
              </w:rPr>
              <w:t>202</w:t>
            </w:r>
            <w:del w:id="101" w:author="不要说话" w:date="2026-03-25T09:27:58Z">
              <w:r>
                <w:rPr>
                  <w:rFonts w:hint="default" w:ascii="仿宋" w:hAnsi="仿宋" w:eastAsia="仿宋" w:cs="仿宋"/>
                  <w:color w:val="FF0000"/>
                  <w:kern w:val="0"/>
                  <w:sz w:val="21"/>
                  <w:u w:val="single"/>
                  <w:lang w:val="en-US" w:eastAsia="zh-CN"/>
                </w:rPr>
                <w:delText>5</w:delText>
              </w:r>
            </w:del>
            <w:ins w:id="102" w:author="不要说话" w:date="2026-03-25T09:27:58Z">
              <w:r>
                <w:rPr>
                  <w:rFonts w:hint="eastAsia" w:ascii="仿宋" w:hAnsi="仿宋" w:eastAsia="仿宋" w:cs="仿宋"/>
                  <w:color w:val="FF0000"/>
                  <w:kern w:val="0"/>
                  <w:sz w:val="21"/>
                  <w:u w:val="single"/>
                  <w:lang w:val="en-US" w:eastAsia="zh-CN"/>
                </w:rPr>
                <w:t>6</w:t>
              </w:r>
            </w:ins>
            <w:r>
              <w:rPr>
                <w:rFonts w:hint="eastAsia" w:ascii="仿宋" w:hAnsi="仿宋" w:eastAsia="仿宋" w:cs="仿宋"/>
                <w:color w:val="FF0000"/>
                <w:kern w:val="0"/>
                <w:sz w:val="21"/>
                <w:u w:val="single"/>
              </w:rPr>
              <w:t>年</w:t>
            </w:r>
            <w:del w:id="103" w:author="不要说话" w:date="2026-03-25T09:28:00Z">
              <w:r>
                <w:rPr>
                  <w:rFonts w:hint="default" w:ascii="仿宋" w:hAnsi="仿宋" w:eastAsia="仿宋" w:cs="仿宋"/>
                  <w:color w:val="FF0000"/>
                  <w:kern w:val="0"/>
                  <w:sz w:val="21"/>
                  <w:u w:val="single"/>
                  <w:lang w:val="en-US" w:eastAsia="zh-CN"/>
                </w:rPr>
                <w:delText>7</w:delText>
              </w:r>
            </w:del>
            <w:ins w:id="104" w:author="不要说话" w:date="2026-03-25T09:28:00Z">
              <w:r>
                <w:rPr>
                  <w:rFonts w:hint="eastAsia" w:ascii="仿宋" w:hAnsi="仿宋" w:eastAsia="仿宋" w:cs="仿宋"/>
                  <w:color w:val="FF0000"/>
                  <w:kern w:val="0"/>
                  <w:sz w:val="21"/>
                  <w:u w:val="single"/>
                  <w:lang w:val="en-US" w:eastAsia="zh-CN"/>
                </w:rPr>
                <w:t>4</w:t>
              </w:r>
            </w:ins>
            <w:r>
              <w:rPr>
                <w:rFonts w:hint="eastAsia" w:ascii="仿宋" w:hAnsi="仿宋" w:eastAsia="仿宋" w:cs="仿宋"/>
                <w:color w:val="FF0000"/>
                <w:kern w:val="0"/>
                <w:sz w:val="21"/>
                <w:u w:val="single"/>
                <w:lang w:eastAsia="zh-CN"/>
              </w:rPr>
              <w:t>月</w:t>
            </w:r>
            <w:del w:id="105" w:author="不要说话" w:date="2026-03-25T09:28:01Z">
              <w:r>
                <w:rPr>
                  <w:rFonts w:hint="default" w:ascii="仿宋" w:hAnsi="仿宋" w:eastAsia="仿宋" w:cs="仿宋"/>
                  <w:color w:val="FF0000"/>
                  <w:kern w:val="0"/>
                  <w:sz w:val="21"/>
                  <w:u w:val="single"/>
                  <w:lang w:val="en-US" w:eastAsia="zh-CN"/>
                </w:rPr>
                <w:delText>7</w:delText>
              </w:r>
            </w:del>
            <w:ins w:id="106" w:author="不要说话" w:date="2026-03-25T09:28:01Z">
              <w:r>
                <w:rPr>
                  <w:rFonts w:hint="eastAsia" w:ascii="仿宋" w:hAnsi="仿宋" w:eastAsia="仿宋" w:cs="仿宋"/>
                  <w:color w:val="FF0000"/>
                  <w:kern w:val="0"/>
                  <w:sz w:val="21"/>
                  <w:u w:val="single"/>
                  <w:lang w:val="en-US" w:eastAsia="zh-CN"/>
                </w:rPr>
                <w:t xml:space="preserve"> </w:t>
              </w:r>
            </w:ins>
            <w:r>
              <w:rPr>
                <w:rFonts w:hint="eastAsia" w:ascii="仿宋" w:hAnsi="仿宋" w:eastAsia="仿宋" w:cs="仿宋"/>
                <w:color w:val="FF0000"/>
                <w:kern w:val="0"/>
                <w:sz w:val="21"/>
                <w:u w:val="single"/>
                <w:lang w:eastAsia="zh-CN"/>
              </w:rPr>
              <w:t>日</w:t>
            </w:r>
            <w:del w:id="107" w:author="不要说话" w:date="2026-03-25T09:28:02Z">
              <w:r>
                <w:rPr>
                  <w:rFonts w:hint="default" w:ascii="仿宋" w:hAnsi="仿宋" w:eastAsia="仿宋" w:cs="仿宋"/>
                  <w:color w:val="FF0000"/>
                  <w:kern w:val="0"/>
                  <w:sz w:val="21"/>
                  <w:u w:val="single"/>
                  <w:lang w:val="en-US" w:eastAsia="zh-CN"/>
                </w:rPr>
                <w:delText>9</w:delText>
              </w:r>
            </w:del>
            <w:ins w:id="108" w:author="不要说话" w:date="2026-03-25T09:28:02Z">
              <w:r>
                <w:rPr>
                  <w:rFonts w:hint="eastAsia" w:ascii="仿宋" w:hAnsi="仿宋" w:eastAsia="仿宋" w:cs="仿宋"/>
                  <w:color w:val="FF0000"/>
                  <w:kern w:val="0"/>
                  <w:sz w:val="21"/>
                  <w:u w:val="single"/>
                  <w:lang w:val="en-US" w:eastAsia="zh-CN"/>
                </w:rPr>
                <w:t xml:space="preserve"> </w:t>
              </w:r>
            </w:ins>
            <w:r>
              <w:rPr>
                <w:rFonts w:hint="eastAsia" w:ascii="仿宋" w:hAnsi="仿宋" w:eastAsia="仿宋" w:cs="仿宋"/>
                <w:color w:val="FF0000"/>
                <w:kern w:val="0"/>
                <w:sz w:val="21"/>
                <w:u w:val="single"/>
                <w:lang w:eastAsia="zh-CN"/>
              </w:rPr>
              <w:t>：00时</w:t>
            </w:r>
            <w:r>
              <w:rPr>
                <w:rFonts w:hint="eastAsia" w:ascii="仿宋" w:hAnsi="仿宋" w:eastAsia="仿宋" w:cs="仿宋"/>
                <w:color w:val="FF0000"/>
                <w:kern w:val="0"/>
                <w:sz w:val="21"/>
                <w:u w:val="single"/>
              </w:rPr>
              <w:t>。</w:t>
            </w:r>
          </w:p>
          <w:p w14:paraId="345B37A5">
            <w:pPr>
              <w:autoSpaceDE/>
              <w:autoSpaceDN/>
              <w:adjustRightInd/>
              <w:spacing w:line="360" w:lineRule="auto"/>
              <w:ind w:right="-57" w:rightChars="-27" w:firstLine="0" w:firstLineChars="0"/>
              <w:jc w:val="both"/>
              <w:rPr>
                <w:rFonts w:hint="eastAsia" w:ascii="仿宋" w:hAnsi="仿宋" w:eastAsia="仿宋" w:cs="仿宋"/>
                <w:color w:val="000000"/>
                <w:sz w:val="21"/>
                <w:lang w:eastAsia="zh-CN"/>
              </w:rPr>
            </w:pPr>
            <w:r>
              <w:rPr>
                <w:rFonts w:hint="eastAsia" w:ascii="仿宋" w:hAnsi="仿宋" w:eastAsia="仿宋" w:cs="仿宋"/>
                <w:color w:val="000000"/>
                <w:sz w:val="21"/>
              </w:rPr>
              <w:t>2.谈判地点：</w:t>
            </w:r>
            <w:r>
              <w:rPr>
                <w:rFonts w:hint="eastAsia" w:ascii="仿宋" w:hAnsi="仿宋" w:eastAsia="仿宋" w:cs="仿宋"/>
                <w:color w:val="000000"/>
                <w:kern w:val="0"/>
                <w:sz w:val="21"/>
                <w:u w:val="single"/>
              </w:rPr>
              <w:t>南京市鼓楼区清江南路19号南大苏富特科技创新园一号楼3层</w:t>
            </w:r>
            <w:r>
              <w:rPr>
                <w:rFonts w:hint="eastAsia" w:ascii="仿宋" w:hAnsi="仿宋" w:eastAsia="仿宋" w:cs="仿宋"/>
                <w:color w:val="000000"/>
                <w:kern w:val="0"/>
                <w:sz w:val="21"/>
                <w:u w:val="single"/>
                <w:lang w:eastAsia="zh-CN"/>
              </w:rPr>
              <w:t>。</w:t>
            </w:r>
          </w:p>
        </w:tc>
      </w:tr>
      <w:tr w14:paraId="18A8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0" w:hRule="atLeast"/>
          <w:jc w:val="center"/>
        </w:trPr>
        <w:tc>
          <w:tcPr>
            <w:tcW w:w="1030" w:type="dxa"/>
            <w:vAlign w:val="center"/>
          </w:tcPr>
          <w:p w14:paraId="03AF1071">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5.1</w:t>
            </w:r>
          </w:p>
        </w:tc>
        <w:tc>
          <w:tcPr>
            <w:tcW w:w="1984" w:type="dxa"/>
            <w:vAlign w:val="center"/>
          </w:tcPr>
          <w:p w14:paraId="6E167093">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无效报价文件及终止谈判评审条件</w:t>
            </w:r>
          </w:p>
        </w:tc>
        <w:tc>
          <w:tcPr>
            <w:tcW w:w="5833" w:type="dxa"/>
            <w:vAlign w:val="center"/>
          </w:tcPr>
          <w:p w14:paraId="6DE9BA13">
            <w:pPr>
              <w:spacing w:line="360" w:lineRule="auto"/>
              <w:ind w:firstLine="482"/>
              <w:rPr>
                <w:rFonts w:hint="eastAsia" w:ascii="仿宋" w:hAnsi="仿宋" w:eastAsia="仿宋" w:cs="仿宋"/>
                <w:b/>
                <w:sz w:val="21"/>
              </w:rPr>
            </w:pPr>
            <w:r>
              <w:rPr>
                <w:rFonts w:hint="eastAsia" w:ascii="仿宋" w:hAnsi="仿宋" w:eastAsia="仿宋" w:cs="仿宋"/>
                <w:b/>
                <w:sz w:val="21"/>
              </w:rPr>
              <w:t>无效报价无效响应文件判定依据：</w:t>
            </w:r>
          </w:p>
          <w:p w14:paraId="3A9462B7">
            <w:pPr>
              <w:spacing w:line="360" w:lineRule="auto"/>
              <w:ind w:firstLine="480"/>
              <w:rPr>
                <w:rFonts w:hint="eastAsia" w:ascii="仿宋" w:hAnsi="仿宋" w:eastAsia="仿宋" w:cs="仿宋"/>
                <w:sz w:val="21"/>
              </w:rPr>
            </w:pPr>
            <w:r>
              <w:rPr>
                <w:rFonts w:hint="eastAsia" w:ascii="仿宋" w:hAnsi="仿宋" w:eastAsia="仿宋" w:cs="仿宋"/>
                <w:sz w:val="21"/>
              </w:rPr>
              <w:t>供应商响应文件的实质性内容不响应谈判文件的要求，其响应文件将被视为无效文件，且供应商不得通过修正或撤消不合要求的偏离从而使其报价文件成为实质上响应谈判文件重新递交响应文件。</w:t>
            </w:r>
          </w:p>
          <w:p w14:paraId="699BCB0A">
            <w:pPr>
              <w:spacing w:line="360" w:lineRule="auto"/>
              <w:ind w:firstLine="482"/>
              <w:rPr>
                <w:rFonts w:hint="eastAsia" w:ascii="仿宋" w:hAnsi="仿宋" w:eastAsia="仿宋" w:cs="仿宋"/>
                <w:b/>
                <w:kern w:val="0"/>
                <w:sz w:val="21"/>
              </w:rPr>
            </w:pPr>
            <w:r>
              <w:rPr>
                <w:rFonts w:hint="eastAsia" w:ascii="仿宋" w:hAnsi="仿宋" w:eastAsia="仿宋" w:cs="仿宋"/>
                <w:b/>
                <w:kern w:val="0"/>
                <w:sz w:val="21"/>
              </w:rPr>
              <w:t>终止谈判依据：</w:t>
            </w:r>
          </w:p>
          <w:p w14:paraId="18C92031">
            <w:pPr>
              <w:spacing w:line="360" w:lineRule="auto"/>
              <w:ind w:firstLine="480"/>
              <w:rPr>
                <w:rFonts w:hint="eastAsia" w:ascii="仿宋" w:hAnsi="仿宋" w:eastAsia="仿宋" w:cs="仿宋"/>
                <w:sz w:val="21"/>
              </w:rPr>
            </w:pPr>
            <w:r>
              <w:rPr>
                <w:rFonts w:hint="eastAsia" w:ascii="仿宋" w:hAnsi="仿宋" w:eastAsia="仿宋" w:cs="仿宋"/>
                <w:sz w:val="21"/>
              </w:rPr>
              <w:t>（1）因重大变故，采购任务取消的；</w:t>
            </w:r>
          </w:p>
          <w:p w14:paraId="76E4BE4E">
            <w:pPr>
              <w:spacing w:line="360" w:lineRule="auto"/>
              <w:ind w:firstLine="480"/>
              <w:rPr>
                <w:rFonts w:hint="eastAsia" w:ascii="仿宋" w:hAnsi="仿宋" w:eastAsia="仿宋" w:cs="仿宋"/>
                <w:sz w:val="21"/>
              </w:rPr>
            </w:pPr>
            <w:r>
              <w:rPr>
                <w:rFonts w:hint="eastAsia" w:ascii="仿宋" w:hAnsi="仿宋" w:eastAsia="仿宋" w:cs="仿宋"/>
                <w:sz w:val="21"/>
              </w:rPr>
              <w:t>（2）出现违反《</w:t>
            </w:r>
            <w:r>
              <w:rPr>
                <w:rFonts w:hint="eastAsia" w:ascii="仿宋" w:hAnsi="仿宋" w:eastAsia="仿宋" w:cs="仿宋"/>
                <w:sz w:val="21"/>
                <w:lang w:eastAsia="zh-CN"/>
              </w:rPr>
              <w:t>南京三方化工设备监理有限公司</w:t>
            </w:r>
            <w:r>
              <w:rPr>
                <w:rFonts w:hint="eastAsia" w:ascii="仿宋" w:hAnsi="仿宋" w:eastAsia="仿宋" w:cs="仿宋"/>
                <w:sz w:val="21"/>
              </w:rPr>
              <w:t>采购管理规定》、《</w:t>
            </w:r>
            <w:r>
              <w:rPr>
                <w:rFonts w:hint="eastAsia" w:ascii="仿宋" w:hAnsi="仿宋" w:eastAsia="仿宋" w:cs="仿宋"/>
                <w:sz w:val="21"/>
                <w:lang w:eastAsia="zh-CN"/>
              </w:rPr>
              <w:t>南京三方化工设备监理有限公司</w:t>
            </w:r>
            <w:r>
              <w:rPr>
                <w:rFonts w:hint="eastAsia" w:ascii="仿宋" w:hAnsi="仿宋" w:eastAsia="仿宋" w:cs="仿宋"/>
                <w:sz w:val="21"/>
              </w:rPr>
              <w:t>非招标采购管理办法》、《</w:t>
            </w:r>
            <w:r>
              <w:rPr>
                <w:rFonts w:hint="eastAsia" w:ascii="仿宋" w:hAnsi="仿宋" w:eastAsia="仿宋" w:cs="仿宋"/>
                <w:sz w:val="21"/>
                <w:lang w:eastAsia="zh-CN"/>
              </w:rPr>
              <w:t>南京三方化工设备监理有限公司</w:t>
            </w:r>
            <w:r>
              <w:rPr>
                <w:rFonts w:hint="eastAsia" w:ascii="仿宋" w:hAnsi="仿宋" w:eastAsia="仿宋" w:cs="仿宋"/>
                <w:sz w:val="21"/>
              </w:rPr>
              <w:t>招标管理办法》以及其他法律法规规定的；</w:t>
            </w:r>
          </w:p>
          <w:p w14:paraId="4065B39E">
            <w:pPr>
              <w:spacing w:line="360" w:lineRule="auto"/>
              <w:ind w:firstLine="359" w:firstLineChars="171"/>
              <w:rPr>
                <w:rFonts w:hint="eastAsia" w:ascii="仿宋" w:hAnsi="仿宋" w:eastAsia="仿宋" w:cs="仿宋"/>
                <w:kern w:val="0"/>
                <w:sz w:val="21"/>
                <w:lang w:eastAsia="zh-CN"/>
              </w:rPr>
            </w:pPr>
            <w:r>
              <w:rPr>
                <w:rFonts w:hint="eastAsia" w:ascii="仿宋" w:hAnsi="仿宋" w:eastAsia="仿宋" w:cs="仿宋"/>
                <w:sz w:val="21"/>
              </w:rPr>
              <w:t>（3）报价人的报价均超过了采购预算，采购单位不能支付的</w:t>
            </w:r>
            <w:r>
              <w:rPr>
                <w:rFonts w:hint="eastAsia" w:ascii="仿宋" w:hAnsi="仿宋" w:eastAsia="仿宋" w:cs="仿宋"/>
                <w:sz w:val="21"/>
                <w:lang w:eastAsia="zh-CN"/>
              </w:rPr>
              <w:t>。</w:t>
            </w:r>
          </w:p>
        </w:tc>
      </w:tr>
      <w:tr w14:paraId="279AB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jc w:val="center"/>
        </w:trPr>
        <w:tc>
          <w:tcPr>
            <w:tcW w:w="1030" w:type="dxa"/>
            <w:vAlign w:val="center"/>
          </w:tcPr>
          <w:p w14:paraId="13B09F7E">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5.2</w:t>
            </w:r>
          </w:p>
        </w:tc>
        <w:tc>
          <w:tcPr>
            <w:tcW w:w="1984" w:type="dxa"/>
            <w:vAlign w:val="center"/>
          </w:tcPr>
          <w:p w14:paraId="79E36462">
            <w:pPr>
              <w:autoSpaceDE/>
              <w:autoSpaceDN/>
              <w:adjustRightInd/>
              <w:spacing w:line="360" w:lineRule="auto"/>
              <w:ind w:firstLine="0" w:firstLineChars="0"/>
              <w:jc w:val="both"/>
              <w:rPr>
                <w:rFonts w:hint="eastAsia" w:ascii="仿宋" w:hAnsi="仿宋" w:eastAsia="仿宋" w:cs="仿宋"/>
                <w:color w:val="FF0000"/>
                <w:sz w:val="21"/>
              </w:rPr>
            </w:pPr>
            <w:r>
              <w:rPr>
                <w:rFonts w:hint="eastAsia" w:ascii="仿宋" w:hAnsi="仿宋" w:eastAsia="仿宋" w:cs="仿宋"/>
                <w:sz w:val="21"/>
              </w:rPr>
              <w:t>合同授予</w:t>
            </w:r>
          </w:p>
        </w:tc>
        <w:tc>
          <w:tcPr>
            <w:tcW w:w="5833" w:type="dxa"/>
            <w:vAlign w:val="center"/>
          </w:tcPr>
          <w:p w14:paraId="238F0BF9">
            <w:pPr>
              <w:autoSpaceDE/>
              <w:autoSpaceDN/>
              <w:adjustRightInd/>
              <w:spacing w:line="360" w:lineRule="auto"/>
              <w:ind w:firstLine="0" w:firstLineChars="0"/>
              <w:jc w:val="both"/>
              <w:rPr>
                <w:rFonts w:hint="eastAsia" w:ascii="仿宋" w:hAnsi="仿宋" w:eastAsia="仿宋" w:cs="仿宋"/>
                <w:kern w:val="0"/>
                <w:sz w:val="21"/>
              </w:rPr>
            </w:pPr>
            <w:r>
              <w:rPr>
                <w:rFonts w:hint="eastAsia" w:ascii="仿宋" w:hAnsi="仿宋" w:eastAsia="仿宋" w:cs="仿宋"/>
                <w:b/>
                <w:sz w:val="21"/>
              </w:rPr>
              <w:t>成交通知：</w:t>
            </w:r>
            <w:r>
              <w:rPr>
                <w:rFonts w:hint="eastAsia" w:ascii="仿宋" w:hAnsi="仿宋" w:eastAsia="仿宋" w:cs="仿宋"/>
                <w:kern w:val="0"/>
                <w:sz w:val="21"/>
              </w:rPr>
              <w:t>在本项目规定的谈判有效期内，采购单位以书面形式向成交供货商发出成交通知书，同时将谈判结果通知其他供应商。</w:t>
            </w:r>
          </w:p>
          <w:p w14:paraId="41CB1969">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b/>
                <w:kern w:val="0"/>
                <w:sz w:val="21"/>
              </w:rPr>
              <w:t>签订合同：</w:t>
            </w:r>
            <w:r>
              <w:rPr>
                <w:rFonts w:hint="eastAsia" w:ascii="仿宋" w:hAnsi="仿宋" w:eastAsia="仿宋" w:cs="仿宋"/>
                <w:kern w:val="0"/>
                <w:sz w:val="21"/>
              </w:rPr>
              <w:t>采购单位和成交供货商应当自成交通知书发出之日起30天内，根据谈判文件和供货商的报价供应商的响应文件及澄清文件订立书面合同。供货商供应商无正当理由拒签合同的，采购单位取消其供货资格；给采购单位造成的损失的，供货商该供应商还应当予以赔偿。</w:t>
            </w:r>
          </w:p>
        </w:tc>
      </w:tr>
      <w:tr w14:paraId="1A5DD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jc w:val="center"/>
        </w:trPr>
        <w:tc>
          <w:tcPr>
            <w:tcW w:w="1030" w:type="dxa"/>
            <w:vAlign w:val="center"/>
          </w:tcPr>
          <w:p w14:paraId="753964B9">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6.</w:t>
            </w:r>
          </w:p>
        </w:tc>
        <w:tc>
          <w:tcPr>
            <w:tcW w:w="1984" w:type="dxa"/>
            <w:vAlign w:val="center"/>
          </w:tcPr>
          <w:p w14:paraId="35D9FF19">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纪律要求</w:t>
            </w:r>
          </w:p>
        </w:tc>
        <w:tc>
          <w:tcPr>
            <w:tcW w:w="5833" w:type="dxa"/>
            <w:vAlign w:val="center"/>
          </w:tcPr>
          <w:p w14:paraId="071C3F85">
            <w:pPr>
              <w:spacing w:line="360" w:lineRule="auto"/>
              <w:ind w:firstLine="0" w:firstLineChars="0"/>
              <w:rPr>
                <w:rFonts w:hint="eastAsia" w:ascii="仿宋" w:hAnsi="仿宋" w:eastAsia="仿宋" w:cs="仿宋"/>
                <w:kern w:val="0"/>
                <w:sz w:val="21"/>
              </w:rPr>
            </w:pPr>
            <w:r>
              <w:rPr>
                <w:rFonts w:hint="eastAsia" w:ascii="仿宋" w:hAnsi="仿宋" w:eastAsia="仿宋" w:cs="仿宋"/>
                <w:b/>
                <w:kern w:val="0"/>
                <w:sz w:val="21"/>
              </w:rPr>
              <w:t>对供应商的纪律要求</w:t>
            </w:r>
          </w:p>
          <w:p w14:paraId="4184AFEC">
            <w:pPr>
              <w:spacing w:line="360" w:lineRule="auto"/>
              <w:ind w:firstLine="480"/>
              <w:rPr>
                <w:rFonts w:hint="eastAsia" w:ascii="仿宋" w:hAnsi="仿宋" w:eastAsia="仿宋" w:cs="仿宋"/>
                <w:kern w:val="0"/>
                <w:sz w:val="21"/>
              </w:rPr>
            </w:pPr>
            <w:r>
              <w:rPr>
                <w:rFonts w:hint="eastAsia" w:ascii="仿宋" w:hAnsi="仿宋" w:eastAsia="仿宋" w:cs="仿宋"/>
                <w:kern w:val="0"/>
                <w:sz w:val="21"/>
              </w:rPr>
              <w:t>供应商之间不得相互串通参与谈判或者与采购单位相互串通，不得向采购单位或者谈判小组成员行贿谋取供货资格，不得以他人名义参与报价或者以其他方式弄虚作假骗取供货资格；供应商不得以任何方式干扰、影响谈判工作。</w:t>
            </w:r>
          </w:p>
        </w:tc>
      </w:tr>
      <w:tr w14:paraId="7AAF5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jc w:val="center"/>
        </w:trPr>
        <w:tc>
          <w:tcPr>
            <w:tcW w:w="1030" w:type="dxa"/>
            <w:vAlign w:val="center"/>
          </w:tcPr>
          <w:p w14:paraId="1C259016">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7.</w:t>
            </w:r>
          </w:p>
        </w:tc>
        <w:tc>
          <w:tcPr>
            <w:tcW w:w="1984" w:type="dxa"/>
            <w:vAlign w:val="center"/>
          </w:tcPr>
          <w:p w14:paraId="681549FF">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需要补充的其他内容</w:t>
            </w:r>
          </w:p>
        </w:tc>
        <w:tc>
          <w:tcPr>
            <w:tcW w:w="5833" w:type="dxa"/>
            <w:vAlign w:val="center"/>
          </w:tcPr>
          <w:p w14:paraId="13C4A9B6">
            <w:pPr>
              <w:spacing w:line="360" w:lineRule="auto"/>
              <w:ind w:firstLine="480"/>
              <w:rPr>
                <w:rFonts w:hint="eastAsia" w:ascii="仿宋" w:hAnsi="仿宋" w:eastAsia="仿宋" w:cs="仿宋"/>
                <w:sz w:val="21"/>
              </w:rPr>
            </w:pPr>
            <w:r>
              <w:rPr>
                <w:rFonts w:hint="eastAsia" w:ascii="仿宋" w:hAnsi="仿宋" w:eastAsia="仿宋" w:cs="仿宋"/>
                <w:kern w:val="0"/>
                <w:sz w:val="21"/>
              </w:rPr>
              <w:t>构成本谈判供应商响应文件的各个组成文件应互为解释，互为说明；如有不明确或不一致，构成合同文件组成内容的，以合同文件约定内容为准，且以专用合同条款约定的合同文件优先顺序解释；除谈判文件中有特别规定外，仅适用于采购谈判阶段的规定，按谈判邀请书、供应商须知、谈判办法、报价文件格式的先后顺序解释；同一组成文件中就同一事项的规定或约定不一致的，以编排顺序在后者为准；同一组成文件不同版本之间有不一致的，以形成时间在后者为准。按本款前述规定仍不能形成结论的，由采购单位负责解释。</w:t>
            </w:r>
          </w:p>
        </w:tc>
      </w:tr>
      <w:bookmarkEnd w:id="5"/>
    </w:tbl>
    <w:p w14:paraId="33D60DCE">
      <w:pPr>
        <w:widowControl/>
        <w:autoSpaceDE/>
        <w:autoSpaceDN/>
        <w:adjustRightInd/>
        <w:ind w:firstLine="0" w:firstLineChars="0"/>
        <w:rPr>
          <w:rFonts w:hint="eastAsia" w:ascii="仿宋" w:hAnsi="仿宋" w:eastAsia="仿宋" w:cs="仿宋"/>
          <w:b/>
          <w:kern w:val="0"/>
          <w:sz w:val="36"/>
          <w:szCs w:val="20"/>
        </w:rPr>
      </w:pPr>
      <w:bookmarkStart w:id="8" w:name="_Toc386441350"/>
      <w:bookmarkStart w:id="9" w:name="_Toc283294625"/>
      <w:r>
        <w:rPr>
          <w:rFonts w:hint="eastAsia" w:ascii="仿宋" w:hAnsi="仿宋" w:eastAsia="仿宋" w:cs="仿宋"/>
        </w:rPr>
        <w:br w:type="page"/>
      </w:r>
    </w:p>
    <w:p w14:paraId="35DC72CD">
      <w:pPr>
        <w:pStyle w:val="65"/>
        <w:snapToGrid w:val="0"/>
        <w:spacing w:line="348" w:lineRule="auto"/>
        <w:rPr>
          <w:rFonts w:hint="eastAsia" w:ascii="仿宋" w:hAnsi="仿宋" w:eastAsia="仿宋" w:cs="仿宋"/>
        </w:rPr>
      </w:pPr>
      <w:bookmarkStart w:id="10" w:name="_Toc144893930"/>
      <w:r>
        <w:rPr>
          <w:rFonts w:hint="eastAsia" w:ascii="仿宋" w:hAnsi="仿宋" w:eastAsia="仿宋" w:cs="仿宋"/>
        </w:rPr>
        <w:t>第三章 谈判办法</w:t>
      </w:r>
      <w:bookmarkEnd w:id="8"/>
      <w:bookmarkEnd w:id="9"/>
      <w:bookmarkEnd w:id="10"/>
    </w:p>
    <w:p w14:paraId="652CE994">
      <w:pPr>
        <w:widowControl/>
        <w:autoSpaceDE/>
        <w:autoSpaceDN/>
        <w:adjustRightInd/>
        <w:ind w:firstLine="0" w:firstLineChars="0"/>
        <w:rPr>
          <w:rFonts w:hint="eastAsia" w:ascii="仿宋" w:hAnsi="仿宋" w:eastAsia="仿宋" w:cs="仿宋"/>
          <w:b/>
          <w:bCs/>
          <w:color w:val="000000"/>
          <w:sz w:val="24"/>
        </w:rPr>
      </w:pPr>
      <w:bookmarkStart w:id="11" w:name="_Toc283294627"/>
    </w:p>
    <w:p w14:paraId="0709BB12">
      <w:pPr>
        <w:spacing w:line="389" w:lineRule="auto"/>
        <w:ind w:firstLine="482"/>
        <w:outlineLvl w:val="1"/>
        <w:rPr>
          <w:rFonts w:hint="eastAsia" w:ascii="仿宋" w:hAnsi="仿宋" w:eastAsia="仿宋" w:cs="仿宋"/>
          <w:b/>
          <w:sz w:val="24"/>
        </w:rPr>
      </w:pPr>
      <w:r>
        <w:rPr>
          <w:rFonts w:hint="eastAsia" w:ascii="仿宋" w:hAnsi="仿宋" w:eastAsia="仿宋" w:cs="仿宋"/>
          <w:b/>
          <w:kern w:val="0"/>
          <w:sz w:val="24"/>
        </w:rPr>
        <w:t>（一）谈判方法</w:t>
      </w:r>
    </w:p>
    <w:p w14:paraId="1B5A4F06">
      <w:pPr>
        <w:widowControl/>
        <w:spacing w:line="360" w:lineRule="auto"/>
        <w:ind w:firstLine="480"/>
        <w:rPr>
          <w:rFonts w:hint="eastAsia" w:ascii="仿宋" w:hAnsi="仿宋" w:eastAsia="仿宋" w:cs="仿宋"/>
          <w:kern w:val="0"/>
          <w:sz w:val="24"/>
        </w:rPr>
      </w:pPr>
      <w:r>
        <w:rPr>
          <w:rFonts w:hint="eastAsia" w:ascii="仿宋" w:hAnsi="仿宋" w:eastAsia="仿宋" w:cs="仿宋"/>
          <w:kern w:val="0"/>
          <w:sz w:val="24"/>
        </w:rPr>
        <w:t>1.本次谈判采用</w:t>
      </w:r>
      <w:r>
        <w:rPr>
          <w:rFonts w:hint="eastAsia" w:ascii="仿宋" w:hAnsi="仿宋" w:eastAsia="仿宋" w:cs="仿宋"/>
          <w:sz w:val="24"/>
          <w:u w:val="single"/>
        </w:rPr>
        <w:t>最低价法</w:t>
      </w:r>
      <w:r>
        <w:rPr>
          <w:rFonts w:hint="eastAsia" w:ascii="仿宋" w:hAnsi="仿宋" w:eastAsia="仿宋" w:cs="仿宋"/>
          <w:sz w:val="24"/>
        </w:rPr>
        <w:t>确定成交供应商</w:t>
      </w:r>
      <w:r>
        <w:rPr>
          <w:rFonts w:hint="eastAsia" w:ascii="仿宋" w:hAnsi="仿宋" w:eastAsia="仿宋" w:cs="仿宋"/>
          <w:kern w:val="0"/>
          <w:sz w:val="24"/>
        </w:rPr>
        <w:t>。</w:t>
      </w:r>
      <w:r>
        <w:rPr>
          <w:rFonts w:hint="eastAsia" w:ascii="仿宋" w:hAnsi="仿宋" w:eastAsia="仿宋" w:cs="仿宋"/>
          <w:sz w:val="24"/>
        </w:rPr>
        <w:t>本次谈判对满足技术、商务标准要求的供应商，进行价格谈判，供应商最低价者作为候选成交供应商。</w:t>
      </w:r>
    </w:p>
    <w:p w14:paraId="72965678">
      <w:pPr>
        <w:widowControl/>
        <w:spacing w:line="360" w:lineRule="auto"/>
        <w:ind w:firstLine="482"/>
        <w:outlineLvl w:val="1"/>
        <w:rPr>
          <w:rFonts w:hint="eastAsia" w:ascii="仿宋" w:hAnsi="仿宋" w:eastAsia="仿宋" w:cs="仿宋"/>
          <w:b/>
          <w:kern w:val="0"/>
          <w:sz w:val="24"/>
        </w:rPr>
      </w:pPr>
      <w:r>
        <w:rPr>
          <w:rFonts w:hint="eastAsia" w:ascii="仿宋" w:hAnsi="仿宋" w:eastAsia="仿宋" w:cs="仿宋"/>
          <w:b/>
          <w:kern w:val="0"/>
          <w:sz w:val="24"/>
        </w:rPr>
        <w:t>（二）评审标准</w:t>
      </w:r>
    </w:p>
    <w:p w14:paraId="0C8029C4">
      <w:pPr>
        <w:autoSpaceDE/>
        <w:autoSpaceDN/>
        <w:adjustRightInd/>
        <w:spacing w:line="360" w:lineRule="auto"/>
        <w:ind w:firstLine="482" w:firstLineChars="0"/>
        <w:jc w:val="both"/>
        <w:outlineLvl w:val="2"/>
        <w:rPr>
          <w:rFonts w:hint="eastAsia" w:ascii="仿宋" w:hAnsi="仿宋" w:eastAsia="仿宋" w:cs="仿宋"/>
          <w:b/>
          <w:sz w:val="24"/>
        </w:rPr>
      </w:pPr>
      <w:r>
        <w:rPr>
          <w:rFonts w:hint="eastAsia" w:ascii="仿宋" w:hAnsi="仿宋" w:eastAsia="仿宋" w:cs="仿宋"/>
          <w:b/>
          <w:sz w:val="24"/>
        </w:rPr>
        <w:t>1.初步评审标准</w:t>
      </w:r>
    </w:p>
    <w:p w14:paraId="2BCEF489">
      <w:pPr>
        <w:spacing w:line="360" w:lineRule="auto"/>
        <w:ind w:firstLine="480"/>
        <w:rPr>
          <w:rFonts w:hint="eastAsia" w:ascii="仿宋" w:hAnsi="仿宋" w:eastAsia="仿宋" w:cs="仿宋"/>
          <w:sz w:val="24"/>
        </w:rPr>
      </w:pPr>
      <w:r>
        <w:rPr>
          <w:rFonts w:hint="eastAsia" w:ascii="仿宋" w:hAnsi="仿宋" w:eastAsia="仿宋" w:cs="仿宋"/>
          <w:sz w:val="24"/>
        </w:rPr>
        <w:t>谈判小组对供应商提交的响应文件进行初步评审，初步评审中有一项未通过则否决其响应文件。</w:t>
      </w:r>
    </w:p>
    <w:p w14:paraId="3D87E551">
      <w:pPr>
        <w:spacing w:line="360" w:lineRule="auto"/>
        <w:ind w:firstLine="480"/>
        <w:rPr>
          <w:rFonts w:hint="eastAsia" w:ascii="仿宋" w:hAnsi="仿宋" w:eastAsia="仿宋" w:cs="仿宋"/>
          <w:sz w:val="24"/>
        </w:rPr>
      </w:pPr>
      <w:r>
        <w:rPr>
          <w:rFonts w:hint="eastAsia" w:ascii="仿宋" w:hAnsi="仿宋" w:eastAsia="仿宋" w:cs="仿宋"/>
          <w:sz w:val="24"/>
        </w:rPr>
        <w:t>1.1响应文件的报价有算术错误的，谈判小组按以下原则对报价进行修正，修正后的价格经供应商书面确认后具有约束力。供应商不接受修正价格的，其报价文件按无效处理。</w:t>
      </w:r>
    </w:p>
    <w:p w14:paraId="21751B16">
      <w:pPr>
        <w:spacing w:line="360" w:lineRule="auto"/>
        <w:ind w:firstLine="480"/>
        <w:rPr>
          <w:rFonts w:hint="eastAsia" w:ascii="仿宋" w:hAnsi="仿宋" w:eastAsia="仿宋" w:cs="仿宋"/>
          <w:sz w:val="24"/>
        </w:rPr>
      </w:pPr>
      <w:r>
        <w:rPr>
          <w:rFonts w:hint="eastAsia" w:ascii="仿宋" w:hAnsi="仿宋" w:eastAsia="仿宋" w:cs="仿宋"/>
          <w:sz w:val="24"/>
        </w:rPr>
        <w:t>（1）报价大写金额与小写金额不一致的，以大写金额为准；</w:t>
      </w:r>
    </w:p>
    <w:p w14:paraId="249CD97C">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（2）报价总价金额与其单价金额计算结果不一致的，以单价金额为准并修正总价，单价金额小数点有明显错误的除外。</w:t>
      </w:r>
    </w:p>
    <w:p w14:paraId="30503042">
      <w:pPr>
        <w:autoSpaceDE/>
        <w:autoSpaceDN/>
        <w:adjustRightInd/>
        <w:spacing w:line="360" w:lineRule="auto"/>
        <w:ind w:firstLine="482" w:firstLineChars="0"/>
        <w:jc w:val="both"/>
        <w:outlineLvl w:val="2"/>
        <w:rPr>
          <w:rFonts w:hint="eastAsia" w:ascii="仿宋" w:hAnsi="仿宋" w:eastAsia="仿宋" w:cs="仿宋"/>
          <w:b/>
          <w:sz w:val="24"/>
        </w:rPr>
      </w:pPr>
      <w:r>
        <w:rPr>
          <w:rFonts w:hint="eastAsia" w:ascii="仿宋" w:hAnsi="仿宋" w:eastAsia="仿宋" w:cs="仿宋"/>
          <w:b/>
          <w:sz w:val="24"/>
        </w:rPr>
        <w:t>2.价格评审标准</w:t>
      </w:r>
    </w:p>
    <w:p w14:paraId="0F580F06">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谈判小组对通过初步评审的供应商进行价格谈判，可以要求供应商进行多轮报价并要求所有供应商在规定时间内提出最终报价及有关澄清或承诺。谈判小组对所有供应商的最终报价由低到高进行排序（报价明显低于采购成本价的除外）。</w:t>
      </w:r>
    </w:p>
    <w:p w14:paraId="404511C0">
      <w:pPr>
        <w:autoSpaceDE/>
        <w:autoSpaceDN/>
        <w:adjustRightInd/>
        <w:spacing w:line="360" w:lineRule="auto"/>
        <w:ind w:firstLine="482" w:firstLineChars="0"/>
        <w:jc w:val="both"/>
        <w:outlineLvl w:val="2"/>
        <w:rPr>
          <w:rFonts w:hint="eastAsia" w:ascii="仿宋" w:hAnsi="仿宋" w:eastAsia="仿宋" w:cs="仿宋"/>
          <w:b/>
          <w:sz w:val="24"/>
        </w:rPr>
      </w:pPr>
      <w:r>
        <w:rPr>
          <w:rFonts w:hint="eastAsia" w:ascii="仿宋" w:hAnsi="仿宋" w:eastAsia="仿宋" w:cs="仿宋"/>
          <w:b/>
          <w:sz w:val="24"/>
        </w:rPr>
        <w:t>3.谈判结果</w:t>
      </w:r>
    </w:p>
    <w:p w14:paraId="34C6D1E9">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谈判小组依据谈判办法，结合详细评审结果，按照供应商报价从低到高推荐第1名作为本项目供货商。</w:t>
      </w:r>
      <w:r>
        <w:rPr>
          <w:rFonts w:hint="eastAsia" w:ascii="仿宋" w:hAnsi="仿宋" w:eastAsia="仿宋" w:cs="仿宋"/>
          <w:sz w:val="24"/>
          <w:u w:val="single"/>
        </w:rPr>
        <w:t>报价最低的</w:t>
      </w:r>
      <w:r>
        <w:rPr>
          <w:rFonts w:hint="eastAsia" w:ascii="仿宋" w:hAnsi="仿宋" w:eastAsia="仿宋" w:cs="仿宋"/>
          <w:sz w:val="24"/>
        </w:rPr>
        <w:t>优先推荐。承办部门根据候选供货商，报请公司批准确定供货商。</w:t>
      </w:r>
    </w:p>
    <w:p w14:paraId="4A6FA558">
      <w:pPr>
        <w:autoSpaceDE/>
        <w:autoSpaceDN/>
        <w:adjustRightInd/>
        <w:spacing w:line="360" w:lineRule="auto"/>
        <w:ind w:left="-143" w:leftChars="-68" w:firstLine="482" w:firstLineChars="0"/>
        <w:jc w:val="both"/>
        <w:outlineLvl w:val="1"/>
        <w:rPr>
          <w:rFonts w:hint="eastAsia" w:ascii="仿宋" w:hAnsi="仿宋" w:eastAsia="仿宋" w:cs="仿宋"/>
          <w:b/>
          <w:bCs/>
          <w:sz w:val="24"/>
        </w:rPr>
      </w:pPr>
      <w:r>
        <w:rPr>
          <w:rFonts w:hint="eastAsia" w:ascii="仿宋" w:hAnsi="仿宋" w:eastAsia="仿宋" w:cs="仿宋"/>
          <w:b/>
          <w:bCs/>
          <w:sz w:val="24"/>
        </w:rPr>
        <w:t>Ⅰ、初步评审</w:t>
      </w:r>
    </w:p>
    <w:tbl>
      <w:tblPr>
        <w:tblStyle w:val="88"/>
        <w:tblW w:w="4070"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665"/>
        <w:gridCol w:w="6356"/>
      </w:tblGrid>
      <w:tr w14:paraId="4C8470F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02" w:hRule="atLeast"/>
          <w:tblHeader/>
          <w:jc w:val="center"/>
        </w:trPr>
        <w:tc>
          <w:tcPr>
            <w:tcW w:w="5000" w:type="pct"/>
            <w:gridSpan w:val="2"/>
            <w:vAlign w:val="center"/>
          </w:tcPr>
          <w:p w14:paraId="382708AC">
            <w:pPr>
              <w:ind w:firstLine="480"/>
              <w:jc w:val="center"/>
              <w:rPr>
                <w:rFonts w:hint="eastAsia" w:ascii="仿宋" w:hAnsi="仿宋" w:eastAsia="仿宋" w:cs="仿宋"/>
                <w:sz w:val="24"/>
              </w:rPr>
            </w:pPr>
            <w:r>
              <w:rPr>
                <w:rFonts w:hint="eastAsia" w:ascii="仿宋" w:hAnsi="仿宋" w:eastAsia="仿宋" w:cs="仿宋"/>
                <w:sz w:val="24"/>
                <w:szCs w:val="24"/>
              </w:rPr>
              <w:t>评审标准</w:t>
            </w:r>
          </w:p>
        </w:tc>
      </w:tr>
      <w:tr w14:paraId="1AABFDF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08" w:hRule="atLeast"/>
          <w:jc w:val="center"/>
        </w:trPr>
        <w:tc>
          <w:tcPr>
            <w:tcW w:w="1038" w:type="pct"/>
            <w:vAlign w:val="center"/>
          </w:tcPr>
          <w:p w14:paraId="0FEDD22D">
            <w:pPr>
              <w:ind w:left="0" w:leftChars="0" w:right="-178" w:rightChars="-85" w:firstLine="0" w:firstLineChars="0"/>
              <w:jc w:val="center"/>
              <w:rPr>
                <w:rFonts w:hint="eastAsia" w:ascii="仿宋" w:hAnsi="仿宋" w:eastAsia="仿宋" w:cs="仿宋"/>
                <w:sz w:val="24"/>
              </w:rPr>
            </w:pPr>
            <w:r>
              <w:rPr>
                <w:rFonts w:hint="eastAsia" w:ascii="仿宋" w:hAnsi="仿宋" w:eastAsia="仿宋" w:cs="仿宋"/>
                <w:sz w:val="24"/>
              </w:rPr>
              <w:t>营业执照</w:t>
            </w:r>
          </w:p>
        </w:tc>
        <w:tc>
          <w:tcPr>
            <w:tcW w:w="3961" w:type="pct"/>
            <w:vAlign w:val="center"/>
          </w:tcPr>
          <w:p w14:paraId="31A4CF28">
            <w:pPr>
              <w:ind w:firstLine="480"/>
              <w:rPr>
                <w:rFonts w:hint="eastAsia" w:ascii="仿宋" w:hAnsi="仿宋" w:eastAsia="仿宋" w:cs="仿宋"/>
                <w:sz w:val="21"/>
                <w:szCs w:val="21"/>
              </w:rPr>
            </w:pPr>
            <w:r>
              <w:rPr>
                <w:rFonts w:hint="eastAsia" w:ascii="仿宋" w:hAnsi="仿宋" w:eastAsia="仿宋" w:cs="仿宋"/>
                <w:sz w:val="21"/>
                <w:szCs w:val="21"/>
              </w:rPr>
              <w:t>供应商名称一致、经营范围符合本项目采购需求、国内注册，具有独立承担民事责任能力的法人资格。</w:t>
            </w:r>
          </w:p>
        </w:tc>
      </w:tr>
      <w:tr w14:paraId="495C982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70" w:hRule="atLeast"/>
          <w:jc w:val="center"/>
        </w:trPr>
        <w:tc>
          <w:tcPr>
            <w:tcW w:w="1038" w:type="pct"/>
            <w:vAlign w:val="center"/>
          </w:tcPr>
          <w:p w14:paraId="533A8455">
            <w:pPr>
              <w:ind w:left="0" w:leftChars="0" w:right="-178" w:rightChars="-85" w:firstLine="0" w:firstLineChars="0"/>
              <w:jc w:val="center"/>
              <w:rPr>
                <w:rFonts w:hint="eastAsia" w:ascii="仿宋" w:hAnsi="仿宋" w:eastAsia="仿宋" w:cs="仿宋"/>
                <w:sz w:val="24"/>
              </w:rPr>
            </w:pPr>
            <w:r>
              <w:rPr>
                <w:rFonts w:hint="eastAsia" w:ascii="仿宋" w:hAnsi="仿宋" w:eastAsia="仿宋" w:cs="仿宋"/>
                <w:sz w:val="24"/>
              </w:rPr>
              <w:t>签字盖章</w:t>
            </w:r>
          </w:p>
        </w:tc>
        <w:tc>
          <w:tcPr>
            <w:tcW w:w="3961" w:type="pct"/>
            <w:vAlign w:val="center"/>
          </w:tcPr>
          <w:p w14:paraId="06F3930A">
            <w:pPr>
              <w:ind w:firstLine="480"/>
              <w:rPr>
                <w:rFonts w:hint="eastAsia" w:ascii="仿宋" w:hAnsi="仿宋" w:eastAsia="仿宋" w:cs="仿宋"/>
                <w:sz w:val="21"/>
                <w:szCs w:val="21"/>
              </w:rPr>
            </w:pPr>
            <w:r>
              <w:rPr>
                <w:rFonts w:hint="eastAsia" w:ascii="仿宋" w:hAnsi="仿宋" w:eastAsia="仿宋" w:cs="仿宋"/>
                <w:sz w:val="21"/>
                <w:szCs w:val="21"/>
              </w:rPr>
              <w:t>响应文件中需加盖公章、法定代表人签章及委托代理人签字处,严格按照谈判文件规定执行。</w:t>
            </w:r>
          </w:p>
        </w:tc>
      </w:tr>
      <w:tr w14:paraId="1CB5F8E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08" w:hRule="atLeast"/>
          <w:jc w:val="center"/>
        </w:trPr>
        <w:tc>
          <w:tcPr>
            <w:tcW w:w="1038" w:type="pct"/>
            <w:vAlign w:val="center"/>
          </w:tcPr>
          <w:p w14:paraId="00463936">
            <w:pPr>
              <w:ind w:left="0" w:leftChars="0" w:right="-178" w:rightChars="-85" w:firstLine="0" w:firstLineChars="0"/>
              <w:jc w:val="center"/>
              <w:rPr>
                <w:rFonts w:hint="eastAsia" w:ascii="仿宋" w:hAnsi="仿宋" w:eastAsia="仿宋" w:cs="仿宋"/>
                <w:sz w:val="24"/>
              </w:rPr>
            </w:pPr>
            <w:r>
              <w:rPr>
                <w:rFonts w:hint="eastAsia" w:ascii="仿宋" w:hAnsi="仿宋" w:eastAsia="仿宋" w:cs="仿宋"/>
                <w:sz w:val="24"/>
              </w:rPr>
              <w:t>资质文件</w:t>
            </w:r>
          </w:p>
        </w:tc>
        <w:tc>
          <w:tcPr>
            <w:tcW w:w="3961" w:type="pct"/>
            <w:vAlign w:val="center"/>
          </w:tcPr>
          <w:p w14:paraId="210D77B4">
            <w:pPr>
              <w:ind w:firstLine="480"/>
              <w:rPr>
                <w:rFonts w:hint="eastAsia" w:ascii="仿宋" w:hAnsi="仿宋" w:eastAsia="仿宋" w:cs="仿宋"/>
                <w:kern w:val="2"/>
                <w:sz w:val="21"/>
                <w:szCs w:val="21"/>
                <w:lang w:eastAsia="zh-CN"/>
              </w:rPr>
            </w:pPr>
            <w:r>
              <w:rPr>
                <w:rFonts w:hint="eastAsia" w:ascii="仿宋" w:hAnsi="仿宋" w:eastAsia="仿宋" w:cs="仿宋"/>
                <w:kern w:val="0"/>
                <w:sz w:val="21"/>
                <w:szCs w:val="21"/>
              </w:rPr>
              <w:t>需提供</w:t>
            </w:r>
            <w:r>
              <w:rPr>
                <w:rFonts w:hint="eastAsia" w:ascii="仿宋" w:hAnsi="仿宋" w:eastAsia="仿宋" w:cs="仿宋"/>
                <w:kern w:val="2"/>
                <w:sz w:val="21"/>
                <w:szCs w:val="21"/>
                <w:lang w:val="en-US" w:eastAsia="zh-CN"/>
              </w:rPr>
              <w:t>软件开发</w:t>
            </w:r>
            <w:r>
              <w:rPr>
                <w:rFonts w:hint="eastAsia" w:ascii="仿宋" w:hAnsi="仿宋" w:eastAsia="仿宋" w:cs="仿宋"/>
                <w:kern w:val="0"/>
                <w:sz w:val="21"/>
                <w:szCs w:val="21"/>
              </w:rPr>
              <w:t>所需相应资质</w:t>
            </w:r>
            <w:r>
              <w:rPr>
                <w:rFonts w:hint="eastAsia" w:ascii="仿宋" w:hAnsi="仿宋" w:eastAsia="仿宋" w:cs="仿宋"/>
                <w:kern w:val="2"/>
                <w:sz w:val="21"/>
                <w:szCs w:val="21"/>
                <w:lang w:eastAsia="zh-CN"/>
              </w:rPr>
              <w:t>，</w:t>
            </w:r>
            <w:r>
              <w:rPr>
                <w:rFonts w:hint="eastAsia" w:ascii="仿宋" w:hAnsi="仿宋" w:eastAsia="仿宋" w:cs="仿宋"/>
                <w:kern w:val="2"/>
                <w:sz w:val="21"/>
                <w:szCs w:val="21"/>
                <w:lang w:val="en-US" w:eastAsia="zh-CN"/>
              </w:rPr>
              <w:t>并拥有完善的软件开发、测试和项目管理体系，具备一定数量从事软件开发、测试、管理的专业技术人员。</w:t>
            </w:r>
          </w:p>
        </w:tc>
      </w:tr>
      <w:tr w14:paraId="6491BD4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1038" w:type="pct"/>
            <w:vAlign w:val="center"/>
          </w:tcPr>
          <w:p w14:paraId="66795376">
            <w:pPr>
              <w:ind w:left="0" w:leftChars="0" w:right="-178" w:rightChars="-85" w:firstLine="0" w:firstLineChars="0"/>
              <w:jc w:val="center"/>
              <w:rPr>
                <w:rFonts w:hint="eastAsia" w:ascii="仿宋" w:hAnsi="仿宋" w:eastAsia="仿宋" w:cs="仿宋"/>
                <w:sz w:val="24"/>
                <w:lang w:val="en-US" w:eastAsia="zh-CN"/>
              </w:rPr>
            </w:pPr>
            <w:r>
              <w:rPr>
                <w:rFonts w:hint="eastAsia" w:ascii="仿宋" w:hAnsi="仿宋" w:eastAsia="仿宋" w:cs="仿宋"/>
                <w:sz w:val="24"/>
                <w:lang w:val="en-US" w:eastAsia="zh-CN"/>
              </w:rPr>
              <w:t>业绩要求</w:t>
            </w:r>
          </w:p>
        </w:tc>
        <w:tc>
          <w:tcPr>
            <w:tcW w:w="3961" w:type="pct"/>
            <w:vAlign w:val="center"/>
          </w:tcPr>
          <w:p w14:paraId="05590FDE">
            <w:pPr>
              <w:ind w:firstLine="480"/>
              <w:jc w:val="left"/>
              <w:rPr>
                <w:rFonts w:hint="eastAsia" w:ascii="仿宋" w:hAnsi="仿宋" w:eastAsia="仿宋" w:cs="仿宋"/>
                <w:spacing w:val="0"/>
                <w:kern w:val="2"/>
                <w:sz w:val="21"/>
                <w:szCs w:val="21"/>
                <w:lang w:val="en-US" w:eastAsia="zh-CN"/>
              </w:rPr>
            </w:pPr>
            <w:r>
              <w:rPr>
                <w:rFonts w:hint="eastAsia" w:ascii="仿宋" w:hAnsi="仿宋" w:eastAsia="仿宋" w:cs="仿宋"/>
                <w:kern w:val="2"/>
                <w:sz w:val="21"/>
                <w:szCs w:val="21"/>
                <w:lang w:val="en-US" w:eastAsia="zh-CN"/>
              </w:rPr>
              <w:t>供应商具有3年以上的软件开发或相关服务业绩，如承接过类似项目，熟悉相关业务流程。</w:t>
            </w:r>
          </w:p>
        </w:tc>
      </w:tr>
      <w:tr w14:paraId="1139052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38" w:type="pct"/>
            <w:vAlign w:val="center"/>
          </w:tcPr>
          <w:p w14:paraId="32E027D1">
            <w:pPr>
              <w:ind w:left="0" w:leftChars="0" w:right="-178" w:rightChars="-85" w:firstLine="0" w:firstLineChars="0"/>
              <w:jc w:val="center"/>
              <w:rPr>
                <w:rFonts w:hint="eastAsia" w:ascii="仿宋" w:hAnsi="仿宋" w:eastAsia="仿宋" w:cs="仿宋"/>
                <w:sz w:val="24"/>
              </w:rPr>
            </w:pPr>
            <w:r>
              <w:rPr>
                <w:rFonts w:hint="eastAsia" w:ascii="仿宋" w:hAnsi="仿宋" w:eastAsia="仿宋" w:cs="仿宋"/>
                <w:sz w:val="24"/>
              </w:rPr>
              <w:t>供应商承诺</w:t>
            </w:r>
          </w:p>
        </w:tc>
        <w:tc>
          <w:tcPr>
            <w:tcW w:w="3961" w:type="pct"/>
            <w:vAlign w:val="center"/>
          </w:tcPr>
          <w:p w14:paraId="5C645C62">
            <w:pPr>
              <w:ind w:firstLine="480"/>
              <w:jc w:val="left"/>
              <w:rPr>
                <w:rFonts w:hint="eastAsia" w:ascii="仿宋" w:hAnsi="仿宋" w:eastAsia="仿宋" w:cs="仿宋"/>
                <w:sz w:val="21"/>
                <w:szCs w:val="21"/>
                <w:lang w:eastAsia="zh-CN"/>
              </w:rPr>
            </w:pPr>
            <w:r>
              <w:rPr>
                <w:rFonts w:hint="eastAsia" w:ascii="仿宋" w:hAnsi="仿宋" w:eastAsia="仿宋" w:cs="仿宋"/>
                <w:sz w:val="21"/>
                <w:szCs w:val="21"/>
              </w:rPr>
              <w:t>软件公司提供的人员配置及入厂时间</w:t>
            </w:r>
            <w:r>
              <w:rPr>
                <w:rFonts w:hint="eastAsia" w:ascii="仿宋" w:hAnsi="仿宋" w:eastAsia="仿宋" w:cs="仿宋"/>
                <w:sz w:val="21"/>
                <w:szCs w:val="21"/>
                <w:lang w:eastAsia="zh-CN"/>
              </w:rPr>
              <w:t>、</w:t>
            </w:r>
            <w:r>
              <w:rPr>
                <w:rFonts w:hint="eastAsia" w:ascii="仿宋" w:hAnsi="仿宋" w:eastAsia="仿宋" w:cs="仿宋"/>
                <w:sz w:val="21"/>
                <w:szCs w:val="21"/>
              </w:rPr>
              <w:t>开发维护参与度、需要求沟通积极性、便捷性技术方案完备合理性</w:t>
            </w:r>
            <w:r>
              <w:rPr>
                <w:rFonts w:hint="eastAsia" w:ascii="仿宋" w:hAnsi="仿宋" w:eastAsia="仿宋" w:cs="仿宋"/>
                <w:sz w:val="21"/>
                <w:szCs w:val="21"/>
                <w:lang w:eastAsia="zh-CN"/>
              </w:rPr>
              <w:t>、付款意向。</w:t>
            </w:r>
          </w:p>
        </w:tc>
      </w:tr>
      <w:tr w14:paraId="78C7196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08" w:hRule="atLeast"/>
          <w:jc w:val="center"/>
        </w:trPr>
        <w:tc>
          <w:tcPr>
            <w:tcW w:w="1038" w:type="pct"/>
            <w:vAlign w:val="center"/>
          </w:tcPr>
          <w:p w14:paraId="53886690">
            <w:pPr>
              <w:ind w:left="0" w:leftChars="0" w:right="-178" w:rightChars="-85" w:firstLine="0" w:firstLineChars="0"/>
              <w:jc w:val="center"/>
              <w:rPr>
                <w:rFonts w:hint="eastAsia" w:ascii="仿宋" w:hAnsi="仿宋" w:eastAsia="仿宋" w:cs="仿宋"/>
                <w:sz w:val="24"/>
              </w:rPr>
            </w:pPr>
            <w:r>
              <w:rPr>
                <w:rFonts w:hint="eastAsia" w:ascii="仿宋" w:hAnsi="仿宋" w:eastAsia="仿宋" w:cs="仿宋"/>
                <w:sz w:val="24"/>
              </w:rPr>
              <w:t>联合体要求</w:t>
            </w:r>
          </w:p>
        </w:tc>
        <w:tc>
          <w:tcPr>
            <w:tcW w:w="3961" w:type="pct"/>
            <w:vAlign w:val="center"/>
          </w:tcPr>
          <w:p w14:paraId="32D38CA3">
            <w:pPr>
              <w:ind w:firstLine="480"/>
              <w:jc w:val="left"/>
              <w:rPr>
                <w:rFonts w:hint="eastAsia" w:ascii="仿宋" w:hAnsi="仿宋" w:eastAsia="仿宋" w:cs="仿宋"/>
                <w:sz w:val="21"/>
                <w:szCs w:val="21"/>
              </w:rPr>
            </w:pPr>
            <w:r>
              <w:rPr>
                <w:rFonts w:hint="eastAsia" w:ascii="仿宋" w:hAnsi="仿宋" w:eastAsia="仿宋" w:cs="仿宋"/>
                <w:sz w:val="21"/>
                <w:szCs w:val="21"/>
              </w:rPr>
              <w:t>本次谈判不接受供应商联合体参与报价</w:t>
            </w:r>
          </w:p>
        </w:tc>
      </w:tr>
    </w:tbl>
    <w:p w14:paraId="0925D272">
      <w:pPr>
        <w:autoSpaceDE/>
        <w:autoSpaceDN/>
        <w:adjustRightInd/>
        <w:spacing w:line="360" w:lineRule="auto"/>
        <w:ind w:left="-143" w:leftChars="-68" w:firstLine="482" w:firstLineChars="0"/>
        <w:jc w:val="both"/>
        <w:rPr>
          <w:rFonts w:hint="eastAsia" w:ascii="仿宋" w:hAnsi="仿宋" w:eastAsia="仿宋" w:cs="仿宋"/>
          <w:b/>
          <w:bCs/>
          <w:sz w:val="24"/>
        </w:rPr>
      </w:pPr>
    </w:p>
    <w:p w14:paraId="0B070D0D">
      <w:pPr>
        <w:spacing w:line="360" w:lineRule="auto"/>
        <w:ind w:left="-143" w:leftChars="-68" w:firstLine="482"/>
        <w:outlineLvl w:val="1"/>
        <w:rPr>
          <w:rFonts w:hint="eastAsia" w:ascii="仿宋" w:hAnsi="仿宋" w:eastAsia="仿宋" w:cs="仿宋"/>
          <w:b/>
          <w:bCs/>
          <w:sz w:val="24"/>
        </w:rPr>
      </w:pPr>
      <w:bookmarkStart w:id="12" w:name="_Toc144893931"/>
      <w:r>
        <w:rPr>
          <w:rFonts w:hint="eastAsia" w:ascii="仿宋" w:hAnsi="仿宋" w:eastAsia="仿宋" w:cs="仿宋"/>
          <w:b/>
          <w:bCs/>
          <w:sz w:val="24"/>
        </w:rPr>
        <w:t>Ⅱ、价格评审</w:t>
      </w:r>
    </w:p>
    <w:p w14:paraId="288C5097">
      <w:pPr>
        <w:autoSpaceDE/>
        <w:autoSpaceDN/>
        <w:adjustRightInd/>
        <w:spacing w:line="360" w:lineRule="auto"/>
        <w:ind w:left="-143" w:leftChars="-68" w:firstLine="482" w:firstLineChars="0"/>
        <w:jc w:val="both"/>
        <w:rPr>
          <w:rFonts w:hint="eastAsia" w:ascii="仿宋" w:hAnsi="仿宋" w:eastAsia="仿宋" w:cs="仿宋"/>
          <w:sz w:val="24"/>
        </w:rPr>
      </w:pPr>
      <w:r>
        <w:rPr>
          <w:rFonts w:hint="eastAsia" w:ascii="仿宋" w:hAnsi="仿宋" w:eastAsia="仿宋" w:cs="仿宋"/>
          <w:sz w:val="24"/>
        </w:rPr>
        <w:t>对供应商最终报价从低到高进行排序，推荐1名候选成交供应商。</w:t>
      </w:r>
    </w:p>
    <w:p w14:paraId="29FC726B">
      <w:pPr>
        <w:autoSpaceDE/>
        <w:autoSpaceDN/>
        <w:adjustRightInd/>
        <w:spacing w:line="360" w:lineRule="auto"/>
        <w:ind w:left="-143" w:leftChars="-68" w:firstLine="482" w:firstLineChars="0"/>
        <w:jc w:val="both"/>
        <w:rPr>
          <w:rFonts w:hint="eastAsia" w:ascii="仿宋" w:hAnsi="仿宋" w:eastAsia="仿宋" w:cs="仿宋"/>
          <w:sz w:val="24"/>
        </w:rPr>
      </w:pPr>
    </w:p>
    <w:p w14:paraId="14A3FD7F">
      <w:pPr>
        <w:autoSpaceDE/>
        <w:autoSpaceDN/>
        <w:adjustRightInd/>
        <w:spacing w:line="360" w:lineRule="auto"/>
        <w:ind w:left="-143" w:leftChars="-68" w:firstLine="482" w:firstLineChars="0"/>
        <w:jc w:val="both"/>
        <w:rPr>
          <w:rFonts w:hint="eastAsia" w:ascii="仿宋" w:hAnsi="仿宋" w:eastAsia="仿宋" w:cs="仿宋"/>
          <w:sz w:val="24"/>
        </w:rPr>
      </w:pPr>
    </w:p>
    <w:p w14:paraId="278A57B0">
      <w:pPr>
        <w:autoSpaceDE/>
        <w:autoSpaceDN/>
        <w:adjustRightInd/>
        <w:spacing w:line="360" w:lineRule="auto"/>
        <w:ind w:left="-143" w:leftChars="-68" w:firstLine="482" w:firstLineChars="0"/>
        <w:jc w:val="both"/>
        <w:rPr>
          <w:rFonts w:hint="eastAsia" w:ascii="仿宋" w:hAnsi="仿宋" w:eastAsia="仿宋" w:cs="仿宋"/>
          <w:sz w:val="24"/>
        </w:rPr>
      </w:pPr>
    </w:p>
    <w:p w14:paraId="6DC89BC1">
      <w:pPr>
        <w:autoSpaceDE/>
        <w:autoSpaceDN/>
        <w:adjustRightInd/>
        <w:spacing w:line="360" w:lineRule="auto"/>
        <w:ind w:left="-143" w:leftChars="-68" w:firstLine="482" w:firstLineChars="0"/>
        <w:jc w:val="both"/>
        <w:rPr>
          <w:rFonts w:hint="eastAsia" w:ascii="仿宋" w:hAnsi="仿宋" w:eastAsia="仿宋" w:cs="仿宋"/>
          <w:sz w:val="24"/>
        </w:rPr>
      </w:pPr>
    </w:p>
    <w:p w14:paraId="2FCDA75C">
      <w:pPr>
        <w:autoSpaceDE/>
        <w:autoSpaceDN/>
        <w:adjustRightInd/>
        <w:spacing w:line="360" w:lineRule="auto"/>
        <w:ind w:left="-143" w:leftChars="-68" w:firstLine="482" w:firstLineChars="0"/>
        <w:jc w:val="both"/>
        <w:rPr>
          <w:rFonts w:hint="eastAsia" w:ascii="仿宋" w:hAnsi="仿宋" w:eastAsia="仿宋" w:cs="仿宋"/>
          <w:sz w:val="24"/>
        </w:rPr>
      </w:pPr>
    </w:p>
    <w:p w14:paraId="2EBB0C45">
      <w:pPr>
        <w:autoSpaceDE/>
        <w:autoSpaceDN/>
        <w:adjustRightInd/>
        <w:spacing w:line="360" w:lineRule="auto"/>
        <w:ind w:left="-143" w:leftChars="-68" w:firstLine="482" w:firstLineChars="0"/>
        <w:jc w:val="both"/>
        <w:rPr>
          <w:rFonts w:hint="eastAsia" w:ascii="仿宋" w:hAnsi="仿宋" w:eastAsia="仿宋" w:cs="仿宋"/>
          <w:sz w:val="24"/>
        </w:rPr>
      </w:pPr>
    </w:p>
    <w:p w14:paraId="04081F54">
      <w:pPr>
        <w:autoSpaceDE/>
        <w:autoSpaceDN/>
        <w:adjustRightInd/>
        <w:spacing w:line="360" w:lineRule="auto"/>
        <w:ind w:left="-143" w:leftChars="-68" w:firstLine="482" w:firstLineChars="0"/>
        <w:jc w:val="both"/>
        <w:rPr>
          <w:rFonts w:hint="eastAsia" w:ascii="仿宋" w:hAnsi="仿宋" w:eastAsia="仿宋" w:cs="仿宋"/>
          <w:sz w:val="24"/>
        </w:rPr>
      </w:pPr>
    </w:p>
    <w:p w14:paraId="4124685C">
      <w:pPr>
        <w:autoSpaceDE/>
        <w:autoSpaceDN/>
        <w:adjustRightInd/>
        <w:spacing w:line="360" w:lineRule="auto"/>
        <w:ind w:left="-143" w:leftChars="-68" w:firstLine="482" w:firstLineChars="0"/>
        <w:jc w:val="both"/>
        <w:rPr>
          <w:rFonts w:hint="eastAsia" w:ascii="仿宋" w:hAnsi="仿宋" w:eastAsia="仿宋" w:cs="仿宋"/>
          <w:sz w:val="24"/>
        </w:rPr>
      </w:pPr>
    </w:p>
    <w:p w14:paraId="7DCA64F2">
      <w:pPr>
        <w:autoSpaceDE/>
        <w:autoSpaceDN/>
        <w:adjustRightInd/>
        <w:spacing w:line="360" w:lineRule="auto"/>
        <w:ind w:left="-143" w:leftChars="-68" w:firstLine="482" w:firstLineChars="0"/>
        <w:jc w:val="both"/>
        <w:rPr>
          <w:rFonts w:hint="eastAsia" w:ascii="仿宋" w:hAnsi="仿宋" w:eastAsia="仿宋" w:cs="仿宋"/>
          <w:sz w:val="24"/>
        </w:rPr>
      </w:pPr>
    </w:p>
    <w:p w14:paraId="541B56EE">
      <w:pPr>
        <w:autoSpaceDE/>
        <w:autoSpaceDN/>
        <w:adjustRightInd/>
        <w:spacing w:line="360" w:lineRule="auto"/>
        <w:ind w:left="-143" w:leftChars="-68" w:firstLine="482" w:firstLineChars="0"/>
        <w:jc w:val="both"/>
        <w:rPr>
          <w:rFonts w:hint="eastAsia" w:ascii="仿宋" w:hAnsi="仿宋" w:eastAsia="仿宋" w:cs="仿宋"/>
          <w:sz w:val="24"/>
        </w:rPr>
      </w:pPr>
    </w:p>
    <w:p w14:paraId="5E69D2AA">
      <w:pPr>
        <w:autoSpaceDE/>
        <w:autoSpaceDN/>
        <w:adjustRightInd/>
        <w:spacing w:line="360" w:lineRule="auto"/>
        <w:ind w:left="-143" w:leftChars="-68" w:firstLine="482" w:firstLineChars="0"/>
        <w:jc w:val="both"/>
        <w:rPr>
          <w:rFonts w:hint="eastAsia" w:ascii="仿宋" w:hAnsi="仿宋" w:eastAsia="仿宋" w:cs="仿宋"/>
          <w:sz w:val="24"/>
        </w:rPr>
      </w:pPr>
    </w:p>
    <w:p w14:paraId="479142F6">
      <w:pPr>
        <w:autoSpaceDE/>
        <w:autoSpaceDN/>
        <w:adjustRightInd/>
        <w:spacing w:line="360" w:lineRule="auto"/>
        <w:ind w:left="-143" w:leftChars="-68" w:firstLine="482" w:firstLineChars="0"/>
        <w:jc w:val="both"/>
        <w:rPr>
          <w:rFonts w:hint="eastAsia" w:ascii="仿宋" w:hAnsi="仿宋" w:eastAsia="仿宋" w:cs="仿宋"/>
          <w:sz w:val="24"/>
        </w:rPr>
      </w:pPr>
    </w:p>
    <w:p w14:paraId="09ADF42D">
      <w:pPr>
        <w:autoSpaceDE/>
        <w:autoSpaceDN/>
        <w:adjustRightInd/>
        <w:spacing w:line="360" w:lineRule="auto"/>
        <w:ind w:left="-143" w:leftChars="-68" w:firstLine="482" w:firstLineChars="0"/>
        <w:jc w:val="both"/>
        <w:rPr>
          <w:rFonts w:hint="eastAsia" w:ascii="仿宋" w:hAnsi="仿宋" w:eastAsia="仿宋" w:cs="仿宋"/>
          <w:sz w:val="24"/>
        </w:rPr>
      </w:pPr>
    </w:p>
    <w:p w14:paraId="17B9570B">
      <w:pPr>
        <w:autoSpaceDE/>
        <w:autoSpaceDN/>
        <w:adjustRightInd/>
        <w:spacing w:line="360" w:lineRule="auto"/>
        <w:ind w:left="-143" w:leftChars="-68" w:firstLine="482" w:firstLineChars="0"/>
        <w:jc w:val="both"/>
        <w:rPr>
          <w:rFonts w:hint="eastAsia" w:ascii="仿宋" w:hAnsi="仿宋" w:eastAsia="仿宋" w:cs="仿宋"/>
          <w:sz w:val="24"/>
        </w:rPr>
      </w:pPr>
    </w:p>
    <w:p w14:paraId="56910A55">
      <w:pPr>
        <w:autoSpaceDE/>
        <w:autoSpaceDN/>
        <w:adjustRightInd/>
        <w:spacing w:line="360" w:lineRule="auto"/>
        <w:ind w:left="-143" w:leftChars="-68" w:firstLine="482" w:firstLineChars="0"/>
        <w:jc w:val="both"/>
        <w:rPr>
          <w:rFonts w:hint="eastAsia" w:ascii="仿宋" w:hAnsi="仿宋" w:eastAsia="仿宋" w:cs="仿宋"/>
          <w:sz w:val="24"/>
        </w:rPr>
      </w:pPr>
    </w:p>
    <w:p w14:paraId="29833E6D">
      <w:pPr>
        <w:autoSpaceDE/>
        <w:autoSpaceDN/>
        <w:adjustRightInd/>
        <w:spacing w:line="360" w:lineRule="auto"/>
        <w:ind w:left="-143" w:leftChars="-68" w:firstLine="482" w:firstLineChars="0"/>
        <w:jc w:val="both"/>
        <w:rPr>
          <w:rFonts w:hint="eastAsia" w:ascii="仿宋" w:hAnsi="仿宋" w:eastAsia="仿宋" w:cs="仿宋"/>
          <w:sz w:val="24"/>
        </w:rPr>
      </w:pPr>
    </w:p>
    <w:p w14:paraId="61D5D055">
      <w:pPr>
        <w:autoSpaceDE/>
        <w:autoSpaceDN/>
        <w:adjustRightInd/>
        <w:spacing w:line="360" w:lineRule="auto"/>
        <w:ind w:left="-143" w:leftChars="-68" w:firstLine="482" w:firstLineChars="0"/>
        <w:jc w:val="both"/>
        <w:rPr>
          <w:rFonts w:hint="eastAsia" w:ascii="仿宋" w:hAnsi="仿宋" w:eastAsia="仿宋" w:cs="仿宋"/>
          <w:sz w:val="24"/>
        </w:rPr>
      </w:pPr>
    </w:p>
    <w:p w14:paraId="0DAF9CEE">
      <w:pPr>
        <w:autoSpaceDE/>
        <w:autoSpaceDN/>
        <w:adjustRightInd/>
        <w:spacing w:line="360" w:lineRule="auto"/>
        <w:ind w:left="-143" w:leftChars="-68" w:firstLine="482" w:firstLineChars="0"/>
        <w:jc w:val="both"/>
        <w:rPr>
          <w:rFonts w:hint="eastAsia" w:ascii="仿宋" w:hAnsi="仿宋" w:eastAsia="仿宋" w:cs="仿宋"/>
          <w:sz w:val="24"/>
        </w:rPr>
      </w:pPr>
    </w:p>
    <w:p w14:paraId="68F58A1C">
      <w:pPr>
        <w:snapToGrid w:val="0"/>
        <w:rPr>
          <w:rFonts w:hint="eastAsia" w:ascii="仿宋" w:hAnsi="仿宋" w:eastAsia="仿宋" w:cs="仿宋"/>
        </w:rPr>
      </w:pPr>
      <w:r>
        <w:rPr>
          <w:rFonts w:hint="eastAsia" w:ascii="仿宋" w:hAnsi="仿宋" w:eastAsia="仿宋" w:cs="仿宋"/>
        </w:rPr>
        <w:br w:type="page"/>
      </w:r>
    </w:p>
    <w:p w14:paraId="54BE4A3D">
      <w:pPr>
        <w:pStyle w:val="65"/>
        <w:snapToGrid w:val="0"/>
        <w:spacing w:line="348" w:lineRule="auto"/>
        <w:rPr>
          <w:rFonts w:hint="eastAsia" w:ascii="仿宋" w:hAnsi="仿宋" w:eastAsia="仿宋" w:cs="仿宋"/>
        </w:rPr>
      </w:pPr>
      <w:r>
        <w:rPr>
          <w:rFonts w:hint="eastAsia" w:ascii="仿宋" w:hAnsi="仿宋" w:eastAsia="仿宋" w:cs="仿宋"/>
        </w:rPr>
        <w:t>第四章</w:t>
      </w:r>
      <w:bookmarkEnd w:id="11"/>
      <w:bookmarkStart w:id="13" w:name="_Toc386441353"/>
      <w:bookmarkStart w:id="14" w:name="_Toc283294629"/>
      <w:bookmarkStart w:id="15" w:name="_Toc283294630"/>
      <w:r>
        <w:rPr>
          <w:rFonts w:hint="eastAsia" w:ascii="仿宋" w:hAnsi="仿宋" w:eastAsia="仿宋" w:cs="仿宋"/>
          <w:lang w:val="en-US" w:eastAsia="zh-CN"/>
        </w:rPr>
        <w:t xml:space="preserve"> </w:t>
      </w:r>
      <w:r>
        <w:rPr>
          <w:rFonts w:hint="eastAsia" w:ascii="仿宋" w:hAnsi="仿宋" w:eastAsia="仿宋" w:cs="仿宋"/>
        </w:rPr>
        <w:t>技术规格及要求</w:t>
      </w:r>
      <w:bookmarkEnd w:id="12"/>
    </w:p>
    <w:p w14:paraId="753E06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1"/>
        <w:rPr>
          <w:rFonts w:hint="eastAsia" w:ascii="仿宋" w:hAnsi="仿宋" w:eastAsia="仿宋" w:cs="仿宋"/>
          <w:b/>
          <w:bCs/>
          <w:spacing w:val="-7"/>
          <w:kern w:val="2"/>
          <w:sz w:val="24"/>
          <w:szCs w:val="24"/>
          <w:lang w:val="en-US" w:eastAsia="zh-CN" w:bidi="ar-SA"/>
        </w:rPr>
      </w:pPr>
      <w:ins w:id="109" w:author="不要说话" w:date="2026-02-24T10:40:08Z">
        <w:r>
          <w:rPr>
            <w:rFonts w:hint="eastAsia" w:ascii="仿宋" w:hAnsi="仿宋" w:eastAsia="仿宋" w:cs="仿宋"/>
            <w:b/>
            <w:bCs/>
            <w:spacing w:val="-7"/>
            <w:kern w:val="2"/>
            <w:sz w:val="24"/>
            <w:szCs w:val="24"/>
            <w:lang w:val="en-US" w:eastAsia="zh-CN" w:bidi="ar-SA"/>
          </w:rPr>
          <w:t>一</w:t>
        </w:r>
      </w:ins>
      <w:r>
        <w:rPr>
          <w:rFonts w:hint="eastAsia" w:ascii="仿宋" w:hAnsi="仿宋" w:eastAsia="仿宋" w:cs="仿宋"/>
          <w:b/>
          <w:bCs/>
          <w:spacing w:val="-7"/>
          <w:kern w:val="2"/>
          <w:sz w:val="24"/>
          <w:szCs w:val="24"/>
          <w:lang w:val="en-US" w:eastAsia="zh-CN" w:bidi="ar-SA"/>
        </w:rPr>
        <w:t>、</w:t>
      </w:r>
      <w:ins w:id="110" w:author="不要说话" w:date="2026-02-24T10:39:52Z">
        <w:r>
          <w:rPr>
            <w:rFonts w:hint="eastAsia" w:ascii="仿宋" w:hAnsi="仿宋" w:eastAsia="仿宋" w:cs="仿宋"/>
            <w:b/>
            <w:bCs/>
            <w:spacing w:val="-7"/>
            <w:kern w:val="2"/>
            <w:sz w:val="24"/>
            <w:szCs w:val="24"/>
            <w:lang w:val="en-US" w:eastAsia="zh-CN" w:bidi="ar-SA"/>
          </w:rPr>
          <w:t>经营分析</w:t>
        </w:r>
      </w:ins>
      <w:ins w:id="111" w:author="不要说话" w:date="2026-02-24T10:39:53Z">
        <w:r>
          <w:rPr>
            <w:rFonts w:hint="eastAsia" w:ascii="仿宋" w:hAnsi="仿宋" w:eastAsia="仿宋" w:cs="仿宋"/>
            <w:b/>
            <w:bCs/>
            <w:spacing w:val="-7"/>
            <w:kern w:val="2"/>
            <w:sz w:val="24"/>
            <w:szCs w:val="24"/>
            <w:lang w:val="en-US" w:eastAsia="zh-CN" w:bidi="ar-SA"/>
          </w:rPr>
          <w:t>与</w:t>
        </w:r>
      </w:ins>
      <w:ins w:id="112" w:author="不要说话" w:date="2026-02-24T10:39:56Z">
        <w:r>
          <w:rPr>
            <w:rFonts w:hint="eastAsia" w:ascii="仿宋" w:hAnsi="仿宋" w:eastAsia="仿宋" w:cs="仿宋"/>
            <w:b/>
            <w:bCs/>
            <w:spacing w:val="-7"/>
            <w:kern w:val="2"/>
            <w:sz w:val="24"/>
            <w:szCs w:val="24"/>
            <w:lang w:val="en-US" w:eastAsia="zh-CN" w:bidi="ar-SA"/>
          </w:rPr>
          <w:t>执行</w:t>
        </w:r>
      </w:ins>
      <w:ins w:id="113" w:author="不要说话" w:date="2026-03-25T09:28:54Z">
        <w:r>
          <w:rPr>
            <w:rFonts w:hint="eastAsia" w:ascii="仿宋" w:hAnsi="仿宋" w:eastAsia="仿宋" w:cs="仿宋"/>
            <w:b/>
            <w:bCs/>
            <w:spacing w:val="-7"/>
            <w:kern w:val="2"/>
            <w:sz w:val="24"/>
            <w:szCs w:val="24"/>
            <w:lang w:val="en-US" w:eastAsia="zh-CN" w:bidi="ar-SA"/>
          </w:rPr>
          <w:t>管理</w:t>
        </w:r>
      </w:ins>
      <w:ins w:id="114" w:author="不要说话" w:date="2026-02-24T10:39:35Z">
        <w:r>
          <w:rPr>
            <w:rFonts w:hint="eastAsia" w:ascii="仿宋" w:hAnsi="仿宋" w:eastAsia="仿宋" w:cs="仿宋"/>
            <w:b/>
            <w:bCs/>
            <w:spacing w:val="-7"/>
            <w:kern w:val="2"/>
            <w:sz w:val="24"/>
            <w:szCs w:val="24"/>
            <w:lang w:val="en-US" w:eastAsia="zh-CN" w:bidi="ar-SA"/>
          </w:rPr>
          <w:t>模块</w:t>
        </w:r>
      </w:ins>
      <w:ins w:id="115" w:author="不要说话" w:date="2026-03-25T09:42:42Z">
        <w:r>
          <w:rPr>
            <w:rFonts w:hint="eastAsia" w:ascii="仿宋" w:hAnsi="仿宋" w:eastAsia="仿宋" w:cs="仿宋"/>
            <w:b/>
            <w:bCs/>
            <w:spacing w:val="-7"/>
            <w:kern w:val="2"/>
            <w:sz w:val="24"/>
            <w:szCs w:val="24"/>
            <w:lang w:val="en-US" w:eastAsia="zh-CN" w:bidi="ar-SA"/>
          </w:rPr>
          <w:t>开发</w:t>
        </w:r>
      </w:ins>
      <w:r>
        <w:rPr>
          <w:rFonts w:hint="eastAsia" w:ascii="仿宋" w:hAnsi="仿宋" w:eastAsia="仿宋" w:cs="仿宋"/>
          <w:b/>
          <w:bCs/>
          <w:spacing w:val="-7"/>
          <w:kern w:val="2"/>
          <w:sz w:val="24"/>
          <w:szCs w:val="24"/>
          <w:lang w:val="en-US" w:eastAsia="zh-CN" w:bidi="ar-SA"/>
        </w:rPr>
        <w:t>要求</w:t>
      </w:r>
    </w:p>
    <w:p w14:paraId="53EB37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1、功能规格要求</w:t>
      </w:r>
    </w:p>
    <w:p w14:paraId="53EF1D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ins w:id="116" w:author="不要说话" w:date="2026-02-24T10:16:53Z"/>
          <w:rFonts w:hint="eastAsia" w:ascii="仿宋" w:hAnsi="仿宋" w:eastAsia="仿宋" w:cs="仿宋"/>
          <w:sz w:val="24"/>
          <w:szCs w:val="18"/>
          <w:lang w:val="en-US" w:eastAsia="zh-CN"/>
        </w:rPr>
      </w:pPr>
      <w:ins w:id="117" w:author="不要说话" w:date="2026-02-24T10:16:53Z">
        <w:r>
          <w:rPr>
            <w:rFonts w:hint="eastAsia" w:ascii="仿宋" w:hAnsi="仿宋" w:eastAsia="仿宋" w:cs="仿宋"/>
            <w:sz w:val="24"/>
            <w:szCs w:val="18"/>
            <w:lang w:val="en-US" w:eastAsia="zh-CN"/>
          </w:rPr>
          <w:t>（1）</w:t>
        </w:r>
      </w:ins>
      <w:ins w:id="118" w:author="不要说话" w:date="2026-03-25T10:44:25Z">
        <w:r>
          <w:rPr>
            <w:rFonts w:hint="eastAsia" w:ascii="仿宋" w:hAnsi="仿宋" w:eastAsia="仿宋" w:cs="仿宋"/>
            <w:sz w:val="24"/>
            <w:szCs w:val="18"/>
            <w:lang w:val="en-US" w:eastAsia="zh-CN"/>
          </w:rPr>
          <w:t>本项目功能范围、开发内容、交付边界，以报价单、采购文件、经双方确认的需求文档、原型图、会议纪要及本文件约定内容为准，上述文件互为补充，具有同等约束力。</w:t>
        </w:r>
      </w:ins>
    </w:p>
    <w:p w14:paraId="002384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ins w:id="119" w:author="不要说话" w:date="2026-02-24T10:16:53Z"/>
          <w:rFonts w:hint="eastAsia" w:ascii="仿宋" w:hAnsi="仿宋" w:eastAsia="仿宋" w:cs="仿宋"/>
          <w:sz w:val="24"/>
          <w:szCs w:val="18"/>
          <w:lang w:val="en-US" w:eastAsia="zh-CN"/>
        </w:rPr>
      </w:pPr>
      <w:ins w:id="120" w:author="不要说话" w:date="2026-02-24T10:16:53Z">
        <w:r>
          <w:rPr>
            <w:rFonts w:hint="eastAsia" w:ascii="仿宋" w:hAnsi="仿宋" w:eastAsia="仿宋" w:cs="仿宋"/>
            <w:sz w:val="24"/>
            <w:szCs w:val="18"/>
            <w:lang w:val="en-US" w:eastAsia="zh-CN"/>
          </w:rPr>
          <w:t>（2）</w:t>
        </w:r>
      </w:ins>
      <w:ins w:id="121" w:author="不要说话" w:date="2026-03-25T10:44:40Z">
        <w:r>
          <w:rPr>
            <w:rFonts w:hint="eastAsia" w:ascii="仿宋" w:hAnsi="仿宋" w:eastAsia="仿宋" w:cs="仿宋"/>
            <w:sz w:val="24"/>
            <w:szCs w:val="18"/>
            <w:lang w:val="en-US" w:eastAsia="zh-CN"/>
          </w:rPr>
          <w:t>乙方作为专业技术服务方，应基于甲方提出的业务目标和需求内容，履行专业分析、需求完善、功能补全、流程优化、交互完善、异常处理完善及配套功能补齐义务。凡属于实现已确认业务目标所必需的功能、逻辑、校验、提示、权限、日志、异常处理、数据联动、查询筛选、导入导出、统计展示等配套内容，均视为乙方应完成的工作范围，不另行增加费用，不作为顺延工期依据。</w:t>
        </w:r>
      </w:ins>
    </w:p>
    <w:p w14:paraId="1CF4E1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ins w:id="122" w:author="不要说话" w:date="2026-02-24T10:16:53Z"/>
          <w:rFonts w:hint="eastAsia" w:ascii="仿宋" w:hAnsi="仿宋" w:eastAsia="仿宋" w:cs="仿宋"/>
          <w:sz w:val="24"/>
          <w:szCs w:val="18"/>
          <w:lang w:val="en-US" w:eastAsia="zh-CN"/>
        </w:rPr>
      </w:pPr>
      <w:ins w:id="123" w:author="不要说话" w:date="2026-02-24T10:16:53Z">
        <w:r>
          <w:rPr>
            <w:rFonts w:hint="eastAsia" w:ascii="仿宋" w:hAnsi="仿宋" w:eastAsia="仿宋" w:cs="仿宋"/>
            <w:sz w:val="24"/>
            <w:szCs w:val="18"/>
            <w:lang w:val="en-US" w:eastAsia="zh-CN"/>
          </w:rPr>
          <w:t>（3）</w:t>
        </w:r>
      </w:ins>
      <w:ins w:id="124" w:author="不要说话" w:date="2026-03-25T10:45:04Z">
        <w:r>
          <w:rPr>
            <w:rFonts w:hint="eastAsia" w:ascii="仿宋" w:hAnsi="仿宋" w:eastAsia="仿宋" w:cs="仿宋"/>
            <w:sz w:val="24"/>
            <w:szCs w:val="18"/>
            <w:lang w:val="en-US" w:eastAsia="zh-CN"/>
          </w:rPr>
          <w:t>前款所称“功能补全、逻辑优化、配套完善”，仅限于实现已确认需求目标所必需的合理开发内容；如甲方新增业务模块、改变核心业务模式、重构主流程、增加原约定范围外的第三方系统集成、调整整体功能框架或新增重大统计分析口径的，属于需求变更，应按双方确认的变更流程执行，另行协商费用及工期。</w:t>
        </w:r>
      </w:ins>
    </w:p>
    <w:p w14:paraId="091676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ins w:id="125" w:author="不要说话" w:date="2026-03-25T10:45:37Z"/>
          <w:rFonts w:hint="eastAsia" w:ascii="仿宋" w:hAnsi="仿宋" w:eastAsia="仿宋" w:cs="仿宋"/>
          <w:sz w:val="24"/>
          <w:szCs w:val="18"/>
          <w:lang w:val="en-US" w:eastAsia="zh-CN"/>
        </w:rPr>
      </w:pPr>
      <w:ins w:id="126" w:author="不要说话" w:date="2026-02-24T10:16:53Z">
        <w:r>
          <w:rPr>
            <w:rFonts w:hint="eastAsia" w:ascii="仿宋" w:hAnsi="仿宋" w:eastAsia="仿宋" w:cs="仿宋"/>
            <w:sz w:val="24"/>
            <w:szCs w:val="18"/>
            <w:lang w:val="en-US" w:eastAsia="zh-CN"/>
          </w:rPr>
          <w:t>（4）</w:t>
        </w:r>
      </w:ins>
      <w:ins w:id="127" w:author="不要说话" w:date="2026-03-25T10:45:21Z">
        <w:r>
          <w:rPr>
            <w:rFonts w:hint="eastAsia" w:ascii="仿宋" w:hAnsi="仿宋" w:eastAsia="仿宋" w:cs="仿宋"/>
            <w:sz w:val="24"/>
            <w:szCs w:val="18"/>
            <w:lang w:val="en-US" w:eastAsia="zh-CN"/>
          </w:rPr>
          <w:t>合同签订前，乙方应配合甲方完成本次需求分析、需求澄清及实施边界梳理；合同签订后，乙方须依据甲方最终确认的在线需求文档，对全部功能点逐项进行工时预估，编制书面《开发进度计划表》《功能清单及排期表》，经甲方书面确认后作为项目实施及验收依据。</w:t>
        </w:r>
      </w:ins>
    </w:p>
    <w:p w14:paraId="3C1821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ins w:id="128" w:author="不要说话" w:date="2026-03-25T10:45:54Z"/>
          <w:rFonts w:hint="eastAsia" w:ascii="仿宋" w:hAnsi="仿宋" w:eastAsia="仿宋" w:cs="仿宋"/>
          <w:sz w:val="24"/>
          <w:szCs w:val="18"/>
          <w:lang w:val="en-US" w:eastAsia="zh-CN"/>
        </w:rPr>
      </w:pPr>
      <w:ins w:id="129" w:author="不要说话" w:date="2026-03-25T10:45:54Z">
        <w:r>
          <w:rPr>
            <w:rFonts w:hint="eastAsia" w:ascii="仿宋" w:hAnsi="仿宋" w:eastAsia="仿宋" w:cs="仿宋"/>
            <w:sz w:val="24"/>
            <w:szCs w:val="18"/>
            <w:lang w:val="en-US" w:eastAsia="zh-CN"/>
          </w:rPr>
          <w:t>（5）乙方不得以“需求未写明细节”“需求未明确页面表现”“常规功能未单独列出”等理由拒绝完成合理配套功能。</w:t>
        </w:r>
      </w:ins>
    </w:p>
    <w:p w14:paraId="483649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ins w:id="130" w:author="不要说话" w:date="2026-02-24T09:24:51Z"/>
          <w:rFonts w:hint="eastAsia" w:ascii="仿宋" w:hAnsi="仿宋" w:eastAsia="仿宋" w:cs="仿宋"/>
          <w:sz w:val="24"/>
          <w:szCs w:val="18"/>
          <w:lang w:val="en-US" w:eastAsia="zh-CN"/>
        </w:rPr>
      </w:pPr>
      <w:ins w:id="131" w:author="不要说话" w:date="2026-03-25T10:45:54Z">
        <w:r>
          <w:rPr>
            <w:rFonts w:hint="eastAsia" w:ascii="仿宋" w:hAnsi="仿宋" w:eastAsia="仿宋" w:cs="仿宋"/>
            <w:sz w:val="24"/>
            <w:szCs w:val="18"/>
            <w:lang w:val="en-US" w:eastAsia="zh-CN"/>
          </w:rPr>
          <w:t>（6）乙方应建立需求确认、版本冻结及变更管理机制。需求冻结后，如需调整，双方应就变更内容、影响范围、费用和工期进行书面确认，未经甲方书面确认，乙方不得据此主张费用增加或工期顺延。</w:t>
        </w:r>
      </w:ins>
    </w:p>
    <w:p w14:paraId="59104273">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性能规格要求</w:t>
      </w:r>
    </w:p>
    <w:p w14:paraId="0A77312C">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ins w:id="132" w:author="不要说话" w:date="2026-03-25T10:46:42Z"/>
          <w:rFonts w:hint="eastAsia" w:ascii="仿宋" w:hAnsi="仿宋" w:eastAsia="仿宋" w:cs="仿宋"/>
          <w:sz w:val="24"/>
          <w:szCs w:val="18"/>
          <w:lang w:val="en-US" w:eastAsia="zh-CN"/>
        </w:rPr>
      </w:pPr>
      <w:ins w:id="133" w:author="不要说话" w:date="2026-03-25T10:46:39Z">
        <w:r>
          <w:rPr>
            <w:rFonts w:hint="eastAsia" w:ascii="仿宋" w:hAnsi="仿宋" w:eastAsia="仿宋" w:cs="仿宋"/>
            <w:sz w:val="24"/>
            <w:szCs w:val="18"/>
            <w:lang w:val="en-US" w:eastAsia="zh-CN"/>
          </w:rPr>
          <w:t>系统应支持不少于500名并发在线用户稳定访问，并满足甲方核心业务场景下的使用需求。并发能力测试应基于双方确认的测试环境、测试模型和业务场景执行。</w:t>
        </w:r>
      </w:ins>
    </w:p>
    <w:p w14:paraId="448A0B9C">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ins w:id="134" w:author="不要说话" w:date="2026-03-25T10:47:20Z"/>
          <w:rFonts w:hint="eastAsia" w:ascii="仿宋" w:hAnsi="仿宋" w:eastAsia="仿宋" w:cs="仿宋"/>
          <w:sz w:val="24"/>
          <w:szCs w:val="18"/>
          <w:lang w:val="en-US" w:eastAsia="zh-CN"/>
        </w:rPr>
      </w:pPr>
      <w:ins w:id="135" w:author="不要说话" w:date="2026-03-25T10:47:11Z">
        <w:r>
          <w:rPr>
            <w:rFonts w:hint="eastAsia" w:ascii="仿宋" w:hAnsi="仿宋" w:eastAsia="仿宋" w:cs="仿宋"/>
            <w:sz w:val="24"/>
            <w:szCs w:val="18"/>
            <w:lang w:val="en-US" w:eastAsia="zh-CN"/>
          </w:rPr>
          <w:t>核心业务操作包括但不限于数据查询、新增、修改、删除、导入、导出、列表筛选、统计汇总等。上述核心操作在标准测试环境下应满足以下性能要求：</w:t>
        </w:r>
      </w:ins>
    </w:p>
    <w:p w14:paraId="550809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firstLine="420" w:firstLineChars="0"/>
        <w:textAlignment w:val="auto"/>
        <w:rPr>
          <w:ins w:id="136" w:author="不要说话" w:date="2026-03-25T10:47:27Z"/>
          <w:rFonts w:hint="eastAsia" w:ascii="仿宋" w:hAnsi="仿宋" w:eastAsia="仿宋" w:cs="仿宋"/>
          <w:sz w:val="24"/>
          <w:szCs w:val="18"/>
          <w:lang w:val="en-US" w:eastAsia="zh-CN"/>
        </w:rPr>
      </w:pPr>
      <w:ins w:id="137" w:author="不要说话" w:date="2026-03-25T10:47:27Z">
        <w:r>
          <w:rPr>
            <w:rFonts w:hint="eastAsia" w:ascii="仿宋" w:hAnsi="仿宋" w:eastAsia="仿宋" w:cs="仿宋"/>
            <w:sz w:val="24"/>
            <w:szCs w:val="18"/>
            <w:lang w:val="en-US" w:eastAsia="zh-CN"/>
          </w:rPr>
          <w:t>① 核心接口响应时间 P95≤1.5秒；</w:t>
        </w:r>
      </w:ins>
    </w:p>
    <w:p w14:paraId="7BBDD2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firstLine="420" w:firstLineChars="0"/>
        <w:textAlignment w:val="auto"/>
        <w:rPr>
          <w:ins w:id="138" w:author="不要说话" w:date="2026-03-25T10:47:36Z"/>
          <w:rFonts w:hint="eastAsia" w:ascii="仿宋" w:hAnsi="仿宋" w:eastAsia="仿宋" w:cs="仿宋"/>
          <w:sz w:val="24"/>
          <w:szCs w:val="18"/>
          <w:lang w:val="en-US" w:eastAsia="zh-CN"/>
        </w:rPr>
      </w:pPr>
      <w:ins w:id="139" w:author="不要说话" w:date="2026-03-25T10:47:27Z">
        <w:r>
          <w:rPr>
            <w:rFonts w:hint="eastAsia" w:ascii="仿宋" w:hAnsi="仿宋" w:eastAsia="仿宋" w:cs="仿宋"/>
            <w:sz w:val="24"/>
            <w:szCs w:val="18"/>
            <w:lang w:val="en-US" w:eastAsia="zh-CN"/>
          </w:rPr>
          <w:t>② 复杂查询、导入导出等大数据量操作响应时间或处理时长应符合双方确认的</w:t>
        </w:r>
      </w:ins>
    </w:p>
    <w:p w14:paraId="7DB76F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140" w:author="不要说话" w:date="2026-03-25T10:47:27Z"/>
          <w:rFonts w:hint="eastAsia" w:ascii="仿宋" w:hAnsi="仿宋" w:eastAsia="仿宋" w:cs="仿宋"/>
          <w:sz w:val="24"/>
          <w:szCs w:val="18"/>
          <w:lang w:val="en-US" w:eastAsia="zh-CN"/>
        </w:rPr>
      </w:pPr>
      <w:ins w:id="141" w:author="不要说话" w:date="2026-03-25T10:47:27Z">
        <w:r>
          <w:rPr>
            <w:rFonts w:hint="eastAsia" w:ascii="仿宋" w:hAnsi="仿宋" w:eastAsia="仿宋" w:cs="仿宋"/>
            <w:sz w:val="24"/>
            <w:szCs w:val="18"/>
            <w:lang w:val="en-US" w:eastAsia="zh-CN"/>
          </w:rPr>
          <w:t>专项性能标准；</w:t>
        </w:r>
      </w:ins>
    </w:p>
    <w:p w14:paraId="0D0605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142" w:author="不要说话" w:date="2026-03-25T10:47:39Z"/>
          <w:rFonts w:hint="eastAsia" w:ascii="仿宋" w:hAnsi="仿宋" w:eastAsia="仿宋" w:cs="仿宋"/>
          <w:sz w:val="24"/>
          <w:szCs w:val="18"/>
          <w:lang w:val="en-US" w:eastAsia="zh-CN"/>
        </w:rPr>
      </w:pPr>
      <w:ins w:id="143" w:author="不要说话" w:date="2026-03-25T10:47:27Z">
        <w:r>
          <w:rPr>
            <w:rFonts w:hint="eastAsia" w:ascii="仿宋" w:hAnsi="仿宋" w:eastAsia="仿宋" w:cs="仿宋"/>
            <w:sz w:val="24"/>
            <w:szCs w:val="18"/>
            <w:lang w:val="en-US" w:eastAsia="zh-CN"/>
          </w:rPr>
          <w:t>③ 不得出现因系统设计、程序缺陷或资源调度不合理导致的大面积卡顿、请求阻塞、</w:t>
        </w:r>
      </w:ins>
    </w:p>
    <w:p w14:paraId="1BB3F7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144" w:author="不要说话" w:date="2026-03-25T10:47:19Z"/>
          <w:rFonts w:hint="eastAsia" w:ascii="仿宋" w:hAnsi="仿宋" w:eastAsia="仿宋" w:cs="仿宋"/>
          <w:sz w:val="24"/>
          <w:szCs w:val="18"/>
          <w:lang w:val="en-US" w:eastAsia="zh-CN"/>
        </w:rPr>
      </w:pPr>
      <w:ins w:id="145" w:author="不要说话" w:date="2026-03-25T10:47:27Z">
        <w:r>
          <w:rPr>
            <w:rFonts w:hint="eastAsia" w:ascii="仿宋" w:hAnsi="仿宋" w:eastAsia="仿宋" w:cs="仿宋"/>
            <w:sz w:val="24"/>
            <w:szCs w:val="18"/>
            <w:lang w:val="en-US" w:eastAsia="zh-CN"/>
          </w:rPr>
          <w:t>异常超时或服务不可用。</w:t>
        </w:r>
      </w:ins>
    </w:p>
    <w:p w14:paraId="006F485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ins w:id="146" w:author="不要说话" w:date="2026-03-25T10:47:57Z"/>
          <w:rFonts w:hint="eastAsia" w:ascii="仿宋" w:hAnsi="仿宋" w:eastAsia="仿宋" w:cs="仿宋"/>
          <w:sz w:val="24"/>
          <w:szCs w:val="18"/>
          <w:lang w:val="en-US" w:eastAsia="zh-CN"/>
        </w:rPr>
      </w:pPr>
      <w:ins w:id="147" w:author="不要说话" w:date="2026-03-25T10:47:55Z">
        <w:r>
          <w:rPr>
            <w:rFonts w:hint="eastAsia" w:ascii="仿宋" w:hAnsi="仿宋" w:eastAsia="仿宋" w:cs="仿宋"/>
            <w:sz w:val="24"/>
            <w:szCs w:val="18"/>
            <w:lang w:val="en-US" w:eastAsia="zh-CN"/>
          </w:rPr>
          <w:t>系统年度可用性不低于99.9%，支持7×24小时稳定运行。年度可用性统计应以系统应用服务可访问、核心功能可正常使用为标准，并明确统计口径。</w:t>
        </w:r>
      </w:ins>
    </w:p>
    <w:p w14:paraId="7C94DF4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ins w:id="148" w:author="不要说话" w:date="2026-03-25T10:48:06Z"/>
          <w:rFonts w:hint="eastAsia" w:ascii="仿宋" w:hAnsi="仿宋" w:eastAsia="仿宋" w:cs="仿宋"/>
          <w:sz w:val="24"/>
          <w:szCs w:val="18"/>
          <w:lang w:val="en-US" w:eastAsia="zh-CN"/>
        </w:rPr>
      </w:pPr>
      <w:ins w:id="149" w:author="不要说话" w:date="2026-03-25T10:48:05Z">
        <w:r>
          <w:rPr>
            <w:rFonts w:hint="eastAsia" w:ascii="仿宋" w:hAnsi="仿宋" w:eastAsia="仿宋" w:cs="仿宋"/>
            <w:sz w:val="24"/>
            <w:szCs w:val="18"/>
            <w:lang w:val="en-US" w:eastAsia="zh-CN"/>
          </w:rPr>
          <w:t>高峰期服务器 CPU、内存等核心资源占用应处于合理区间，原则上峰值不高于80%；如因业务增长或数据规模扩大需进行资源扩容，乙方应提前提出容量评估和优化建议。</w:t>
        </w:r>
      </w:ins>
    </w:p>
    <w:p w14:paraId="23B91959">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ins w:id="150" w:author="不要说话" w:date="2026-03-25T10:48:15Z"/>
          <w:rFonts w:hint="eastAsia" w:ascii="仿宋" w:hAnsi="仿宋" w:eastAsia="仿宋" w:cs="仿宋"/>
          <w:sz w:val="24"/>
          <w:szCs w:val="18"/>
          <w:lang w:val="en-US" w:eastAsia="zh-CN"/>
        </w:rPr>
      </w:pPr>
      <w:ins w:id="151" w:author="不要说话" w:date="2026-03-25T10:48:14Z">
        <w:r>
          <w:rPr>
            <w:rFonts w:hint="eastAsia" w:ascii="仿宋" w:hAnsi="仿宋" w:eastAsia="仿宋" w:cs="仿宋"/>
            <w:sz w:val="24"/>
            <w:szCs w:val="18"/>
            <w:lang w:val="en-US" w:eastAsia="zh-CN"/>
          </w:rPr>
          <w:t>前述性能指标的测试环境、测试数据量、并发模型、压测工具、执行方法和达标判定标准，应由双方在测试前书面确认。</w:t>
        </w:r>
      </w:ins>
    </w:p>
    <w:p w14:paraId="481A28D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highlight w:val="none"/>
          <w:lang w:val="en-US" w:eastAsia="zh-CN"/>
        </w:rPr>
      </w:pPr>
      <w:ins w:id="152" w:author="不要说话" w:date="2026-03-25T11:01:58Z">
        <w:r>
          <w:rPr>
            <w:rFonts w:hint="eastAsia" w:ascii="仿宋" w:hAnsi="仿宋" w:eastAsia="仿宋" w:cs="仿宋"/>
            <w:sz w:val="24"/>
            <w:szCs w:val="18"/>
            <w:highlight w:val="none"/>
            <w:lang w:val="en-US" w:eastAsia="zh-CN"/>
          </w:rPr>
          <w:t>除不可抗力外，系统运行过程中发生服务中断、访问异常、性能下降、接口不可用、数据不同步等影响正常使用的情形，乙方均应承担及时响应、排查、修复、恢复及整改责任。即使问题涉及甲方基础设施、第三方平台或运营商网络，乙方仍应负责牵头开展技术排查、联调协同、应急处置和闭环解决，不得以此作为免责依据；因乙方系统架构设计、接口依赖管理、容灾机制、监控预警或异常处理不足导致故障扩大、恢复延迟或业务影响加重的，相关责任仍由乙方承担。</w:t>
        </w:r>
      </w:ins>
    </w:p>
    <w:p w14:paraId="13C067B4">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技术架构要求</w:t>
      </w:r>
    </w:p>
    <w:p w14:paraId="0D2C2315">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ins w:id="153" w:author="不要说话" w:date="2026-03-25T10:49:00Z"/>
          <w:rFonts w:hint="eastAsia" w:ascii="仿宋" w:hAnsi="仿宋" w:eastAsia="仿宋" w:cs="仿宋"/>
          <w:sz w:val="24"/>
          <w:szCs w:val="18"/>
          <w:lang w:val="en-US" w:eastAsia="zh-CN"/>
        </w:rPr>
      </w:pPr>
      <w:ins w:id="154" w:author="不要说话" w:date="2026-03-25T10:48:56Z">
        <w:r>
          <w:rPr>
            <w:rFonts w:hint="eastAsia" w:ascii="仿宋" w:hAnsi="仿宋" w:eastAsia="仿宋" w:cs="仿宋"/>
            <w:sz w:val="24"/>
            <w:szCs w:val="18"/>
            <w:lang w:val="en-US" w:eastAsia="zh-CN"/>
          </w:rPr>
          <w:t>系统应基于 Spring Cloud 分布式架构设计与开发，各服务拆分合理、边界清晰、职责明确，整体架构应具备高可用、可扩展、易维护、支持负载均衡及横向扩展等分布式系统特性。</w:t>
        </w:r>
      </w:ins>
    </w:p>
    <w:p w14:paraId="7BE5176E">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ins w:id="155" w:author="不要说话" w:date="2026-03-25T10:49:09Z"/>
          <w:rFonts w:hint="eastAsia" w:ascii="仿宋" w:hAnsi="仿宋" w:eastAsia="仿宋" w:cs="仿宋"/>
          <w:sz w:val="24"/>
          <w:szCs w:val="18"/>
          <w:lang w:val="en-US" w:eastAsia="zh-CN"/>
        </w:rPr>
      </w:pPr>
      <w:ins w:id="156" w:author="不要说话" w:date="2026-03-25T10:49:08Z">
        <w:r>
          <w:rPr>
            <w:rFonts w:hint="eastAsia" w:ascii="仿宋" w:hAnsi="仿宋" w:eastAsia="仿宋" w:cs="仿宋"/>
            <w:sz w:val="24"/>
            <w:szCs w:val="18"/>
            <w:lang w:val="en-US" w:eastAsia="zh-CN"/>
          </w:rPr>
          <w:t>后端采用 Java 语言开发，代码结构清晰、分层合理、命名规范，具备良好的可读性、可维护性和可扩展性；数据库采用 MySQL 8.0，支持事务处理、索引优化、备份恢复及数据安全存储。</w:t>
        </w:r>
      </w:ins>
    </w:p>
    <w:p w14:paraId="17F1AAAC">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ins w:id="157" w:author="不要说话" w:date="2026-03-25T10:49:17Z">
        <w:r>
          <w:rPr>
            <w:rFonts w:hint="eastAsia" w:ascii="仿宋" w:hAnsi="仿宋" w:eastAsia="仿宋" w:cs="仿宋"/>
            <w:sz w:val="24"/>
            <w:szCs w:val="18"/>
            <w:lang w:val="en-US" w:eastAsia="zh-CN"/>
          </w:rPr>
          <w:t>前端采用 Vue.js 框架开发，页面交互流畅、体验友好；前后端通过标准 RESTful API 进行数据交互，接口规范统一，并提供完整接口文档，接口文档至少包含接口说明、请求方式、参数定义、返回字段、错误码、示例报文及鉴权说明。</w:t>
        </w:r>
      </w:ins>
    </w:p>
    <w:p w14:paraId="20AB331A">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ins w:id="158" w:author="不要说话" w:date="2026-03-25T10:49:58Z"/>
          <w:rFonts w:hint="eastAsia" w:ascii="仿宋" w:hAnsi="仿宋" w:eastAsia="仿宋" w:cs="仿宋"/>
          <w:sz w:val="24"/>
          <w:szCs w:val="18"/>
          <w:lang w:val="en-US" w:eastAsia="zh-CN"/>
        </w:rPr>
      </w:pPr>
      <w:ins w:id="159" w:author="不要说话" w:date="2026-03-25T10:49:45Z">
        <w:r>
          <w:rPr>
            <w:rFonts w:hint="eastAsia" w:ascii="仿宋" w:hAnsi="仿宋" w:eastAsia="仿宋" w:cs="仿宋"/>
            <w:sz w:val="24"/>
            <w:szCs w:val="18"/>
            <w:lang w:val="en-US" w:eastAsia="zh-CN"/>
          </w:rPr>
          <w:t>App 端应集成消息通知功能，至少支持业务消息提醒、待办提醒、异常提醒等通知能力，并具备消息留痕、状态标识及基本异常补偿机制。</w:t>
        </w:r>
      </w:ins>
    </w:p>
    <w:p w14:paraId="708688AB">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ins w:id="160" w:author="不要说话" w:date="2026-03-25T10:50:01Z"/>
          <w:rFonts w:hint="eastAsia" w:ascii="仿宋" w:hAnsi="仿宋" w:eastAsia="仿宋" w:cs="仿宋"/>
          <w:sz w:val="24"/>
          <w:szCs w:val="18"/>
          <w:lang w:val="en-US" w:eastAsia="zh-CN"/>
        </w:rPr>
      </w:pPr>
      <w:ins w:id="161" w:author="不要说话" w:date="2026-03-25T10:50:00Z">
        <w:r>
          <w:rPr>
            <w:rFonts w:hint="eastAsia" w:ascii="仿宋" w:hAnsi="仿宋" w:eastAsia="仿宋" w:cs="仿宋"/>
            <w:sz w:val="24"/>
            <w:szCs w:val="18"/>
            <w:lang w:val="en-US" w:eastAsia="zh-CN"/>
          </w:rPr>
          <w:t>系统整体应具备统一认证、统一权限控制、统一日志管理、统一异常处理、统一配置管理能力。</w:t>
        </w:r>
      </w:ins>
    </w:p>
    <w:p w14:paraId="5BFBC760">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ins w:id="162" w:author="不要说话" w:date="2026-03-25T10:50:08Z">
        <w:r>
          <w:rPr>
            <w:rFonts w:hint="eastAsia" w:ascii="仿宋" w:hAnsi="仿宋" w:eastAsia="仿宋" w:cs="仿宋"/>
            <w:sz w:val="24"/>
            <w:szCs w:val="18"/>
            <w:lang w:val="en-US" w:eastAsia="zh-CN"/>
          </w:rPr>
          <w:t>乙方应确保所选技术方案成熟稳定，不得采用处于明显淘汰状态、停止维护或存在重大兼容性风险的技术组件。</w:t>
        </w:r>
      </w:ins>
    </w:p>
    <w:p w14:paraId="4910975A">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质量与验收要求</w:t>
      </w:r>
    </w:p>
    <w:p w14:paraId="4DAE5C2E">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Chars="0" w:firstLine="720" w:firstLineChars="300"/>
        <w:textAlignment w:val="auto"/>
        <w:rPr>
          <w:ins w:id="163" w:author="不要说话" w:date="2026-02-24T10:18:25Z"/>
          <w:rFonts w:hint="eastAsia" w:ascii="仿宋" w:hAnsi="仿宋" w:eastAsia="仿宋" w:cs="仿宋"/>
          <w:sz w:val="24"/>
          <w:szCs w:val="18"/>
          <w:lang w:val="en-US" w:eastAsia="zh-CN"/>
        </w:rPr>
      </w:pPr>
      <w:ins w:id="164" w:author="不要说话" w:date="2026-02-24T10:18:25Z">
        <w:r>
          <w:rPr>
            <w:rFonts w:hint="eastAsia" w:ascii="仿宋" w:hAnsi="仿宋" w:eastAsia="仿宋" w:cs="仿宋"/>
            <w:sz w:val="24"/>
            <w:szCs w:val="18"/>
            <w:lang w:val="en-US" w:eastAsia="zh-CN"/>
          </w:rPr>
          <w:t>交付文档标准</w:t>
        </w:r>
      </w:ins>
    </w:p>
    <w:p w14:paraId="451FC90B">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ins w:id="165" w:author="不要说话" w:date="2026-02-24T10:18:25Z"/>
          <w:rFonts w:hint="eastAsia" w:ascii="仿宋" w:hAnsi="仿宋" w:eastAsia="仿宋" w:cs="仿宋"/>
          <w:sz w:val="24"/>
          <w:szCs w:val="18"/>
          <w:lang w:val="en-US" w:eastAsia="zh-CN"/>
        </w:rPr>
      </w:pPr>
      <w:ins w:id="166" w:author="不要说话" w:date="2026-03-25T10:51:15Z">
        <w:r>
          <w:rPr>
            <w:rFonts w:hint="eastAsia" w:ascii="仿宋" w:hAnsi="仿宋" w:eastAsia="仿宋" w:cs="仿宋"/>
            <w:sz w:val="24"/>
            <w:szCs w:val="18"/>
            <w:lang w:val="en-US" w:eastAsia="zh-CN"/>
          </w:rPr>
          <w:t>用户使用手册：应完整覆盖系统全部功能模块、业务场景、操作步骤、权限说明及常见问题处理方案，图文清晰、表达准确，确保用户可独立操作；内容格式须严格按照甲方提供模板编制，无缺项、无遗漏，样式规范，具备左侧导航树、一级二级标题等结构要求。</w:t>
        </w:r>
      </w:ins>
      <w:ins w:id="167" w:author="不要说话" w:date="2026-02-24T10:18:25Z">
        <w:r>
          <w:rPr>
            <w:rFonts w:hint="eastAsia" w:ascii="仿宋" w:hAnsi="仿宋" w:eastAsia="仿宋" w:cs="仿宋"/>
            <w:sz w:val="24"/>
            <w:szCs w:val="18"/>
            <w:lang w:val="en-US" w:eastAsia="zh-CN"/>
          </w:rPr>
          <w:t>。</w:t>
        </w:r>
      </w:ins>
    </w:p>
    <w:p w14:paraId="0A28CA16">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ins w:id="168" w:author="不要说话" w:date="2026-03-25T10:51:27Z"/>
          <w:rFonts w:hint="eastAsia" w:ascii="仿宋" w:hAnsi="仿宋" w:eastAsia="仿宋" w:cs="仿宋"/>
          <w:sz w:val="24"/>
          <w:szCs w:val="18"/>
          <w:lang w:val="en-US" w:eastAsia="zh-CN"/>
        </w:rPr>
      </w:pPr>
      <w:ins w:id="169" w:author="不要说话" w:date="2026-03-25T10:51:26Z">
        <w:r>
          <w:rPr>
            <w:rFonts w:hint="eastAsia" w:ascii="仿宋" w:hAnsi="仿宋" w:eastAsia="仿宋" w:cs="仿宋"/>
            <w:sz w:val="24"/>
            <w:szCs w:val="18"/>
            <w:lang w:val="en-US" w:eastAsia="zh-CN"/>
          </w:rPr>
          <w:t>测试验收报告：应覆盖黑盒测试、白盒测试、集成测试、功能测试、性能测试、安全测试、兼容性测试等内容，包含测试范围、测试环境、测试用例、执行结果、缺陷统计、缺陷等级、缺陷修复情况及测试结论，并由乙方测试负责人签字确认。</w:t>
        </w:r>
      </w:ins>
    </w:p>
    <w:p w14:paraId="4558374D">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ins w:id="170" w:author="不要说话" w:date="2026-02-24T10:18:25Z"/>
          <w:rFonts w:hint="eastAsia" w:ascii="仿宋" w:hAnsi="仿宋" w:eastAsia="仿宋" w:cs="仿宋"/>
          <w:sz w:val="24"/>
          <w:szCs w:val="18"/>
          <w:lang w:val="en-US" w:eastAsia="zh-CN"/>
        </w:rPr>
      </w:pPr>
      <w:ins w:id="171" w:author="不要说话" w:date="2026-03-25T10:51:36Z">
        <w:r>
          <w:rPr>
            <w:rFonts w:hint="eastAsia" w:ascii="仿宋" w:hAnsi="仿宋" w:eastAsia="仿宋" w:cs="仿宋"/>
            <w:sz w:val="24"/>
            <w:szCs w:val="18"/>
            <w:lang w:val="en-US" w:eastAsia="zh-CN"/>
          </w:rPr>
          <w:t>源代码：乙方应交付项目完整、可编译、可部署、可运行的全量源代码，包括前端代码、后端代码、数据库脚本、配置文件、部署脚本、构建脚本、定时任务配置、第三方依赖说明等。代码应结构规范、逻辑清晰，符合行业通用开发规范，</w:t>
        </w:r>
      </w:ins>
      <w:ins w:id="172" w:author="不要说话" w:date="2026-03-25T11:02:25Z">
        <w:r>
          <w:rPr>
            <w:rFonts w:hint="eastAsia" w:ascii="仿宋" w:hAnsi="仿宋" w:eastAsia="仿宋" w:cs="仿宋"/>
            <w:sz w:val="24"/>
            <w:szCs w:val="18"/>
            <w:lang w:val="en-US" w:eastAsia="zh-CN"/>
          </w:rPr>
          <w:t>核心业务逻辑、关键业务流程、数据库关键操作、系统配置项、定时任务、异常处理逻辑、对外接口及第三方集成调用等内容，均须具备完整、准确、可理解的注释或配套开发说明，确保甲方或甲方指定第三方在不依赖乙方口头解释的情况下，能够独立完成代码阅读、系统部署、故障排查、配置调整和二次维护；否则视为源码交付不合格。</w:t>
        </w:r>
      </w:ins>
    </w:p>
    <w:p w14:paraId="2CFEB545">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ins w:id="173" w:author="不要说话" w:date="2026-03-25T10:52:33Z"/>
          <w:rFonts w:hint="eastAsia" w:ascii="仿宋" w:hAnsi="仿宋" w:eastAsia="仿宋" w:cs="仿宋"/>
          <w:sz w:val="24"/>
          <w:szCs w:val="18"/>
          <w:lang w:val="en-US" w:eastAsia="zh-CN"/>
        </w:rPr>
      </w:pPr>
      <w:ins w:id="174" w:author="不要说话" w:date="2026-02-24T10:18:25Z">
        <w:r>
          <w:rPr>
            <w:rFonts w:hint="eastAsia" w:ascii="仿宋" w:hAnsi="仿宋" w:eastAsia="仿宋" w:cs="仿宋"/>
            <w:sz w:val="24"/>
            <w:szCs w:val="18"/>
            <w:lang w:val="en-US" w:eastAsia="zh-CN"/>
          </w:rPr>
          <w:t>运维手册:</w:t>
        </w:r>
      </w:ins>
      <w:ins w:id="175" w:author="不要说话" w:date="2026-03-25T10:52:24Z">
        <w:r>
          <w:rPr>
            <w:rFonts w:hint="eastAsia" w:ascii="仿宋" w:hAnsi="仿宋" w:eastAsia="仿宋" w:cs="仿宋"/>
            <w:sz w:val="24"/>
            <w:szCs w:val="18"/>
            <w:lang w:val="en-US" w:eastAsia="zh-CN"/>
          </w:rPr>
          <w:t>应详细说明系统部署环境、软硬件配置要求、安装部署步骤、参数配置说明、启停方式、常见故障排查、日志查看、监控方式、系统升级、数据备份与恢复等内容，满足甲方独立部署和日常运维需求</w:t>
        </w:r>
      </w:ins>
      <w:ins w:id="176" w:author="不要说话" w:date="2026-02-24T10:18:25Z">
        <w:r>
          <w:rPr>
            <w:rFonts w:hint="eastAsia" w:ascii="仿宋" w:hAnsi="仿宋" w:eastAsia="仿宋" w:cs="仿宋"/>
            <w:sz w:val="24"/>
            <w:szCs w:val="18"/>
            <w:lang w:val="en-US" w:eastAsia="zh-CN"/>
          </w:rPr>
          <w:t>。</w:t>
        </w:r>
      </w:ins>
    </w:p>
    <w:p w14:paraId="5725A23C">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ins w:id="177" w:author="不要说话" w:date="2026-02-24T10:18:25Z"/>
          <w:rFonts w:hint="eastAsia" w:ascii="仿宋" w:hAnsi="仿宋" w:eastAsia="仿宋" w:cs="仿宋"/>
          <w:sz w:val="24"/>
          <w:szCs w:val="18"/>
          <w:lang w:val="en-US" w:eastAsia="zh-CN"/>
        </w:rPr>
      </w:pPr>
      <w:ins w:id="178" w:author="不要说话" w:date="2026-03-25T10:52:38Z">
        <w:r>
          <w:rPr>
            <w:rFonts w:hint="eastAsia" w:ascii="仿宋" w:hAnsi="仿宋" w:eastAsia="仿宋" w:cs="仿宋"/>
            <w:sz w:val="24"/>
            <w:szCs w:val="18"/>
            <w:lang w:val="en-US" w:eastAsia="zh-CN"/>
          </w:rPr>
          <w:t>开源组件及第三方依赖清单：应列明组件名称、版本号、用途、授权协议类型、商用合规说明及相关授权文件。</w:t>
        </w:r>
      </w:ins>
    </w:p>
    <w:p w14:paraId="5A778D75">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Chars="0" w:firstLine="720" w:firstLineChars="300"/>
        <w:textAlignment w:val="auto"/>
        <w:rPr>
          <w:ins w:id="179" w:author="不要说话" w:date="2026-03-25T10:53:13Z"/>
          <w:rFonts w:hint="eastAsia" w:ascii="仿宋" w:hAnsi="仿宋" w:eastAsia="仿宋" w:cs="仿宋"/>
          <w:sz w:val="24"/>
          <w:szCs w:val="18"/>
          <w:lang w:val="en-US" w:eastAsia="zh-CN"/>
        </w:rPr>
      </w:pPr>
      <w:ins w:id="180" w:author="不要说话" w:date="2026-02-24T10:18:25Z">
        <w:r>
          <w:rPr>
            <w:rFonts w:hint="eastAsia" w:ascii="仿宋" w:hAnsi="仿宋" w:eastAsia="仿宋" w:cs="仿宋"/>
            <w:sz w:val="24"/>
            <w:szCs w:val="18"/>
            <w:lang w:val="en-US" w:eastAsia="zh-CN"/>
          </w:rPr>
          <w:t>验收</w:t>
        </w:r>
      </w:ins>
      <w:ins w:id="181" w:author="不要说话" w:date="2026-03-25T10:53:10Z">
        <w:r>
          <w:rPr>
            <w:rFonts w:hint="eastAsia" w:ascii="仿宋" w:hAnsi="仿宋" w:eastAsia="仿宋" w:cs="仿宋"/>
            <w:sz w:val="24"/>
            <w:szCs w:val="18"/>
            <w:lang w:val="en-US" w:eastAsia="zh-CN"/>
          </w:rPr>
          <w:t>前置</w:t>
        </w:r>
      </w:ins>
      <w:ins w:id="182" w:author="不要说话" w:date="2026-03-25T10:53:11Z">
        <w:r>
          <w:rPr>
            <w:rFonts w:hint="eastAsia" w:ascii="仿宋" w:hAnsi="仿宋" w:eastAsia="仿宋" w:cs="仿宋"/>
            <w:sz w:val="24"/>
            <w:szCs w:val="18"/>
            <w:lang w:val="en-US" w:eastAsia="zh-CN"/>
          </w:rPr>
          <w:t>条件</w:t>
        </w:r>
      </w:ins>
    </w:p>
    <w:p w14:paraId="5007EDAB">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ins w:id="183" w:author="不要说话" w:date="2026-03-25T10:52:53Z"/>
          <w:rFonts w:hint="eastAsia" w:ascii="仿宋" w:hAnsi="仿宋" w:eastAsia="仿宋" w:cs="仿宋"/>
          <w:sz w:val="24"/>
          <w:szCs w:val="18"/>
          <w:lang w:val="en-US" w:eastAsia="zh-CN"/>
        </w:rPr>
      </w:pPr>
      <w:ins w:id="184" w:author="不要说话" w:date="2026-03-25T10:53:15Z">
        <w:r>
          <w:rPr>
            <w:rFonts w:hint="eastAsia" w:ascii="仿宋" w:hAnsi="仿宋" w:eastAsia="仿宋" w:cs="仿宋"/>
            <w:sz w:val="24"/>
            <w:szCs w:val="18"/>
            <w:lang w:val="en-US" w:eastAsia="zh-CN"/>
          </w:rPr>
          <w:t>乙方应按约定完整提交全部系统成果及交付文档。交付物不完整、文档与系统实际功能不一致、系统无法正常部署运行、缺少必要脚本或说明文件的，视为未达到验收前置条件，甲方有权不予组织验收。</w:t>
        </w:r>
      </w:ins>
    </w:p>
    <w:p w14:paraId="5434B149">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Chars="0" w:firstLine="720" w:firstLineChars="300"/>
        <w:textAlignment w:val="auto"/>
        <w:rPr>
          <w:ins w:id="185" w:author="不要说话" w:date="2026-02-24T10:18:25Z"/>
          <w:rFonts w:hint="eastAsia" w:ascii="仿宋" w:hAnsi="仿宋" w:eastAsia="仿宋" w:cs="仿宋"/>
          <w:sz w:val="24"/>
          <w:szCs w:val="18"/>
          <w:lang w:val="en-US" w:eastAsia="zh-CN"/>
        </w:rPr>
      </w:pPr>
      <w:ins w:id="186" w:author="不要说话" w:date="2026-03-25T10:53:02Z">
        <w:r>
          <w:rPr>
            <w:rFonts w:hint="eastAsia" w:ascii="仿宋" w:hAnsi="仿宋" w:eastAsia="仿宋" w:cs="仿宋"/>
            <w:sz w:val="24"/>
            <w:szCs w:val="18"/>
            <w:lang w:val="en-US" w:eastAsia="zh-CN"/>
          </w:rPr>
          <w:t>验收</w:t>
        </w:r>
      </w:ins>
      <w:ins w:id="187" w:author="不要说话" w:date="2026-03-25T10:53:03Z">
        <w:r>
          <w:rPr>
            <w:rFonts w:hint="eastAsia" w:ascii="仿宋" w:hAnsi="仿宋" w:eastAsia="仿宋" w:cs="仿宋"/>
            <w:sz w:val="24"/>
            <w:szCs w:val="18"/>
            <w:lang w:val="en-US" w:eastAsia="zh-CN"/>
          </w:rPr>
          <w:t>测试</w:t>
        </w:r>
      </w:ins>
      <w:ins w:id="188" w:author="不要说话" w:date="2026-03-25T10:53:04Z">
        <w:r>
          <w:rPr>
            <w:rFonts w:hint="eastAsia" w:ascii="仿宋" w:hAnsi="仿宋" w:eastAsia="仿宋" w:cs="仿宋"/>
            <w:sz w:val="24"/>
            <w:szCs w:val="18"/>
            <w:lang w:val="en-US" w:eastAsia="zh-CN"/>
          </w:rPr>
          <w:t>标准</w:t>
        </w:r>
      </w:ins>
    </w:p>
    <w:p w14:paraId="55DCF270">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ins w:id="189" w:author="不要说话" w:date="2026-02-24T10:18:25Z"/>
          <w:rFonts w:hint="eastAsia" w:ascii="仿宋" w:hAnsi="仿宋" w:eastAsia="仿宋" w:cs="仿宋"/>
          <w:sz w:val="24"/>
          <w:szCs w:val="18"/>
          <w:lang w:val="en-US" w:eastAsia="zh-CN"/>
        </w:rPr>
      </w:pPr>
      <w:ins w:id="190" w:author="不要说话" w:date="2026-02-24T10:18:25Z">
        <w:r>
          <w:rPr>
            <w:rFonts w:hint="eastAsia" w:ascii="仿宋" w:hAnsi="仿宋" w:eastAsia="仿宋" w:cs="仿宋"/>
            <w:sz w:val="24"/>
            <w:szCs w:val="18"/>
            <w:lang w:val="en-US" w:eastAsia="zh-CN"/>
          </w:rPr>
          <w:t>功能测试：</w:t>
        </w:r>
      </w:ins>
      <w:ins w:id="191" w:author="不要说话" w:date="2026-03-25T10:53:29Z">
        <w:r>
          <w:rPr>
            <w:rFonts w:hint="eastAsia" w:ascii="仿宋" w:hAnsi="仿宋" w:eastAsia="仿宋" w:cs="仿宋"/>
            <w:sz w:val="24"/>
            <w:szCs w:val="18"/>
            <w:lang w:val="en-US" w:eastAsia="zh-CN"/>
          </w:rPr>
          <w:t>测试用例执行率应达到100%，通过率不低于95%；致命缺陷、严重缺陷必须100%修复，关键业务流程不得存在逻辑错误、功能异常或数据错误。</w:t>
        </w:r>
      </w:ins>
    </w:p>
    <w:p w14:paraId="03B60702">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ins w:id="192" w:author="不要说话" w:date="2026-02-24T10:18:25Z"/>
          <w:rFonts w:hint="eastAsia" w:ascii="仿宋" w:hAnsi="仿宋" w:eastAsia="仿宋" w:cs="仿宋"/>
          <w:sz w:val="24"/>
          <w:szCs w:val="18"/>
          <w:lang w:val="en-US" w:eastAsia="zh-CN"/>
        </w:rPr>
      </w:pPr>
      <w:ins w:id="193" w:author="不要说话" w:date="2026-02-24T10:18:25Z">
        <w:r>
          <w:rPr>
            <w:rFonts w:hint="eastAsia" w:ascii="仿宋" w:hAnsi="仿宋" w:eastAsia="仿宋" w:cs="仿宋"/>
            <w:sz w:val="24"/>
            <w:szCs w:val="18"/>
            <w:lang w:val="en-US" w:eastAsia="zh-CN"/>
          </w:rPr>
          <w:t>性能测试：</w:t>
        </w:r>
      </w:ins>
      <w:ins w:id="194" w:author="不要说话" w:date="2026-03-25T10:53:38Z">
        <w:r>
          <w:rPr>
            <w:rFonts w:hint="eastAsia" w:ascii="仿宋" w:hAnsi="仿宋" w:eastAsia="仿宋" w:cs="仿宋"/>
            <w:sz w:val="24"/>
            <w:szCs w:val="18"/>
            <w:lang w:val="en-US" w:eastAsia="zh-CN"/>
          </w:rPr>
          <w:t>系统响应时间、并发用户数、吞吐能力、稳定性等指标须满足本文件、招标文件及合同约定标准，未达标的视为验收不通过。</w:t>
        </w:r>
      </w:ins>
    </w:p>
    <w:p w14:paraId="5C49D8C9">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ins w:id="195" w:author="不要说话" w:date="2026-03-25T10:53:52Z"/>
          <w:rFonts w:hint="eastAsia" w:ascii="仿宋" w:hAnsi="仿宋" w:eastAsia="仿宋" w:cs="仿宋"/>
          <w:sz w:val="24"/>
          <w:szCs w:val="18"/>
          <w:lang w:val="en-US" w:eastAsia="zh-CN"/>
        </w:rPr>
      </w:pPr>
      <w:ins w:id="196" w:author="不要说话" w:date="2026-02-24T10:18:25Z">
        <w:r>
          <w:rPr>
            <w:rFonts w:hint="eastAsia" w:ascii="仿宋" w:hAnsi="仿宋" w:eastAsia="仿宋" w:cs="仿宋"/>
            <w:sz w:val="24"/>
            <w:szCs w:val="18"/>
            <w:lang w:val="en-US" w:eastAsia="zh-CN"/>
          </w:rPr>
          <w:t>安全测试：</w:t>
        </w:r>
      </w:ins>
      <w:ins w:id="197" w:author="不要说话" w:date="2026-03-25T10:53:44Z">
        <w:r>
          <w:rPr>
            <w:rFonts w:hint="eastAsia" w:ascii="仿宋" w:hAnsi="仿宋" w:eastAsia="仿宋" w:cs="仿宋"/>
            <w:sz w:val="24"/>
            <w:szCs w:val="18"/>
            <w:lang w:val="en-US" w:eastAsia="zh-CN"/>
          </w:rPr>
          <w:t>系统应通过专业安全扫描、漏洞扫描及必要的渗透测试，不得存在高危、中危安全漏洞；数据传输、存储、权限控制等应符合国家网络安全、数据安全和个人信息保护等相关要求。</w:t>
        </w:r>
      </w:ins>
    </w:p>
    <w:p w14:paraId="169BD11A">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ins w:id="198" w:author="不要说话" w:date="2026-03-25T10:54:10Z"/>
          <w:rFonts w:hint="eastAsia" w:ascii="仿宋" w:hAnsi="仿宋" w:eastAsia="仿宋" w:cs="仿宋"/>
          <w:sz w:val="24"/>
          <w:szCs w:val="18"/>
          <w:lang w:val="en-US" w:eastAsia="zh-CN"/>
        </w:rPr>
      </w:pPr>
      <w:ins w:id="199" w:author="不要说话" w:date="2026-02-24T10:18:25Z">
        <w:r>
          <w:rPr>
            <w:rFonts w:hint="eastAsia" w:ascii="仿宋" w:hAnsi="仿宋" w:eastAsia="仿宋" w:cs="仿宋"/>
            <w:sz w:val="24"/>
            <w:szCs w:val="18"/>
            <w:lang w:val="en-US" w:eastAsia="zh-CN"/>
          </w:rPr>
          <w:t>兼容性测试：</w:t>
        </w:r>
      </w:ins>
      <w:ins w:id="200" w:author="不要说话" w:date="2026-03-25T10:54:05Z">
        <w:r>
          <w:rPr>
            <w:rFonts w:hint="eastAsia" w:ascii="仿宋" w:hAnsi="仿宋" w:eastAsia="仿宋" w:cs="仿宋"/>
            <w:sz w:val="24"/>
            <w:szCs w:val="18"/>
            <w:lang w:val="en-US" w:eastAsia="zh-CN"/>
          </w:rPr>
          <w:t>PC 端应兼容 Chrome、Edge、Firefox 及基于 Chromium 内核的主流浏览器最新稳定版本；App 端应兼容 Android 8.0 及以上主流机型，不得出现显示异常、操作异常、数据同步异常及明显界面错乱问题。</w:t>
        </w:r>
      </w:ins>
    </w:p>
    <w:p w14:paraId="5840478C">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ins w:id="201" w:author="不要说话" w:date="2026-03-25T10:54:22Z"/>
          <w:rFonts w:hint="eastAsia" w:ascii="仿宋" w:hAnsi="仿宋" w:eastAsia="仿宋" w:cs="仿宋"/>
          <w:sz w:val="24"/>
          <w:szCs w:val="18"/>
          <w:lang w:val="en-US" w:eastAsia="zh-CN"/>
        </w:rPr>
      </w:pPr>
      <w:ins w:id="202" w:author="不要说话" w:date="2026-03-25T10:54:17Z">
        <w:r>
          <w:rPr>
            <w:rFonts w:hint="eastAsia" w:ascii="仿宋" w:hAnsi="仿宋" w:eastAsia="仿宋" w:cs="仿宋"/>
            <w:sz w:val="24"/>
            <w:szCs w:val="18"/>
            <w:lang w:val="en-US" w:eastAsia="zh-CN"/>
          </w:rPr>
          <w:t>文档一致性核验：交付文档、接口文档、系统实际功能、部署环境配置应保持一致，不一致的，甲方有权要求乙方整改后重新提交。</w:t>
        </w:r>
      </w:ins>
    </w:p>
    <w:p w14:paraId="2AE038AA">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720" w:firstLineChars="300"/>
        <w:textAlignment w:val="auto"/>
        <w:rPr>
          <w:ins w:id="203" w:author="不要说话" w:date="2026-03-25T10:54:29Z"/>
          <w:rFonts w:hint="eastAsia" w:ascii="仿宋" w:hAnsi="仿宋" w:eastAsia="仿宋" w:cs="仿宋"/>
          <w:sz w:val="24"/>
          <w:szCs w:val="18"/>
          <w:lang w:val="en-US" w:eastAsia="zh-CN"/>
        </w:rPr>
      </w:pPr>
      <w:ins w:id="204" w:author="不要说话" w:date="2026-03-25T10:54:27Z">
        <w:r>
          <w:rPr>
            <w:rFonts w:hint="eastAsia" w:ascii="仿宋" w:hAnsi="仿宋" w:eastAsia="仿宋" w:cs="仿宋"/>
            <w:sz w:val="24"/>
            <w:szCs w:val="18"/>
            <w:lang w:val="en-US" w:eastAsia="zh-CN"/>
          </w:rPr>
          <w:t>整改</w:t>
        </w:r>
      </w:ins>
      <w:ins w:id="205" w:author="不要说话" w:date="2026-03-25T10:54:28Z">
        <w:r>
          <w:rPr>
            <w:rFonts w:hint="eastAsia" w:ascii="仿宋" w:hAnsi="仿宋" w:eastAsia="仿宋" w:cs="仿宋"/>
            <w:sz w:val="24"/>
            <w:szCs w:val="18"/>
            <w:lang w:val="en-US" w:eastAsia="zh-CN"/>
          </w:rPr>
          <w:t>要求</w:t>
        </w:r>
      </w:ins>
    </w:p>
    <w:p w14:paraId="3AED21D6">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ins w:id="206" w:author="不要说话" w:date="2026-02-24T10:18:25Z"/>
          <w:rFonts w:hint="eastAsia" w:ascii="仿宋" w:hAnsi="仿宋" w:eastAsia="仿宋" w:cs="仿宋"/>
          <w:sz w:val="24"/>
          <w:szCs w:val="18"/>
          <w:lang w:val="en-US" w:eastAsia="zh-CN"/>
        </w:rPr>
      </w:pPr>
      <w:ins w:id="207" w:author="不要说话" w:date="2026-03-25T10:54:35Z">
        <w:r>
          <w:rPr>
            <w:rFonts w:hint="eastAsia" w:ascii="仿宋" w:hAnsi="仿宋" w:eastAsia="仿宋" w:cs="仿宋"/>
            <w:sz w:val="24"/>
            <w:szCs w:val="18"/>
            <w:lang w:val="en-US" w:eastAsia="zh-CN"/>
          </w:rPr>
          <w:t>验收过程中发现问题的，乙方应根据甲方要求在规定时限内完成整改并重新提交验证；整改期间不视为乙方已完成交付或已通过验收。</w:t>
        </w:r>
      </w:ins>
    </w:p>
    <w:p w14:paraId="3C06A0E6">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安全与合规要求</w:t>
      </w:r>
    </w:p>
    <w:p w14:paraId="64A2A3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ins w:id="208" w:author="不要说话" w:date="2026-02-24T10:19:27Z"/>
          <w:rFonts w:hint="eastAsia" w:ascii="仿宋" w:hAnsi="仿宋" w:eastAsia="仿宋" w:cs="仿宋"/>
          <w:sz w:val="24"/>
          <w:szCs w:val="18"/>
          <w:lang w:val="en-US" w:eastAsia="zh-CN"/>
        </w:rPr>
      </w:pPr>
      <w:ins w:id="209" w:author="不要说话" w:date="2026-02-24T10:19:29Z">
        <w:r>
          <w:rPr>
            <w:rFonts w:hint="eastAsia" w:ascii="仿宋" w:hAnsi="仿宋" w:eastAsia="仿宋" w:cs="仿宋"/>
            <w:sz w:val="24"/>
            <w:szCs w:val="18"/>
            <w:lang w:val="en-US" w:eastAsia="zh-CN"/>
          </w:rPr>
          <w:t>（</w:t>
        </w:r>
      </w:ins>
      <w:ins w:id="210" w:author="不要说话" w:date="2026-02-24T10:19:30Z">
        <w:r>
          <w:rPr>
            <w:rFonts w:hint="eastAsia" w:ascii="仿宋" w:hAnsi="仿宋" w:eastAsia="仿宋" w:cs="仿宋"/>
            <w:sz w:val="24"/>
            <w:szCs w:val="18"/>
            <w:lang w:val="en-US" w:eastAsia="zh-CN"/>
          </w:rPr>
          <w:t>1</w:t>
        </w:r>
      </w:ins>
      <w:ins w:id="211" w:author="不要说话" w:date="2026-02-24T10:19:29Z">
        <w:r>
          <w:rPr>
            <w:rFonts w:hint="eastAsia" w:ascii="仿宋" w:hAnsi="仿宋" w:eastAsia="仿宋" w:cs="仿宋"/>
            <w:sz w:val="24"/>
            <w:szCs w:val="18"/>
            <w:lang w:val="en-US" w:eastAsia="zh-CN"/>
          </w:rPr>
          <w:t>）</w:t>
        </w:r>
      </w:ins>
      <w:ins w:id="212" w:author="不要说话" w:date="2026-02-24T10:19:27Z">
        <w:r>
          <w:rPr>
            <w:rFonts w:hint="eastAsia" w:ascii="仿宋" w:hAnsi="仿宋" w:eastAsia="仿宋" w:cs="仿宋"/>
            <w:sz w:val="24"/>
            <w:szCs w:val="18"/>
            <w:lang w:val="en-US" w:eastAsia="zh-CN"/>
          </w:rPr>
          <w:t>数据安全与保护</w:t>
        </w:r>
      </w:ins>
    </w:p>
    <w:p w14:paraId="1B8C87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213" w:author="不要说话" w:date="2026-03-25T10:55:45Z"/>
          <w:rFonts w:hint="eastAsia" w:ascii="仿宋" w:hAnsi="仿宋" w:eastAsia="仿宋" w:cs="仿宋"/>
          <w:sz w:val="24"/>
          <w:szCs w:val="18"/>
          <w:lang w:val="en-US" w:eastAsia="zh-CN"/>
        </w:rPr>
      </w:pPr>
      <w:ins w:id="214" w:author="不要说话" w:date="2026-02-24T10:20:27Z">
        <w:r>
          <w:rPr>
            <w:rFonts w:hint="eastAsia" w:ascii="仿宋" w:hAnsi="仿宋" w:eastAsia="仿宋" w:cs="仿宋"/>
            <w:sz w:val="24"/>
            <w:szCs w:val="18"/>
            <w:lang w:val="en-US" w:eastAsia="zh-CN"/>
          </w:rPr>
          <w:t xml:space="preserve">① </w:t>
        </w:r>
      </w:ins>
      <w:ins w:id="215" w:author="不要说话" w:date="2026-03-25T10:55:11Z">
        <w:r>
          <w:rPr>
            <w:rFonts w:hint="eastAsia" w:ascii="仿宋" w:hAnsi="仿宋" w:eastAsia="仿宋" w:cs="仿宋"/>
            <w:sz w:val="24"/>
            <w:szCs w:val="18"/>
            <w:lang w:val="en-US" w:eastAsia="zh-CN"/>
          </w:rPr>
          <w:tab/>
        </w:r>
      </w:ins>
      <w:ins w:id="216" w:author="不要说话" w:date="2026-03-25T10:55:07Z">
        <w:r>
          <w:rPr>
            <w:rFonts w:hint="eastAsia" w:ascii="仿宋" w:hAnsi="仿宋" w:eastAsia="仿宋" w:cs="仿宋"/>
            <w:sz w:val="24"/>
            <w:szCs w:val="18"/>
            <w:lang w:val="en-US" w:eastAsia="zh-CN"/>
          </w:rPr>
          <w:t>对用户密码、身份证号、手机号等敏感信息，应根据数据属性采用符合国家标准</w:t>
        </w:r>
      </w:ins>
    </w:p>
    <w:p w14:paraId="3F03F8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217" w:author="不要说话" w:date="2026-02-24T10:19:27Z"/>
          <w:rFonts w:hint="eastAsia" w:ascii="仿宋" w:hAnsi="仿宋" w:eastAsia="仿宋" w:cs="仿宋"/>
          <w:sz w:val="24"/>
          <w:szCs w:val="18"/>
          <w:lang w:val="en-US" w:eastAsia="zh-CN"/>
        </w:rPr>
      </w:pPr>
      <w:ins w:id="218" w:author="不要说话" w:date="2026-03-25T10:55:07Z">
        <w:r>
          <w:rPr>
            <w:rFonts w:hint="eastAsia" w:ascii="仿宋" w:hAnsi="仿宋" w:eastAsia="仿宋" w:cs="仿宋"/>
            <w:sz w:val="24"/>
            <w:szCs w:val="18"/>
            <w:lang w:val="en-US" w:eastAsia="zh-CN"/>
          </w:rPr>
          <w:t>及行业规范的安全措施处理。用户密码必须采用单向哈希加盐方式存储；身份证号、手机号等敏感信息在传输、存储、展示、导出等环节应采取加密、脱敏、权限控制等保护措施，确保未经授权不得明文获取。</w:t>
        </w:r>
      </w:ins>
    </w:p>
    <w:p w14:paraId="2DB8C8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219" w:author="不要说话" w:date="2026-03-25T10:56:52Z"/>
          <w:rFonts w:hint="eastAsia" w:ascii="仿宋" w:hAnsi="仿宋" w:eastAsia="仿宋" w:cs="仿宋"/>
          <w:sz w:val="24"/>
          <w:szCs w:val="18"/>
          <w:lang w:val="en-US" w:eastAsia="zh-CN"/>
        </w:rPr>
      </w:pPr>
      <w:ins w:id="220" w:author="不要说话" w:date="2026-02-24T10:20:31Z">
        <w:r>
          <w:rPr>
            <w:rFonts w:hint="eastAsia" w:ascii="仿宋" w:hAnsi="仿宋" w:eastAsia="仿宋" w:cs="仿宋"/>
            <w:sz w:val="24"/>
            <w:szCs w:val="18"/>
            <w:lang w:val="en-US" w:eastAsia="zh-CN"/>
          </w:rPr>
          <w:t>②</w:t>
        </w:r>
      </w:ins>
      <w:ins w:id="221" w:author="不要说话" w:date="2026-02-24T10:20:32Z">
        <w:r>
          <w:rPr>
            <w:rFonts w:hint="eastAsia" w:ascii="仿宋" w:hAnsi="仿宋" w:eastAsia="仿宋" w:cs="仿宋"/>
            <w:sz w:val="24"/>
            <w:szCs w:val="18"/>
            <w:lang w:val="en-US" w:eastAsia="zh-CN"/>
          </w:rPr>
          <w:t xml:space="preserve"> </w:t>
        </w:r>
      </w:ins>
      <w:ins w:id="222" w:author="不要说话" w:date="2026-03-25T10:56:03Z">
        <w:r>
          <w:rPr>
            <w:rFonts w:hint="eastAsia" w:ascii="仿宋" w:hAnsi="仿宋" w:eastAsia="仿宋" w:cs="仿宋"/>
            <w:sz w:val="24"/>
            <w:szCs w:val="18"/>
            <w:lang w:val="en-US" w:eastAsia="zh-CN"/>
          </w:rPr>
          <w:t>系统应具备完善的权限控制机制，遵循最小权限原则，实现按角色、岗位、组织、</w:t>
        </w:r>
      </w:ins>
    </w:p>
    <w:p w14:paraId="247B80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223" w:author="不要说话" w:date="2026-03-25T10:56:17Z"/>
          <w:rFonts w:hint="eastAsia" w:ascii="仿宋" w:hAnsi="仿宋" w:eastAsia="仿宋" w:cs="仿宋"/>
          <w:sz w:val="24"/>
          <w:szCs w:val="18"/>
          <w:lang w:val="en-US" w:eastAsia="zh-CN"/>
        </w:rPr>
      </w:pPr>
      <w:ins w:id="224" w:author="不要说话" w:date="2026-03-25T10:56:03Z">
        <w:r>
          <w:rPr>
            <w:rFonts w:hint="eastAsia" w:ascii="仿宋" w:hAnsi="仿宋" w:eastAsia="仿宋" w:cs="仿宋"/>
            <w:sz w:val="24"/>
            <w:szCs w:val="18"/>
            <w:lang w:val="en-US" w:eastAsia="zh-CN"/>
          </w:rPr>
          <w:t>数据范围等维度的访问控制。</w:t>
        </w:r>
      </w:ins>
    </w:p>
    <w:p w14:paraId="01AAA3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225" w:author="不要说话" w:date="2026-03-25T10:56:57Z"/>
          <w:rFonts w:hint="eastAsia" w:ascii="仿宋" w:hAnsi="仿宋" w:eastAsia="仿宋" w:cs="仿宋"/>
          <w:sz w:val="24"/>
          <w:szCs w:val="18"/>
          <w:lang w:val="en-US" w:eastAsia="zh-CN"/>
        </w:rPr>
      </w:pPr>
      <w:ins w:id="226" w:author="不要说话" w:date="2026-03-25T10:56:19Z">
        <w:r>
          <w:rPr>
            <w:rFonts w:hint="eastAsia" w:ascii="仿宋" w:hAnsi="仿宋" w:eastAsia="仿宋" w:cs="仿宋"/>
            <w:sz w:val="24"/>
            <w:szCs w:val="18"/>
            <w:lang w:val="en-US" w:eastAsia="zh-CN"/>
          </w:rPr>
          <w:t>③ 系统操作日志、用户访问日志、系统运行日志应完整留存，留存周期不少于180</w:t>
        </w:r>
      </w:ins>
    </w:p>
    <w:p w14:paraId="0FA6F0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227" w:author="不要说话" w:date="2026-03-25T10:56:19Z"/>
          <w:rFonts w:hint="eastAsia" w:ascii="仿宋" w:hAnsi="仿宋" w:eastAsia="仿宋" w:cs="仿宋"/>
          <w:sz w:val="24"/>
          <w:szCs w:val="18"/>
          <w:lang w:val="en-US" w:eastAsia="zh-CN"/>
        </w:rPr>
      </w:pPr>
      <w:ins w:id="228" w:author="不要说话" w:date="2026-03-25T10:56:19Z">
        <w:r>
          <w:rPr>
            <w:rFonts w:hint="eastAsia" w:ascii="仿宋" w:hAnsi="仿宋" w:eastAsia="仿宋" w:cs="仿宋"/>
            <w:sz w:val="24"/>
            <w:szCs w:val="18"/>
            <w:lang w:val="en-US" w:eastAsia="zh-CN"/>
          </w:rPr>
          <w:t>天，日志应具备防篡改、防删除、可追溯、可检索、可导出能力，并满足审计要求。运行日志应具备定时归档、备份及清理机制。</w:t>
        </w:r>
      </w:ins>
    </w:p>
    <w:p w14:paraId="2CFEF6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229" w:author="不要说话" w:date="2026-03-25T10:57:03Z"/>
          <w:rFonts w:hint="eastAsia" w:ascii="仿宋" w:hAnsi="仿宋" w:eastAsia="仿宋" w:cs="仿宋"/>
          <w:sz w:val="24"/>
          <w:szCs w:val="18"/>
          <w:lang w:val="en-US" w:eastAsia="zh-CN"/>
        </w:rPr>
      </w:pPr>
      <w:ins w:id="230" w:author="不要说话" w:date="2026-03-25T10:56:19Z">
        <w:r>
          <w:rPr>
            <w:rFonts w:hint="eastAsia" w:ascii="仿宋" w:hAnsi="仿宋" w:eastAsia="仿宋" w:cs="仿宋"/>
            <w:sz w:val="24"/>
            <w:szCs w:val="18"/>
            <w:lang w:val="en-US" w:eastAsia="zh-CN"/>
          </w:rPr>
          <w:t>④ 系统应具备数据备份与恢复机制，支持按计划自动备份和手动备份，确保在发生</w:t>
        </w:r>
      </w:ins>
    </w:p>
    <w:p w14:paraId="260D88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231" w:author="不要说话" w:date="2026-03-25T10:56:19Z"/>
          <w:rFonts w:hint="eastAsia" w:ascii="仿宋" w:hAnsi="仿宋" w:eastAsia="仿宋" w:cs="仿宋"/>
          <w:sz w:val="24"/>
          <w:szCs w:val="18"/>
          <w:lang w:val="en-US" w:eastAsia="zh-CN"/>
        </w:rPr>
      </w:pPr>
      <w:ins w:id="232" w:author="不要说话" w:date="2026-03-25T10:56:19Z">
        <w:r>
          <w:rPr>
            <w:rFonts w:hint="eastAsia" w:ascii="仿宋" w:hAnsi="仿宋" w:eastAsia="仿宋" w:cs="仿宋"/>
            <w:sz w:val="24"/>
            <w:szCs w:val="18"/>
            <w:lang w:val="en-US" w:eastAsia="zh-CN"/>
          </w:rPr>
          <w:t>故障或异常情况下可进行数据恢复。</w:t>
        </w:r>
      </w:ins>
    </w:p>
    <w:p w14:paraId="53E9F6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233" w:author="不要说话" w:date="2026-03-25T10:57:11Z"/>
          <w:rFonts w:hint="eastAsia" w:ascii="仿宋" w:hAnsi="仿宋" w:eastAsia="仿宋" w:cs="仿宋"/>
          <w:sz w:val="24"/>
          <w:szCs w:val="18"/>
          <w:lang w:val="en-US" w:eastAsia="zh-CN"/>
        </w:rPr>
      </w:pPr>
      <w:ins w:id="234" w:author="不要说话" w:date="2026-03-25T10:56:19Z">
        <w:r>
          <w:rPr>
            <w:rFonts w:hint="eastAsia" w:ascii="仿宋" w:hAnsi="仿宋" w:eastAsia="仿宋" w:cs="仿宋"/>
            <w:sz w:val="24"/>
            <w:szCs w:val="18"/>
            <w:lang w:val="en-US" w:eastAsia="zh-CN"/>
          </w:rPr>
          <w:t>⑤ 涉及重要数据处理、批量导出、敏感操作、权限变更等行为时，系统应具备审计</w:t>
        </w:r>
      </w:ins>
    </w:p>
    <w:p w14:paraId="0595EE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235" w:author="不要说话" w:date="2026-02-24T10:19:27Z"/>
          <w:rFonts w:hint="eastAsia" w:ascii="仿宋" w:hAnsi="仿宋" w:eastAsia="仿宋" w:cs="仿宋"/>
          <w:sz w:val="24"/>
          <w:szCs w:val="18"/>
          <w:lang w:val="en-US" w:eastAsia="zh-CN"/>
        </w:rPr>
      </w:pPr>
      <w:ins w:id="236" w:author="不要说话" w:date="2026-03-25T10:56:19Z">
        <w:r>
          <w:rPr>
            <w:rFonts w:hint="eastAsia" w:ascii="仿宋" w:hAnsi="仿宋" w:eastAsia="仿宋" w:cs="仿宋"/>
            <w:sz w:val="24"/>
            <w:szCs w:val="18"/>
            <w:lang w:val="en-US" w:eastAsia="zh-CN"/>
          </w:rPr>
          <w:t>记录和必要的审批或留痕能力。</w:t>
        </w:r>
      </w:ins>
    </w:p>
    <w:p w14:paraId="605162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420" w:firstLineChars="0"/>
        <w:textAlignment w:val="auto"/>
        <w:rPr>
          <w:ins w:id="237" w:author="不要说话" w:date="2026-02-24T10:19:27Z"/>
          <w:rFonts w:hint="eastAsia" w:ascii="仿宋" w:hAnsi="仿宋" w:eastAsia="仿宋" w:cs="仿宋"/>
          <w:sz w:val="24"/>
          <w:szCs w:val="18"/>
          <w:lang w:val="en-US" w:eastAsia="zh-CN"/>
        </w:rPr>
      </w:pPr>
      <w:ins w:id="238" w:author="不要说话" w:date="2026-02-24T10:19:50Z">
        <w:r>
          <w:rPr>
            <w:rFonts w:hint="eastAsia" w:ascii="仿宋" w:hAnsi="仿宋" w:eastAsia="仿宋" w:cs="仿宋"/>
            <w:sz w:val="24"/>
            <w:szCs w:val="18"/>
            <w:lang w:val="en-US" w:eastAsia="zh-CN"/>
          </w:rPr>
          <w:t>（</w:t>
        </w:r>
      </w:ins>
      <w:ins w:id="239" w:author="不要说话" w:date="2026-02-24T10:19:51Z">
        <w:r>
          <w:rPr>
            <w:rFonts w:hint="eastAsia" w:ascii="仿宋" w:hAnsi="仿宋" w:eastAsia="仿宋" w:cs="仿宋"/>
            <w:sz w:val="24"/>
            <w:szCs w:val="18"/>
            <w:lang w:val="en-US" w:eastAsia="zh-CN"/>
          </w:rPr>
          <w:t>2</w:t>
        </w:r>
      </w:ins>
      <w:ins w:id="240" w:author="不要说话" w:date="2026-02-24T10:19:50Z">
        <w:r>
          <w:rPr>
            <w:rFonts w:hint="eastAsia" w:ascii="仿宋" w:hAnsi="仿宋" w:eastAsia="仿宋" w:cs="仿宋"/>
            <w:sz w:val="24"/>
            <w:szCs w:val="18"/>
            <w:lang w:val="en-US" w:eastAsia="zh-CN"/>
          </w:rPr>
          <w:t>）</w:t>
        </w:r>
      </w:ins>
      <w:ins w:id="241" w:author="不要说话" w:date="2026-02-24T10:19:27Z">
        <w:r>
          <w:rPr>
            <w:rFonts w:hint="eastAsia" w:ascii="仿宋" w:hAnsi="仿宋" w:eastAsia="仿宋" w:cs="仿宋"/>
            <w:sz w:val="24"/>
            <w:szCs w:val="18"/>
            <w:lang w:val="en-US" w:eastAsia="zh-CN"/>
          </w:rPr>
          <w:t>合规性要求</w:t>
        </w:r>
      </w:ins>
    </w:p>
    <w:p w14:paraId="1693FD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242" w:author="不要说话" w:date="2026-03-25T10:57:32Z"/>
          <w:rFonts w:hint="eastAsia" w:ascii="仿宋" w:hAnsi="仿宋" w:eastAsia="仿宋" w:cs="仿宋"/>
          <w:sz w:val="24"/>
          <w:szCs w:val="18"/>
          <w:lang w:val="en-US" w:eastAsia="zh-CN"/>
        </w:rPr>
      </w:pPr>
      <w:ins w:id="243" w:author="不要说话" w:date="2026-03-25T10:57:18Z">
        <w:r>
          <w:rPr>
            <w:rFonts w:hint="eastAsia" w:ascii="仿宋" w:hAnsi="仿宋" w:eastAsia="仿宋" w:cs="仿宋"/>
            <w:sz w:val="24"/>
            <w:szCs w:val="18"/>
            <w:lang w:val="en-US" w:eastAsia="zh-CN"/>
          </w:rPr>
          <w:t>① 系统开发、部署、运行及数据处理活动应严格遵循《中华人民共和国网络安全法》</w:t>
        </w:r>
      </w:ins>
    </w:p>
    <w:p w14:paraId="53CB34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244" w:author="不要说话" w:date="2026-03-25T10:57:18Z"/>
          <w:rFonts w:hint="eastAsia" w:ascii="仿宋" w:hAnsi="仿宋" w:eastAsia="仿宋" w:cs="仿宋"/>
          <w:sz w:val="24"/>
          <w:szCs w:val="18"/>
          <w:lang w:val="en-US" w:eastAsia="zh-CN"/>
        </w:rPr>
      </w:pPr>
      <w:ins w:id="245" w:author="不要说话" w:date="2026-03-25T10:57:18Z">
        <w:r>
          <w:rPr>
            <w:rFonts w:hint="eastAsia" w:ascii="仿宋" w:hAnsi="仿宋" w:eastAsia="仿宋" w:cs="仿宋"/>
            <w:sz w:val="24"/>
            <w:szCs w:val="18"/>
            <w:lang w:val="en-US" w:eastAsia="zh-CN"/>
          </w:rPr>
          <w:t>《中华人民共和国数据安全法》《中华人民共和国个人信息保护法》及其他适用法律法规、行业规范和监管要求。</w:t>
        </w:r>
      </w:ins>
    </w:p>
    <w:p w14:paraId="5E28FE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246" w:author="不要说话" w:date="2026-03-25T10:57:35Z"/>
          <w:rFonts w:hint="eastAsia" w:ascii="仿宋" w:hAnsi="仿宋" w:eastAsia="仿宋" w:cs="仿宋"/>
          <w:sz w:val="24"/>
          <w:szCs w:val="18"/>
          <w:lang w:val="en-US" w:eastAsia="zh-CN"/>
        </w:rPr>
      </w:pPr>
      <w:ins w:id="247" w:author="不要说话" w:date="2026-03-25T10:57:18Z">
        <w:r>
          <w:rPr>
            <w:rFonts w:hint="eastAsia" w:ascii="仿宋" w:hAnsi="仿宋" w:eastAsia="仿宋" w:cs="仿宋"/>
            <w:sz w:val="24"/>
            <w:szCs w:val="18"/>
            <w:lang w:val="en-US" w:eastAsia="zh-CN"/>
          </w:rPr>
          <w:t>② 项目所使用的开源组件、第三方框架、中间件、工具软件等，应满足合法、合规、</w:t>
        </w:r>
      </w:ins>
    </w:p>
    <w:p w14:paraId="491C02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248" w:author="不要说话" w:date="2026-03-25T10:57:18Z"/>
          <w:rFonts w:hint="eastAsia" w:ascii="仿宋" w:hAnsi="仿宋" w:eastAsia="仿宋" w:cs="仿宋"/>
          <w:sz w:val="24"/>
          <w:szCs w:val="18"/>
          <w:lang w:val="en-US" w:eastAsia="zh-CN"/>
        </w:rPr>
      </w:pPr>
      <w:ins w:id="249" w:author="不要说话" w:date="2026-03-25T10:57:18Z">
        <w:r>
          <w:rPr>
            <w:rFonts w:hint="eastAsia" w:ascii="仿宋" w:hAnsi="仿宋" w:eastAsia="仿宋" w:cs="仿宋"/>
            <w:sz w:val="24"/>
            <w:szCs w:val="18"/>
            <w:lang w:val="en-US" w:eastAsia="zh-CN"/>
          </w:rPr>
          <w:t>可商用要求，不得存在版权纠纷、授权缺陷或侵权风险。乙方应向甲方提供完整的开源组件清单、版本信息、授权协议及合规说明。</w:t>
        </w:r>
      </w:ins>
    </w:p>
    <w:p w14:paraId="5C5A6B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250" w:author="不要说话" w:date="2026-03-25T10:57:40Z"/>
          <w:rFonts w:hint="eastAsia" w:ascii="仿宋" w:hAnsi="仿宋" w:eastAsia="仿宋" w:cs="仿宋"/>
          <w:sz w:val="24"/>
          <w:szCs w:val="18"/>
          <w:lang w:val="en-US" w:eastAsia="zh-CN"/>
        </w:rPr>
      </w:pPr>
      <w:ins w:id="251" w:author="不要说话" w:date="2026-03-25T10:57:18Z">
        <w:r>
          <w:rPr>
            <w:rFonts w:hint="eastAsia" w:ascii="仿宋" w:hAnsi="仿宋" w:eastAsia="仿宋" w:cs="仿宋"/>
            <w:sz w:val="24"/>
            <w:szCs w:val="18"/>
            <w:lang w:val="en-US" w:eastAsia="zh-CN"/>
          </w:rPr>
          <w:t>③ 涉及用户隐私数据的收集、存储、使用、共享、导出等处理行为，均应严格遵循</w:t>
        </w:r>
      </w:ins>
    </w:p>
    <w:p w14:paraId="7CDBE9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252" w:author="不要说话" w:date="2026-03-25T10:57:18Z"/>
          <w:rFonts w:hint="eastAsia" w:ascii="仿宋" w:hAnsi="仿宋" w:eastAsia="仿宋" w:cs="仿宋"/>
          <w:sz w:val="24"/>
          <w:szCs w:val="18"/>
          <w:lang w:val="en-US" w:eastAsia="zh-CN"/>
        </w:rPr>
      </w:pPr>
      <w:ins w:id="253" w:author="不要说话" w:date="2026-03-25T10:57:18Z">
        <w:r>
          <w:rPr>
            <w:rFonts w:hint="eastAsia" w:ascii="仿宋" w:hAnsi="仿宋" w:eastAsia="仿宋" w:cs="仿宋"/>
            <w:sz w:val="24"/>
            <w:szCs w:val="18"/>
            <w:lang w:val="en-US" w:eastAsia="zh-CN"/>
          </w:rPr>
          <w:t>隐私保护规定，履行必要的授权、告知和审批程序，遵循数据最小化、目的限定和权限隔离原则。</w:t>
        </w:r>
      </w:ins>
    </w:p>
    <w:p w14:paraId="56E3A5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254" w:author="不要说话" w:date="2026-03-25T10:57:49Z"/>
          <w:rFonts w:hint="eastAsia" w:ascii="仿宋" w:hAnsi="仿宋" w:eastAsia="仿宋" w:cs="仿宋"/>
          <w:sz w:val="24"/>
          <w:szCs w:val="18"/>
          <w:lang w:val="en-US" w:eastAsia="zh-CN"/>
        </w:rPr>
      </w:pPr>
      <w:ins w:id="255" w:author="不要说话" w:date="2026-03-25T10:57:18Z">
        <w:r>
          <w:rPr>
            <w:rFonts w:hint="eastAsia" w:ascii="仿宋" w:hAnsi="仿宋" w:eastAsia="仿宋" w:cs="仿宋"/>
            <w:sz w:val="24"/>
            <w:szCs w:val="18"/>
            <w:lang w:val="en-US" w:eastAsia="zh-CN"/>
          </w:rPr>
          <w:t>④ 未经甲方书面同意，乙方不得擅自复制、留存、转移、使用或向第三方披露甲方</w:t>
        </w:r>
      </w:ins>
    </w:p>
    <w:p w14:paraId="01D80F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ins w:id="256" w:author="不要说话" w:date="2026-03-25T10:57:18Z">
        <w:r>
          <w:rPr>
            <w:rFonts w:hint="eastAsia" w:ascii="仿宋" w:hAnsi="仿宋" w:eastAsia="仿宋" w:cs="仿宋"/>
            <w:sz w:val="24"/>
            <w:szCs w:val="18"/>
            <w:lang w:val="en-US" w:eastAsia="zh-CN"/>
          </w:rPr>
          <w:t>业务数据、测试数据、生产数据及相关资料。项目终止、验收完成或甲方要求时，乙方应按甲方要求删除或返还相关数据，并配合甲方完成数据交接。</w:t>
        </w:r>
      </w:ins>
    </w:p>
    <w:p w14:paraId="491325BE">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54" w:firstLineChars="200"/>
        <w:textAlignment w:val="auto"/>
        <w:outlineLvl w:val="1"/>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对外使用PECMS</w:t>
      </w:r>
      <w:ins w:id="257" w:author="不要说话" w:date="2026-02-24T10:39:43Z">
        <w:r>
          <w:rPr>
            <w:rFonts w:hint="eastAsia" w:ascii="仿宋" w:hAnsi="仿宋" w:eastAsia="仿宋" w:cs="仿宋"/>
            <w:b/>
            <w:bCs/>
            <w:spacing w:val="-7"/>
            <w:kern w:val="2"/>
            <w:sz w:val="24"/>
            <w:szCs w:val="24"/>
            <w:lang w:val="en-US" w:eastAsia="zh-CN" w:bidi="ar-SA"/>
          </w:rPr>
          <w:t>模块</w:t>
        </w:r>
      </w:ins>
      <w:r>
        <w:rPr>
          <w:rFonts w:hint="eastAsia" w:ascii="仿宋" w:hAnsi="仿宋" w:eastAsia="仿宋" w:cs="仿宋"/>
          <w:b/>
          <w:bCs/>
          <w:spacing w:val="-7"/>
          <w:kern w:val="2"/>
          <w:sz w:val="24"/>
          <w:szCs w:val="24"/>
          <w:lang w:val="en-US" w:eastAsia="zh-CN" w:bidi="ar-SA"/>
        </w:rPr>
        <w:t>升级改造要求</w:t>
      </w:r>
    </w:p>
    <w:p w14:paraId="507CBE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2"/>
        <w:rPr>
          <w:ins w:id="258" w:author="不要说话" w:date="2026-02-24T10:31:23Z"/>
          <w:rFonts w:hint="eastAsia" w:ascii="仿宋" w:hAnsi="仿宋" w:eastAsia="仿宋" w:cs="仿宋"/>
          <w:b/>
          <w:bCs/>
          <w:spacing w:val="-7"/>
          <w:kern w:val="2"/>
          <w:sz w:val="24"/>
          <w:szCs w:val="24"/>
          <w:lang w:val="en-US" w:eastAsia="zh-CN" w:bidi="ar-SA"/>
        </w:rPr>
      </w:pPr>
      <w:ins w:id="259" w:author="不要说话" w:date="2026-02-24T10:31:23Z">
        <w:r>
          <w:rPr>
            <w:rFonts w:hint="eastAsia" w:ascii="仿宋" w:hAnsi="仿宋" w:eastAsia="仿宋" w:cs="仿宋"/>
            <w:b/>
            <w:bCs/>
            <w:spacing w:val="-7"/>
            <w:kern w:val="2"/>
            <w:sz w:val="24"/>
            <w:szCs w:val="24"/>
            <w:lang w:val="en-US" w:eastAsia="zh-CN" w:bidi="ar-SA"/>
          </w:rPr>
          <w:t>1、功能规格要求</w:t>
        </w:r>
      </w:ins>
    </w:p>
    <w:p w14:paraId="57F7AC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ins w:id="260" w:author="不要说话" w:date="2026-03-25T11:09:35Z"/>
          <w:rFonts w:hint="eastAsia" w:ascii="仿宋" w:hAnsi="仿宋" w:eastAsia="仿宋" w:cs="仿宋"/>
          <w:sz w:val="24"/>
          <w:szCs w:val="18"/>
          <w:lang w:val="en-US" w:eastAsia="zh-CN"/>
        </w:rPr>
      </w:pPr>
      <w:ins w:id="261" w:author="不要说话" w:date="2026-03-25T11:09:35Z">
        <w:r>
          <w:rPr>
            <w:rFonts w:hint="eastAsia" w:ascii="仿宋" w:hAnsi="仿宋" w:eastAsia="仿宋" w:cs="仿宋"/>
            <w:sz w:val="24"/>
            <w:szCs w:val="18"/>
            <w:lang w:val="en-US" w:eastAsia="zh-CN"/>
          </w:rPr>
          <w:t>（1）本项目功能范围、开发内容、交付边界，以报价单、采购文件、经双方确认的需求文档、原型图、会议纪要及本文件约定内容为准，上述文件互为补充，具有同等约束力。</w:t>
        </w:r>
      </w:ins>
    </w:p>
    <w:p w14:paraId="49379F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ins w:id="262" w:author="不要说话" w:date="2026-03-25T11:09:35Z"/>
          <w:rFonts w:hint="eastAsia" w:ascii="仿宋" w:hAnsi="仿宋" w:eastAsia="仿宋" w:cs="仿宋"/>
          <w:sz w:val="24"/>
          <w:szCs w:val="18"/>
          <w:lang w:val="en-US" w:eastAsia="zh-CN"/>
        </w:rPr>
      </w:pPr>
      <w:ins w:id="263" w:author="不要说话" w:date="2026-03-25T11:09:35Z">
        <w:r>
          <w:rPr>
            <w:rFonts w:hint="eastAsia" w:ascii="仿宋" w:hAnsi="仿宋" w:eastAsia="仿宋" w:cs="仿宋"/>
            <w:sz w:val="24"/>
            <w:szCs w:val="18"/>
            <w:lang w:val="en-US" w:eastAsia="zh-CN"/>
          </w:rPr>
          <w:t>（2）乙方作为专业技术服务方，应基于甲方提出的业务目标和需求内容，履行专业分析、需求完善、功能补全、流程优化、交互完善、异常处理完善及配套功能补齐义务。凡属于实现已确认业务目标所必需的功能、逻辑、校验、提示、权限、日志、异常处理、数据联动、查询筛选、导入导出、统计展示等配套内容，均视为乙方应完成的工作范围，不另行增加费用，不作为顺延工期依据。</w:t>
        </w:r>
      </w:ins>
    </w:p>
    <w:p w14:paraId="0EB561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ins w:id="264" w:author="不要说话" w:date="2026-03-25T11:09:35Z"/>
          <w:rFonts w:hint="eastAsia" w:ascii="仿宋" w:hAnsi="仿宋" w:eastAsia="仿宋" w:cs="仿宋"/>
          <w:sz w:val="24"/>
          <w:szCs w:val="18"/>
          <w:lang w:val="en-US" w:eastAsia="zh-CN"/>
        </w:rPr>
      </w:pPr>
      <w:ins w:id="265" w:author="不要说话" w:date="2026-03-25T11:09:35Z">
        <w:r>
          <w:rPr>
            <w:rFonts w:hint="eastAsia" w:ascii="仿宋" w:hAnsi="仿宋" w:eastAsia="仿宋" w:cs="仿宋"/>
            <w:sz w:val="24"/>
            <w:szCs w:val="18"/>
            <w:lang w:val="en-US" w:eastAsia="zh-CN"/>
          </w:rPr>
          <w:t>（3）前款所称“功能补全、逻辑优化、配套完善”，仅限于实现已确认需求目标所必需的合理开发内容；如甲方新增业务模块、改变核心业务模式、重构主流程、增加原约定范围外的第三方系统集成、调整整体功能框架或新增重大统计分析口径的，属于需求变更，应按双方确认的变更流程执行，另行协商费用及工期。</w:t>
        </w:r>
      </w:ins>
    </w:p>
    <w:p w14:paraId="7A8826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ins w:id="266" w:author="不要说话" w:date="2026-03-25T11:09:35Z"/>
          <w:rFonts w:hint="eastAsia" w:ascii="仿宋" w:hAnsi="仿宋" w:eastAsia="仿宋" w:cs="仿宋"/>
          <w:sz w:val="24"/>
          <w:szCs w:val="18"/>
          <w:lang w:val="en-US" w:eastAsia="zh-CN"/>
        </w:rPr>
      </w:pPr>
      <w:ins w:id="267" w:author="不要说话" w:date="2026-03-25T11:09:35Z">
        <w:r>
          <w:rPr>
            <w:rFonts w:hint="eastAsia" w:ascii="仿宋" w:hAnsi="仿宋" w:eastAsia="仿宋" w:cs="仿宋"/>
            <w:sz w:val="24"/>
            <w:szCs w:val="18"/>
            <w:lang w:val="en-US" w:eastAsia="zh-CN"/>
          </w:rPr>
          <w:t>（4）合同签订前，乙方应配合甲方完成本次需求分析、需求澄清及实施边界梳理；合同签订后，乙方须依据甲方最终确认的在线需求文档，对全部功能点逐项进行工时预估，编制书面《开发进度计划表》《功能清单及排期表》，经甲方书面确认后作为项目实施及验收依据。</w:t>
        </w:r>
      </w:ins>
    </w:p>
    <w:p w14:paraId="1376CA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ins w:id="268" w:author="不要说话" w:date="2026-03-25T11:09:35Z"/>
          <w:rFonts w:hint="eastAsia" w:ascii="仿宋" w:hAnsi="仿宋" w:eastAsia="仿宋" w:cs="仿宋"/>
          <w:sz w:val="24"/>
          <w:szCs w:val="18"/>
          <w:lang w:val="en-US" w:eastAsia="zh-CN"/>
        </w:rPr>
      </w:pPr>
      <w:ins w:id="269" w:author="不要说话" w:date="2026-03-25T11:09:35Z">
        <w:r>
          <w:rPr>
            <w:rFonts w:hint="eastAsia" w:ascii="仿宋" w:hAnsi="仿宋" w:eastAsia="仿宋" w:cs="仿宋"/>
            <w:sz w:val="24"/>
            <w:szCs w:val="18"/>
            <w:lang w:val="en-US" w:eastAsia="zh-CN"/>
          </w:rPr>
          <w:t>（5）乙方不得以“需求未写明细节”“需求未明确页面表现”“常规功能未单独列出”等理由拒绝完成合理配套功能。</w:t>
        </w:r>
      </w:ins>
    </w:p>
    <w:p w14:paraId="5C41D3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ins w:id="270" w:author="不要说话" w:date="2026-03-25T11:09:35Z"/>
          <w:rFonts w:hint="eastAsia" w:ascii="仿宋" w:hAnsi="仿宋" w:eastAsia="仿宋" w:cs="仿宋"/>
          <w:sz w:val="24"/>
          <w:szCs w:val="18"/>
          <w:lang w:val="en-US" w:eastAsia="zh-CN"/>
        </w:rPr>
      </w:pPr>
      <w:ins w:id="271" w:author="不要说话" w:date="2026-03-25T11:09:35Z">
        <w:r>
          <w:rPr>
            <w:rFonts w:hint="eastAsia" w:ascii="仿宋" w:hAnsi="仿宋" w:eastAsia="仿宋" w:cs="仿宋"/>
            <w:sz w:val="24"/>
            <w:szCs w:val="18"/>
            <w:lang w:val="en-US" w:eastAsia="zh-CN"/>
          </w:rPr>
          <w:t>（6）乙方应建立需求确认、版本冻结及变更管理机制。需求冻结后，如需调整，双方应就变更内容、影响范围、费用和工期进行书面确认，未经甲方书面确认，乙方不得据此主张费用增加或工期顺延。</w:t>
        </w:r>
      </w:ins>
    </w:p>
    <w:p w14:paraId="1D7E5BD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200" w:firstLine="0" w:firstLineChars="0"/>
        <w:textAlignment w:val="auto"/>
        <w:outlineLvl w:val="2"/>
        <w:rPr>
          <w:ins w:id="272" w:author="不要说话" w:date="2026-02-24T10:31:23Z"/>
          <w:rFonts w:hint="eastAsia" w:ascii="仿宋" w:hAnsi="仿宋" w:eastAsia="仿宋" w:cs="仿宋"/>
          <w:b/>
          <w:bCs/>
          <w:spacing w:val="-7"/>
          <w:kern w:val="2"/>
          <w:sz w:val="24"/>
          <w:szCs w:val="24"/>
          <w:lang w:val="en-US" w:eastAsia="zh-CN" w:bidi="ar-SA"/>
        </w:rPr>
      </w:pPr>
      <w:ins w:id="273" w:author="不要说话" w:date="2026-02-24T10:31:32Z">
        <w:r>
          <w:rPr>
            <w:rFonts w:hint="eastAsia" w:ascii="仿宋" w:hAnsi="仿宋" w:eastAsia="仿宋" w:cs="仿宋"/>
            <w:b/>
            <w:bCs/>
            <w:spacing w:val="-7"/>
            <w:kern w:val="2"/>
            <w:sz w:val="24"/>
            <w:szCs w:val="24"/>
            <w:lang w:val="en-US" w:eastAsia="zh-CN" w:bidi="ar-SA"/>
          </w:rPr>
          <w:t>2</w:t>
        </w:r>
      </w:ins>
      <w:ins w:id="274" w:author="不要说话" w:date="2026-02-24T10:31:33Z">
        <w:r>
          <w:rPr>
            <w:rFonts w:hint="eastAsia" w:ascii="仿宋" w:hAnsi="仿宋" w:eastAsia="仿宋" w:cs="仿宋"/>
            <w:b/>
            <w:bCs/>
            <w:spacing w:val="-7"/>
            <w:kern w:val="2"/>
            <w:sz w:val="24"/>
            <w:szCs w:val="24"/>
            <w:lang w:val="en-US" w:eastAsia="zh-CN" w:bidi="ar-SA"/>
          </w:rPr>
          <w:t>、</w:t>
        </w:r>
      </w:ins>
      <w:ins w:id="275" w:author="不要说话" w:date="2026-02-24T10:31:23Z">
        <w:r>
          <w:rPr>
            <w:rFonts w:hint="eastAsia" w:ascii="仿宋" w:hAnsi="仿宋" w:eastAsia="仿宋" w:cs="仿宋"/>
            <w:b/>
            <w:bCs/>
            <w:spacing w:val="-7"/>
            <w:kern w:val="2"/>
            <w:sz w:val="24"/>
            <w:szCs w:val="24"/>
            <w:lang w:val="en-US" w:eastAsia="zh-CN" w:bidi="ar-SA"/>
          </w:rPr>
          <w:t>性能规格要求</w:t>
        </w:r>
      </w:ins>
    </w:p>
    <w:p w14:paraId="418D622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ins w:id="276" w:author="不要说话" w:date="2026-03-25T11:11:14Z"/>
          <w:rFonts w:hint="eastAsia" w:ascii="仿宋" w:hAnsi="仿宋" w:eastAsia="仿宋" w:cs="仿宋"/>
          <w:sz w:val="24"/>
          <w:szCs w:val="18"/>
          <w:lang w:val="en-US" w:eastAsia="zh-CN"/>
        </w:rPr>
      </w:pPr>
      <w:ins w:id="277" w:author="不要说话" w:date="2026-03-25T11:19:51Z">
        <w:r>
          <w:rPr>
            <w:rFonts w:hint="eastAsia" w:ascii="仿宋" w:hAnsi="仿宋" w:eastAsia="仿宋" w:cs="仿宋"/>
            <w:sz w:val="24"/>
            <w:szCs w:val="18"/>
            <w:lang w:val="en-US" w:eastAsia="zh-CN"/>
          </w:rPr>
          <w:t>（</w:t>
        </w:r>
      </w:ins>
      <w:ins w:id="278" w:author="不要说话" w:date="2026-03-25T11:19:52Z">
        <w:r>
          <w:rPr>
            <w:rFonts w:hint="eastAsia" w:ascii="仿宋" w:hAnsi="仿宋" w:eastAsia="仿宋" w:cs="仿宋"/>
            <w:sz w:val="24"/>
            <w:szCs w:val="18"/>
            <w:lang w:val="en-US" w:eastAsia="zh-CN"/>
          </w:rPr>
          <w:t>1</w:t>
        </w:r>
      </w:ins>
      <w:ins w:id="279" w:author="不要说话" w:date="2026-03-25T11:19:51Z">
        <w:r>
          <w:rPr>
            <w:rFonts w:hint="eastAsia" w:ascii="仿宋" w:hAnsi="仿宋" w:eastAsia="仿宋" w:cs="仿宋"/>
            <w:sz w:val="24"/>
            <w:szCs w:val="18"/>
            <w:lang w:val="en-US" w:eastAsia="zh-CN"/>
          </w:rPr>
          <w:t>）</w:t>
        </w:r>
      </w:ins>
      <w:ins w:id="280" w:author="不要说话" w:date="2026-03-25T11:11:14Z">
        <w:r>
          <w:rPr>
            <w:rFonts w:hint="eastAsia" w:ascii="仿宋" w:hAnsi="仿宋" w:eastAsia="仿宋" w:cs="仿宋"/>
            <w:sz w:val="24"/>
            <w:szCs w:val="18"/>
            <w:lang w:val="en-US" w:eastAsia="zh-CN"/>
          </w:rPr>
          <w:t>系统应支持不少于500名并发在线用户稳定访问，并满足甲方核心业务场景下的使用需求。并发能力测试应基于双方确认的测试环境、测试模型和业务场景执行。</w:t>
        </w:r>
      </w:ins>
    </w:p>
    <w:p w14:paraId="4BEF710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ins w:id="281" w:author="不要说话" w:date="2026-03-25T11:11:14Z"/>
          <w:rFonts w:hint="eastAsia" w:ascii="仿宋" w:hAnsi="仿宋" w:eastAsia="仿宋" w:cs="仿宋"/>
          <w:sz w:val="24"/>
          <w:szCs w:val="18"/>
          <w:lang w:val="en-US" w:eastAsia="zh-CN"/>
        </w:rPr>
      </w:pPr>
      <w:ins w:id="282" w:author="不要说话" w:date="2026-03-25T11:19:54Z">
        <w:r>
          <w:rPr>
            <w:rFonts w:hint="eastAsia" w:ascii="仿宋" w:hAnsi="仿宋" w:eastAsia="仿宋" w:cs="仿宋"/>
            <w:sz w:val="24"/>
            <w:szCs w:val="18"/>
            <w:lang w:val="en-US" w:eastAsia="zh-CN"/>
          </w:rPr>
          <w:t>（</w:t>
        </w:r>
      </w:ins>
      <w:ins w:id="283" w:author="不要说话" w:date="2026-03-25T11:19:55Z">
        <w:r>
          <w:rPr>
            <w:rFonts w:hint="eastAsia" w:ascii="仿宋" w:hAnsi="仿宋" w:eastAsia="仿宋" w:cs="仿宋"/>
            <w:sz w:val="24"/>
            <w:szCs w:val="18"/>
            <w:lang w:val="en-US" w:eastAsia="zh-CN"/>
          </w:rPr>
          <w:t>2</w:t>
        </w:r>
      </w:ins>
      <w:ins w:id="284" w:author="不要说话" w:date="2026-03-25T11:19:54Z">
        <w:r>
          <w:rPr>
            <w:rFonts w:hint="eastAsia" w:ascii="仿宋" w:hAnsi="仿宋" w:eastAsia="仿宋" w:cs="仿宋"/>
            <w:sz w:val="24"/>
            <w:szCs w:val="18"/>
            <w:lang w:val="en-US" w:eastAsia="zh-CN"/>
          </w:rPr>
          <w:t>）</w:t>
        </w:r>
      </w:ins>
      <w:ins w:id="285" w:author="不要说话" w:date="2026-03-25T11:11:14Z">
        <w:r>
          <w:rPr>
            <w:rFonts w:hint="eastAsia" w:ascii="仿宋" w:hAnsi="仿宋" w:eastAsia="仿宋" w:cs="仿宋"/>
            <w:sz w:val="24"/>
            <w:szCs w:val="18"/>
            <w:lang w:val="en-US" w:eastAsia="zh-CN"/>
          </w:rPr>
          <w:t>核心业务操作包括但不限于数据查询、新增、修改、删除、导入、导出、列表筛选、统计汇总等。上述核心操作在标准测试环境下应满足以下性能要求：</w:t>
        </w:r>
      </w:ins>
    </w:p>
    <w:p w14:paraId="613694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286" w:author="不要说话" w:date="2026-03-25T11:11:14Z"/>
          <w:rFonts w:hint="eastAsia" w:ascii="仿宋" w:hAnsi="仿宋" w:eastAsia="仿宋" w:cs="仿宋"/>
          <w:sz w:val="24"/>
          <w:szCs w:val="18"/>
          <w:lang w:val="en-US" w:eastAsia="zh-CN"/>
        </w:rPr>
      </w:pPr>
      <w:ins w:id="287" w:author="不要说话" w:date="2026-03-25T11:11:14Z">
        <w:r>
          <w:rPr>
            <w:rFonts w:hint="eastAsia" w:ascii="仿宋" w:hAnsi="仿宋" w:eastAsia="仿宋" w:cs="仿宋"/>
            <w:sz w:val="24"/>
            <w:szCs w:val="18"/>
            <w:lang w:val="en-US" w:eastAsia="zh-CN"/>
          </w:rPr>
          <w:t>① 核心接口响应时间 P95≤1.5秒；</w:t>
        </w:r>
      </w:ins>
    </w:p>
    <w:p w14:paraId="1D7E22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288" w:author="不要说话" w:date="2026-03-25T11:11:14Z"/>
          <w:rFonts w:hint="eastAsia" w:ascii="仿宋" w:hAnsi="仿宋" w:eastAsia="仿宋" w:cs="仿宋"/>
          <w:sz w:val="24"/>
          <w:szCs w:val="18"/>
          <w:lang w:val="en-US" w:eastAsia="zh-CN"/>
        </w:rPr>
      </w:pPr>
      <w:ins w:id="289" w:author="不要说话" w:date="2026-03-25T11:11:14Z">
        <w:r>
          <w:rPr>
            <w:rFonts w:hint="eastAsia" w:ascii="仿宋" w:hAnsi="仿宋" w:eastAsia="仿宋" w:cs="仿宋"/>
            <w:sz w:val="24"/>
            <w:szCs w:val="18"/>
            <w:lang w:val="en-US" w:eastAsia="zh-CN"/>
          </w:rPr>
          <w:t>② 复杂查询、导入导出等大数据量操作响应时间或处理时长应符合双方确认的</w:t>
        </w:r>
      </w:ins>
    </w:p>
    <w:p w14:paraId="2477CE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290" w:author="不要说话" w:date="2026-03-25T11:11:14Z"/>
          <w:rFonts w:hint="eastAsia" w:ascii="仿宋" w:hAnsi="仿宋" w:eastAsia="仿宋" w:cs="仿宋"/>
          <w:sz w:val="24"/>
          <w:szCs w:val="18"/>
          <w:lang w:val="en-US" w:eastAsia="zh-CN"/>
        </w:rPr>
      </w:pPr>
      <w:ins w:id="291" w:author="不要说话" w:date="2026-03-25T11:11:14Z">
        <w:r>
          <w:rPr>
            <w:rFonts w:hint="eastAsia" w:ascii="仿宋" w:hAnsi="仿宋" w:eastAsia="仿宋" w:cs="仿宋"/>
            <w:sz w:val="24"/>
            <w:szCs w:val="18"/>
            <w:lang w:val="en-US" w:eastAsia="zh-CN"/>
          </w:rPr>
          <w:t>专项性能标准；</w:t>
        </w:r>
      </w:ins>
    </w:p>
    <w:p w14:paraId="408D08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292" w:author="不要说话" w:date="2026-03-25T11:11:58Z"/>
          <w:rFonts w:hint="eastAsia" w:ascii="仿宋" w:hAnsi="仿宋" w:eastAsia="仿宋" w:cs="仿宋"/>
          <w:sz w:val="24"/>
          <w:szCs w:val="18"/>
          <w:lang w:val="en-US" w:eastAsia="zh-CN"/>
        </w:rPr>
      </w:pPr>
      <w:ins w:id="293" w:author="不要说话" w:date="2026-03-25T11:15:17Z">
        <w:r>
          <w:rPr>
            <w:rFonts w:hint="eastAsia" w:ascii="仿宋" w:hAnsi="仿宋" w:eastAsia="仿宋" w:cs="仿宋"/>
            <w:sz w:val="24"/>
            <w:szCs w:val="18"/>
            <w:lang w:val="en-US" w:eastAsia="zh-CN"/>
          </w:rPr>
          <w:t>③</w:t>
        </w:r>
      </w:ins>
      <w:ins w:id="294" w:author="不要说话" w:date="2026-03-25T11:15:31Z">
        <w:r>
          <w:rPr>
            <w:rFonts w:hint="eastAsia" w:ascii="仿宋" w:hAnsi="仿宋" w:eastAsia="仿宋" w:cs="仿宋"/>
            <w:sz w:val="24"/>
            <w:szCs w:val="18"/>
            <w:lang w:val="en-US" w:eastAsia="zh-CN"/>
          </w:rPr>
          <w:t xml:space="preserve"> </w:t>
        </w:r>
      </w:ins>
      <w:ins w:id="295" w:author="不要说话" w:date="2026-03-25T11:11:14Z">
        <w:r>
          <w:rPr>
            <w:rFonts w:hint="eastAsia" w:ascii="仿宋" w:hAnsi="仿宋" w:eastAsia="仿宋" w:cs="仿宋"/>
            <w:sz w:val="24"/>
            <w:szCs w:val="18"/>
            <w:lang w:val="en-US" w:eastAsia="zh-CN"/>
          </w:rPr>
          <w:t>不得出现因系统设计、程序缺陷或资源调度不合理导致的大面积卡顿、请求</w:t>
        </w:r>
      </w:ins>
    </w:p>
    <w:p w14:paraId="1C384E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296" w:author="不要说话" w:date="2026-03-25T11:11:14Z"/>
          <w:rFonts w:hint="eastAsia" w:ascii="仿宋" w:hAnsi="仿宋" w:eastAsia="仿宋" w:cs="仿宋"/>
          <w:sz w:val="24"/>
          <w:szCs w:val="18"/>
          <w:lang w:val="en-US" w:eastAsia="zh-CN"/>
        </w:rPr>
      </w:pPr>
      <w:ins w:id="297" w:author="不要说话" w:date="2026-03-25T11:11:14Z">
        <w:r>
          <w:rPr>
            <w:rFonts w:hint="eastAsia" w:ascii="仿宋" w:hAnsi="仿宋" w:eastAsia="仿宋" w:cs="仿宋"/>
            <w:sz w:val="24"/>
            <w:szCs w:val="18"/>
            <w:lang w:val="en-US" w:eastAsia="zh-CN"/>
          </w:rPr>
          <w:t>阻塞、异常超时或服务不可用。</w:t>
        </w:r>
      </w:ins>
    </w:p>
    <w:p w14:paraId="6DA7BF8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ins w:id="298" w:author="不要说话" w:date="2026-03-25T11:11:14Z"/>
          <w:rFonts w:hint="eastAsia" w:ascii="仿宋" w:hAnsi="仿宋" w:eastAsia="仿宋" w:cs="仿宋"/>
          <w:sz w:val="24"/>
          <w:szCs w:val="18"/>
          <w:lang w:val="en-US" w:eastAsia="zh-CN"/>
        </w:rPr>
      </w:pPr>
      <w:ins w:id="299" w:author="不要说话" w:date="2026-03-25T11:20:11Z">
        <w:r>
          <w:rPr>
            <w:rFonts w:hint="eastAsia" w:ascii="仿宋" w:hAnsi="仿宋" w:eastAsia="仿宋" w:cs="仿宋"/>
            <w:sz w:val="24"/>
            <w:szCs w:val="18"/>
            <w:lang w:val="en-US" w:eastAsia="zh-CN"/>
          </w:rPr>
          <w:t>（</w:t>
        </w:r>
      </w:ins>
      <w:ins w:id="300" w:author="不要说话" w:date="2026-03-25T11:20:12Z">
        <w:r>
          <w:rPr>
            <w:rFonts w:hint="eastAsia" w:ascii="仿宋" w:hAnsi="仿宋" w:eastAsia="仿宋" w:cs="仿宋"/>
            <w:sz w:val="24"/>
            <w:szCs w:val="18"/>
            <w:lang w:val="en-US" w:eastAsia="zh-CN"/>
          </w:rPr>
          <w:t>3</w:t>
        </w:r>
      </w:ins>
      <w:ins w:id="301" w:author="不要说话" w:date="2026-03-25T11:20:11Z">
        <w:r>
          <w:rPr>
            <w:rFonts w:hint="eastAsia" w:ascii="仿宋" w:hAnsi="仿宋" w:eastAsia="仿宋" w:cs="仿宋"/>
            <w:sz w:val="24"/>
            <w:szCs w:val="18"/>
            <w:lang w:val="en-US" w:eastAsia="zh-CN"/>
          </w:rPr>
          <w:t>）</w:t>
        </w:r>
      </w:ins>
      <w:ins w:id="302" w:author="不要说话" w:date="2026-03-25T11:11:14Z">
        <w:r>
          <w:rPr>
            <w:rFonts w:hint="eastAsia" w:ascii="仿宋" w:hAnsi="仿宋" w:eastAsia="仿宋" w:cs="仿宋"/>
            <w:sz w:val="24"/>
            <w:szCs w:val="18"/>
            <w:lang w:val="en-US" w:eastAsia="zh-CN"/>
          </w:rPr>
          <w:t>系统年度可用性不低于99.9%，支持7×24小时稳定运行。年度可用性统计应以系统应用服务可访问、核心功能可正常使用为标准，并明确统计口径。</w:t>
        </w:r>
      </w:ins>
    </w:p>
    <w:p w14:paraId="452AE8C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ins w:id="303" w:author="不要说话" w:date="2026-03-25T11:11:14Z"/>
          <w:rFonts w:hint="eastAsia" w:ascii="仿宋" w:hAnsi="仿宋" w:eastAsia="仿宋" w:cs="仿宋"/>
          <w:sz w:val="24"/>
          <w:szCs w:val="18"/>
          <w:lang w:val="en-US" w:eastAsia="zh-CN"/>
        </w:rPr>
      </w:pPr>
      <w:ins w:id="304" w:author="不要说话" w:date="2026-03-25T11:20:16Z">
        <w:r>
          <w:rPr>
            <w:rFonts w:hint="eastAsia" w:ascii="仿宋" w:hAnsi="仿宋" w:eastAsia="仿宋" w:cs="仿宋"/>
            <w:sz w:val="24"/>
            <w:szCs w:val="18"/>
            <w:lang w:val="en-US" w:eastAsia="zh-CN"/>
          </w:rPr>
          <w:t>（</w:t>
        </w:r>
      </w:ins>
      <w:ins w:id="305" w:author="不要说话" w:date="2026-03-25T11:20:17Z">
        <w:r>
          <w:rPr>
            <w:rFonts w:hint="eastAsia" w:ascii="仿宋" w:hAnsi="仿宋" w:eastAsia="仿宋" w:cs="仿宋"/>
            <w:sz w:val="24"/>
            <w:szCs w:val="18"/>
            <w:lang w:val="en-US" w:eastAsia="zh-CN"/>
          </w:rPr>
          <w:t>4</w:t>
        </w:r>
      </w:ins>
      <w:ins w:id="306" w:author="不要说话" w:date="2026-03-25T11:20:16Z">
        <w:r>
          <w:rPr>
            <w:rFonts w:hint="eastAsia" w:ascii="仿宋" w:hAnsi="仿宋" w:eastAsia="仿宋" w:cs="仿宋"/>
            <w:sz w:val="24"/>
            <w:szCs w:val="18"/>
            <w:lang w:val="en-US" w:eastAsia="zh-CN"/>
          </w:rPr>
          <w:t>）</w:t>
        </w:r>
      </w:ins>
      <w:ins w:id="307" w:author="不要说话" w:date="2026-03-25T11:11:14Z">
        <w:r>
          <w:rPr>
            <w:rFonts w:hint="eastAsia" w:ascii="仿宋" w:hAnsi="仿宋" w:eastAsia="仿宋" w:cs="仿宋"/>
            <w:sz w:val="24"/>
            <w:szCs w:val="18"/>
            <w:lang w:val="en-US" w:eastAsia="zh-CN"/>
          </w:rPr>
          <w:t>高峰期服务器 CPU、内存等核心资源占用应处于合理区间，原则上峰值不高于80%；如因业务增长或数据规模扩大需进行资源扩容，乙方应提前提出容量评估和优化建议。</w:t>
        </w:r>
      </w:ins>
    </w:p>
    <w:p w14:paraId="0AD152D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ins w:id="308" w:author="不要说话" w:date="2026-03-25T11:11:14Z"/>
          <w:rFonts w:hint="eastAsia" w:ascii="仿宋" w:hAnsi="仿宋" w:eastAsia="仿宋" w:cs="仿宋"/>
          <w:sz w:val="24"/>
          <w:szCs w:val="18"/>
          <w:lang w:val="en-US" w:eastAsia="zh-CN"/>
        </w:rPr>
      </w:pPr>
      <w:ins w:id="309" w:author="不要说话" w:date="2026-03-25T11:20:22Z">
        <w:r>
          <w:rPr>
            <w:rFonts w:hint="eastAsia" w:ascii="仿宋" w:hAnsi="仿宋" w:eastAsia="仿宋" w:cs="仿宋"/>
            <w:sz w:val="24"/>
            <w:szCs w:val="18"/>
            <w:lang w:val="en-US" w:eastAsia="zh-CN"/>
          </w:rPr>
          <w:t>（</w:t>
        </w:r>
      </w:ins>
      <w:ins w:id="310" w:author="不要说话" w:date="2026-03-25T11:20:23Z">
        <w:r>
          <w:rPr>
            <w:rFonts w:hint="eastAsia" w:ascii="仿宋" w:hAnsi="仿宋" w:eastAsia="仿宋" w:cs="仿宋"/>
            <w:sz w:val="24"/>
            <w:szCs w:val="18"/>
            <w:lang w:val="en-US" w:eastAsia="zh-CN"/>
          </w:rPr>
          <w:t>5</w:t>
        </w:r>
      </w:ins>
      <w:ins w:id="311" w:author="不要说话" w:date="2026-03-25T11:20:22Z">
        <w:r>
          <w:rPr>
            <w:rFonts w:hint="eastAsia" w:ascii="仿宋" w:hAnsi="仿宋" w:eastAsia="仿宋" w:cs="仿宋"/>
            <w:sz w:val="24"/>
            <w:szCs w:val="18"/>
            <w:lang w:val="en-US" w:eastAsia="zh-CN"/>
          </w:rPr>
          <w:t>）</w:t>
        </w:r>
      </w:ins>
      <w:ins w:id="312" w:author="不要说话" w:date="2026-03-25T11:11:14Z">
        <w:r>
          <w:rPr>
            <w:rFonts w:hint="eastAsia" w:ascii="仿宋" w:hAnsi="仿宋" w:eastAsia="仿宋" w:cs="仿宋"/>
            <w:sz w:val="24"/>
            <w:szCs w:val="18"/>
            <w:lang w:val="en-US" w:eastAsia="zh-CN"/>
          </w:rPr>
          <w:t>前述性能指标的测试环境、测试数据量、并发模型、压测工具、执行方法和达标判定标准，应由双方在测试前书面确认。</w:t>
        </w:r>
      </w:ins>
    </w:p>
    <w:p w14:paraId="612639F6">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ins w:id="313" w:author="不要说话" w:date="2026-02-24T10:31:23Z"/>
          <w:rFonts w:hint="eastAsia" w:ascii="仿宋" w:hAnsi="仿宋" w:eastAsia="仿宋" w:cs="仿宋"/>
          <w:sz w:val="24"/>
          <w:szCs w:val="18"/>
          <w:lang w:val="en-US" w:eastAsia="zh-CN"/>
        </w:rPr>
      </w:pPr>
      <w:ins w:id="314" w:author="不要说话" w:date="2026-03-25T11:20:29Z">
        <w:r>
          <w:rPr>
            <w:rFonts w:hint="eastAsia" w:ascii="仿宋" w:hAnsi="仿宋" w:eastAsia="仿宋" w:cs="仿宋"/>
            <w:sz w:val="24"/>
            <w:szCs w:val="18"/>
            <w:highlight w:val="none"/>
            <w:lang w:val="en-US" w:eastAsia="zh-CN"/>
          </w:rPr>
          <w:t>（</w:t>
        </w:r>
      </w:ins>
      <w:ins w:id="315" w:author="不要说话" w:date="2026-03-25T11:20:30Z">
        <w:r>
          <w:rPr>
            <w:rFonts w:hint="eastAsia" w:ascii="仿宋" w:hAnsi="仿宋" w:eastAsia="仿宋" w:cs="仿宋"/>
            <w:sz w:val="24"/>
            <w:szCs w:val="18"/>
            <w:highlight w:val="none"/>
            <w:lang w:val="en-US" w:eastAsia="zh-CN"/>
          </w:rPr>
          <w:t>6</w:t>
        </w:r>
      </w:ins>
      <w:ins w:id="316" w:author="不要说话" w:date="2026-03-25T11:20:29Z">
        <w:r>
          <w:rPr>
            <w:rFonts w:hint="eastAsia" w:ascii="仿宋" w:hAnsi="仿宋" w:eastAsia="仿宋" w:cs="仿宋"/>
            <w:sz w:val="24"/>
            <w:szCs w:val="18"/>
            <w:highlight w:val="none"/>
            <w:lang w:val="en-US" w:eastAsia="zh-CN"/>
          </w:rPr>
          <w:t>）</w:t>
        </w:r>
      </w:ins>
      <w:ins w:id="317" w:author="不要说话" w:date="2026-03-25T11:11:14Z">
        <w:r>
          <w:rPr>
            <w:rFonts w:hint="eastAsia" w:ascii="仿宋" w:hAnsi="仿宋" w:eastAsia="仿宋" w:cs="仿宋"/>
            <w:sz w:val="24"/>
            <w:szCs w:val="18"/>
            <w:highlight w:val="none"/>
            <w:lang w:val="en-US" w:eastAsia="zh-CN"/>
          </w:rPr>
          <w:t>除不可抗力外，系统运行过程中发生服务中断、访问异常、性能下降、接口不可用、数据不同步等影响正常使用的情形，乙方均应承担及时响应、排查、修复、恢复及整改责任。即使问题涉及甲方基础设施、第三方平台或运营商网络，乙方仍应负责牵头开展技术排查、联调协同、应急处置和闭环解决，不得以此作为免责依据；因乙方系统架构设计、接口依赖管理、容灾机制、监控预警或异常处理不足导致故障扩大、恢复延迟或业务影响加重的，相关责任仍由乙方承担。</w:t>
        </w:r>
      </w:ins>
    </w:p>
    <w:p w14:paraId="2B9A903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0" w:firstLineChars="0"/>
        <w:textAlignment w:val="auto"/>
        <w:outlineLvl w:val="2"/>
        <w:rPr>
          <w:ins w:id="318" w:author="不要说话" w:date="2026-02-24T10:31:23Z"/>
          <w:rFonts w:hint="eastAsia" w:ascii="仿宋" w:hAnsi="仿宋" w:eastAsia="仿宋" w:cs="仿宋"/>
          <w:b/>
          <w:bCs/>
          <w:spacing w:val="-7"/>
          <w:kern w:val="2"/>
          <w:sz w:val="24"/>
          <w:szCs w:val="24"/>
          <w:lang w:val="en-US" w:eastAsia="zh-CN" w:bidi="ar-SA"/>
        </w:rPr>
      </w:pPr>
      <w:ins w:id="319" w:author="不要说话" w:date="2026-02-24T10:31:35Z">
        <w:r>
          <w:rPr>
            <w:rFonts w:hint="eastAsia" w:ascii="仿宋" w:hAnsi="仿宋" w:eastAsia="仿宋" w:cs="仿宋"/>
            <w:b/>
            <w:bCs/>
            <w:spacing w:val="-7"/>
            <w:kern w:val="2"/>
            <w:sz w:val="24"/>
            <w:szCs w:val="24"/>
            <w:lang w:val="en-US" w:eastAsia="zh-CN" w:bidi="ar-SA"/>
          </w:rPr>
          <w:t>3</w:t>
        </w:r>
      </w:ins>
      <w:ins w:id="320" w:author="不要说话" w:date="2026-02-24T10:31:36Z">
        <w:r>
          <w:rPr>
            <w:rFonts w:hint="eastAsia" w:ascii="仿宋" w:hAnsi="仿宋" w:eastAsia="仿宋" w:cs="仿宋"/>
            <w:b/>
            <w:bCs/>
            <w:spacing w:val="-7"/>
            <w:kern w:val="2"/>
            <w:sz w:val="24"/>
            <w:szCs w:val="24"/>
            <w:lang w:val="en-US" w:eastAsia="zh-CN" w:bidi="ar-SA"/>
          </w:rPr>
          <w:t>、</w:t>
        </w:r>
      </w:ins>
      <w:ins w:id="321" w:author="不要说话" w:date="2026-02-24T10:31:23Z">
        <w:r>
          <w:rPr>
            <w:rFonts w:hint="eastAsia" w:ascii="仿宋" w:hAnsi="仿宋" w:eastAsia="仿宋" w:cs="仿宋"/>
            <w:b/>
            <w:bCs/>
            <w:spacing w:val="-7"/>
            <w:kern w:val="2"/>
            <w:sz w:val="24"/>
            <w:szCs w:val="24"/>
            <w:lang w:val="en-US" w:eastAsia="zh-CN" w:bidi="ar-SA"/>
          </w:rPr>
          <w:t>技术架构要求</w:t>
        </w:r>
      </w:ins>
    </w:p>
    <w:p w14:paraId="4A9C65A6">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ins w:id="322" w:author="不要说话" w:date="2026-02-24T10:31:23Z"/>
          <w:rFonts w:hint="eastAsia" w:ascii="仿宋" w:hAnsi="仿宋" w:eastAsia="仿宋" w:cs="仿宋"/>
          <w:sz w:val="24"/>
          <w:szCs w:val="18"/>
          <w:lang w:val="en-US" w:eastAsia="zh-CN"/>
        </w:rPr>
      </w:pPr>
      <w:ins w:id="323" w:author="不要说话" w:date="2026-03-25T11:20:41Z">
        <w:r>
          <w:rPr>
            <w:rFonts w:hint="eastAsia" w:ascii="仿宋" w:hAnsi="仿宋" w:eastAsia="仿宋" w:cs="仿宋"/>
            <w:sz w:val="24"/>
            <w:szCs w:val="18"/>
            <w:lang w:val="en-US" w:eastAsia="zh-CN"/>
          </w:rPr>
          <w:t>（</w:t>
        </w:r>
      </w:ins>
      <w:ins w:id="324" w:author="不要说话" w:date="2026-03-25T11:20:42Z">
        <w:r>
          <w:rPr>
            <w:rFonts w:hint="eastAsia" w:ascii="仿宋" w:hAnsi="仿宋" w:eastAsia="仿宋" w:cs="仿宋"/>
            <w:sz w:val="24"/>
            <w:szCs w:val="18"/>
            <w:lang w:val="en-US" w:eastAsia="zh-CN"/>
          </w:rPr>
          <w:t>1</w:t>
        </w:r>
      </w:ins>
      <w:ins w:id="325" w:author="不要说话" w:date="2026-03-25T11:20:41Z">
        <w:r>
          <w:rPr>
            <w:rFonts w:hint="eastAsia" w:ascii="仿宋" w:hAnsi="仿宋" w:eastAsia="仿宋" w:cs="仿宋"/>
            <w:sz w:val="24"/>
            <w:szCs w:val="18"/>
            <w:lang w:val="en-US" w:eastAsia="zh-CN"/>
          </w:rPr>
          <w:t>）</w:t>
        </w:r>
      </w:ins>
      <w:ins w:id="326" w:author="不要说话" w:date="2026-02-24T10:31:23Z">
        <w:r>
          <w:rPr>
            <w:rFonts w:hint="eastAsia" w:ascii="仿宋" w:hAnsi="仿宋" w:eastAsia="仿宋" w:cs="仿宋"/>
            <w:sz w:val="24"/>
            <w:szCs w:val="18"/>
            <w:lang w:val="en-US" w:eastAsia="zh-CN"/>
          </w:rPr>
          <w:t xml:space="preserve">基于 Spring </w:t>
        </w:r>
      </w:ins>
      <w:ins w:id="327" w:author="不要说话" w:date="2026-02-24T10:35:56Z">
        <w:r>
          <w:rPr>
            <w:rFonts w:hint="eastAsia" w:ascii="仿宋" w:hAnsi="仿宋" w:eastAsia="仿宋" w:cs="仿宋"/>
            <w:sz w:val="24"/>
            <w:szCs w:val="18"/>
            <w:lang w:val="en-US" w:eastAsia="zh-CN"/>
          </w:rPr>
          <w:t>B</w:t>
        </w:r>
      </w:ins>
      <w:ins w:id="328" w:author="不要说话" w:date="2026-02-24T10:35:57Z">
        <w:r>
          <w:rPr>
            <w:rFonts w:hint="eastAsia" w:ascii="仿宋" w:hAnsi="仿宋" w:eastAsia="仿宋" w:cs="仿宋"/>
            <w:sz w:val="24"/>
            <w:szCs w:val="18"/>
            <w:lang w:val="en-US" w:eastAsia="zh-CN"/>
          </w:rPr>
          <w:t>oot</w:t>
        </w:r>
      </w:ins>
      <w:ins w:id="329" w:author="不要说话" w:date="2026-02-24T10:31:23Z">
        <w:r>
          <w:rPr>
            <w:rFonts w:hint="eastAsia" w:ascii="仿宋" w:hAnsi="仿宋" w:eastAsia="仿宋" w:cs="仿宋"/>
            <w:sz w:val="24"/>
            <w:szCs w:val="18"/>
            <w:lang w:val="en-US" w:eastAsia="zh-CN"/>
          </w:rPr>
          <w:t xml:space="preserve"> 框架构建，</w:t>
        </w:r>
      </w:ins>
      <w:ins w:id="330" w:author="不要说话" w:date="2026-02-24T10:36:12Z">
        <w:r>
          <w:rPr>
            <w:rFonts w:hint="eastAsia" w:ascii="仿宋" w:hAnsi="仿宋" w:eastAsia="仿宋" w:cs="仿宋"/>
            <w:sz w:val="24"/>
            <w:szCs w:val="18"/>
            <w:lang w:val="en-US" w:eastAsia="zh-CN"/>
          </w:rPr>
          <w:t>模块</w:t>
        </w:r>
      </w:ins>
      <w:ins w:id="331" w:author="不要说话" w:date="2026-02-24T10:31:23Z">
        <w:r>
          <w:rPr>
            <w:rFonts w:hint="eastAsia" w:ascii="仿宋" w:hAnsi="仿宋" w:eastAsia="仿宋" w:cs="仿宋"/>
            <w:sz w:val="24"/>
            <w:szCs w:val="18"/>
            <w:lang w:val="en-US" w:eastAsia="zh-CN"/>
          </w:rPr>
          <w:t>拆分合理、架构分层清晰，具备高可用、可扩展、易维护、负载均衡等特性。</w:t>
        </w:r>
      </w:ins>
    </w:p>
    <w:p w14:paraId="03EA6894">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ins w:id="332" w:author="不要说话" w:date="2026-02-24T10:31:23Z"/>
          <w:rFonts w:hint="eastAsia" w:ascii="仿宋" w:hAnsi="仿宋" w:eastAsia="仿宋" w:cs="仿宋"/>
          <w:sz w:val="24"/>
          <w:szCs w:val="18"/>
          <w:lang w:val="en-US" w:eastAsia="zh-CN"/>
        </w:rPr>
      </w:pPr>
      <w:ins w:id="333" w:author="不要说话" w:date="2026-03-25T11:20:47Z">
        <w:r>
          <w:rPr>
            <w:rFonts w:hint="eastAsia" w:ascii="仿宋" w:hAnsi="仿宋" w:eastAsia="仿宋" w:cs="仿宋"/>
            <w:sz w:val="24"/>
            <w:szCs w:val="18"/>
            <w:lang w:val="en-US" w:eastAsia="zh-CN"/>
          </w:rPr>
          <w:t>（</w:t>
        </w:r>
      </w:ins>
      <w:ins w:id="334" w:author="不要说话" w:date="2026-03-25T11:20:48Z">
        <w:r>
          <w:rPr>
            <w:rFonts w:hint="eastAsia" w:ascii="仿宋" w:hAnsi="仿宋" w:eastAsia="仿宋" w:cs="仿宋"/>
            <w:sz w:val="24"/>
            <w:szCs w:val="18"/>
            <w:lang w:val="en-US" w:eastAsia="zh-CN"/>
          </w:rPr>
          <w:t>2</w:t>
        </w:r>
      </w:ins>
      <w:ins w:id="335" w:author="不要说话" w:date="2026-03-25T11:20:47Z">
        <w:r>
          <w:rPr>
            <w:rFonts w:hint="eastAsia" w:ascii="仿宋" w:hAnsi="仿宋" w:eastAsia="仿宋" w:cs="仿宋"/>
            <w:sz w:val="24"/>
            <w:szCs w:val="18"/>
            <w:lang w:val="en-US" w:eastAsia="zh-CN"/>
          </w:rPr>
          <w:t>）</w:t>
        </w:r>
      </w:ins>
      <w:ins w:id="336" w:author="不要说话" w:date="2026-03-25T11:16:00Z">
        <w:r>
          <w:rPr>
            <w:rFonts w:hint="eastAsia" w:ascii="仿宋" w:hAnsi="仿宋" w:eastAsia="仿宋" w:cs="仿宋"/>
            <w:sz w:val="24"/>
            <w:szCs w:val="18"/>
            <w:lang w:val="en-US" w:eastAsia="zh-CN"/>
          </w:rPr>
          <w:t>后端采用 Java 语言开发，代码规范统一、结构清晰；数据库采用 MySQL 8.0，支持事务处理、索引优化及数据安全存储。</w:t>
        </w:r>
      </w:ins>
    </w:p>
    <w:p w14:paraId="5F115185">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ins w:id="337" w:author="不要说话" w:date="2026-02-24T10:31:23Z"/>
          <w:rFonts w:hint="eastAsia" w:ascii="仿宋" w:hAnsi="仿宋" w:eastAsia="仿宋" w:cs="仿宋"/>
          <w:sz w:val="24"/>
          <w:szCs w:val="18"/>
          <w:lang w:val="en-US" w:eastAsia="zh-CN"/>
        </w:rPr>
      </w:pPr>
      <w:ins w:id="338" w:author="不要说话" w:date="2026-03-25T11:20:53Z">
        <w:r>
          <w:rPr>
            <w:rFonts w:hint="eastAsia" w:ascii="仿宋" w:hAnsi="仿宋" w:eastAsia="仿宋" w:cs="仿宋"/>
            <w:sz w:val="24"/>
            <w:szCs w:val="18"/>
            <w:lang w:val="en-US" w:eastAsia="zh-CN"/>
          </w:rPr>
          <w:t>（3）</w:t>
        </w:r>
      </w:ins>
      <w:ins w:id="339" w:author="不要说话" w:date="2026-03-25T11:16:14Z">
        <w:r>
          <w:rPr>
            <w:rFonts w:hint="eastAsia" w:ascii="仿宋" w:hAnsi="仿宋" w:eastAsia="仿宋" w:cs="仿宋"/>
            <w:sz w:val="24"/>
            <w:szCs w:val="18"/>
            <w:lang w:val="en-US" w:eastAsia="zh-CN"/>
          </w:rPr>
          <w:t>前端采用 HTML、CSS、JavaScript 等技术开发，界面交互流畅、用户体验良好；前后端通过标准 RESTful API 实现数据交互，接口规范统一，接口文档完整。</w:t>
        </w:r>
      </w:ins>
    </w:p>
    <w:p w14:paraId="63AE05C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ins w:id="340" w:author="不要说话" w:date="2026-02-24T10:31:23Z"/>
          <w:rFonts w:hint="eastAsia" w:ascii="仿宋" w:hAnsi="仿宋" w:eastAsia="仿宋" w:cs="仿宋"/>
          <w:sz w:val="24"/>
          <w:szCs w:val="18"/>
          <w:lang w:val="en-US" w:eastAsia="zh-CN"/>
        </w:rPr>
      </w:pPr>
      <w:ins w:id="341" w:author="不要说话" w:date="2026-03-25T11:20:58Z">
        <w:r>
          <w:rPr>
            <w:rFonts w:hint="eastAsia" w:ascii="仿宋" w:hAnsi="仿宋" w:eastAsia="仿宋" w:cs="仿宋"/>
            <w:sz w:val="24"/>
            <w:szCs w:val="18"/>
            <w:lang w:val="en-US" w:eastAsia="zh-CN"/>
          </w:rPr>
          <w:t>（</w:t>
        </w:r>
      </w:ins>
      <w:ins w:id="342" w:author="不要说话" w:date="2026-03-25T11:20:59Z">
        <w:r>
          <w:rPr>
            <w:rFonts w:hint="eastAsia" w:ascii="仿宋" w:hAnsi="仿宋" w:eastAsia="仿宋" w:cs="仿宋"/>
            <w:sz w:val="24"/>
            <w:szCs w:val="18"/>
            <w:lang w:val="en-US" w:eastAsia="zh-CN"/>
          </w:rPr>
          <w:t>4</w:t>
        </w:r>
      </w:ins>
      <w:ins w:id="343" w:author="不要说话" w:date="2026-03-25T11:20:58Z">
        <w:r>
          <w:rPr>
            <w:rFonts w:hint="eastAsia" w:ascii="仿宋" w:hAnsi="仿宋" w:eastAsia="仿宋" w:cs="仿宋"/>
            <w:sz w:val="24"/>
            <w:szCs w:val="18"/>
            <w:lang w:val="en-US" w:eastAsia="zh-CN"/>
          </w:rPr>
          <w:t>）</w:t>
        </w:r>
      </w:ins>
      <w:ins w:id="344" w:author="不要说话" w:date="2026-02-24T10:31:23Z">
        <w:r>
          <w:rPr>
            <w:rFonts w:hint="eastAsia" w:ascii="仿宋" w:hAnsi="仿宋" w:eastAsia="仿宋" w:cs="仿宋"/>
            <w:sz w:val="24"/>
            <w:szCs w:val="18"/>
            <w:lang w:val="en-US" w:eastAsia="zh-CN"/>
          </w:rPr>
          <w:t>App 端采用UniApp开发，实现跨平台兼容，功能、交互与 PC 端保持一致，满足移动端使用需求。</w:t>
        </w:r>
      </w:ins>
    </w:p>
    <w:p w14:paraId="005C770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0" w:firstLineChars="0"/>
        <w:textAlignment w:val="auto"/>
        <w:outlineLvl w:val="2"/>
        <w:rPr>
          <w:ins w:id="345" w:author="不要说话" w:date="2026-02-24T10:31:23Z"/>
          <w:rFonts w:hint="eastAsia" w:ascii="仿宋" w:hAnsi="仿宋" w:eastAsia="仿宋" w:cs="仿宋"/>
          <w:b/>
          <w:bCs/>
          <w:spacing w:val="-7"/>
          <w:kern w:val="2"/>
          <w:sz w:val="24"/>
          <w:szCs w:val="24"/>
          <w:lang w:val="en-US" w:eastAsia="zh-CN" w:bidi="ar-SA"/>
        </w:rPr>
      </w:pPr>
      <w:ins w:id="346" w:author="不要说话" w:date="2026-02-24T10:31:38Z">
        <w:r>
          <w:rPr>
            <w:rFonts w:hint="eastAsia" w:ascii="仿宋" w:hAnsi="仿宋" w:eastAsia="仿宋" w:cs="仿宋"/>
            <w:b/>
            <w:bCs/>
            <w:spacing w:val="-7"/>
            <w:kern w:val="2"/>
            <w:sz w:val="24"/>
            <w:szCs w:val="24"/>
            <w:lang w:val="en-US" w:eastAsia="zh-CN" w:bidi="ar-SA"/>
          </w:rPr>
          <w:t>4、</w:t>
        </w:r>
      </w:ins>
      <w:ins w:id="347" w:author="不要说话" w:date="2026-02-24T10:31:23Z">
        <w:r>
          <w:rPr>
            <w:rFonts w:hint="eastAsia" w:ascii="仿宋" w:hAnsi="仿宋" w:eastAsia="仿宋" w:cs="仿宋"/>
            <w:b/>
            <w:bCs/>
            <w:spacing w:val="-7"/>
            <w:kern w:val="2"/>
            <w:sz w:val="24"/>
            <w:szCs w:val="24"/>
            <w:lang w:val="en-US" w:eastAsia="zh-CN" w:bidi="ar-SA"/>
          </w:rPr>
          <w:t>质量与验收要求</w:t>
        </w:r>
      </w:ins>
    </w:p>
    <w:p w14:paraId="05C2CFF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ins w:id="348" w:author="不要说话" w:date="2026-03-25T11:12:50Z"/>
          <w:rFonts w:hint="eastAsia" w:ascii="仿宋" w:hAnsi="仿宋" w:eastAsia="仿宋" w:cs="仿宋"/>
          <w:sz w:val="24"/>
          <w:szCs w:val="18"/>
          <w:lang w:val="en-US" w:eastAsia="zh-CN"/>
        </w:rPr>
      </w:pPr>
      <w:ins w:id="349" w:author="不要说话" w:date="2026-03-25T11:12:50Z">
        <w:r>
          <w:rPr>
            <w:rFonts w:hint="eastAsia" w:ascii="仿宋" w:hAnsi="仿宋" w:eastAsia="仿宋" w:cs="仿宋"/>
            <w:sz w:val="24"/>
            <w:szCs w:val="18"/>
            <w:lang w:val="en-US" w:eastAsia="zh-CN"/>
          </w:rPr>
          <w:t>（1）交付文档标准</w:t>
        </w:r>
      </w:ins>
    </w:p>
    <w:p w14:paraId="6C2C775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350" w:author="不要说话" w:date="2026-03-25T11:13:52Z"/>
          <w:rFonts w:hint="eastAsia" w:ascii="仿宋" w:hAnsi="仿宋" w:eastAsia="仿宋" w:cs="仿宋"/>
          <w:sz w:val="24"/>
          <w:szCs w:val="18"/>
          <w:lang w:val="en-US" w:eastAsia="zh-CN"/>
        </w:rPr>
      </w:pPr>
      <w:ins w:id="351" w:author="不要说话" w:date="2026-03-25T11:12:50Z">
        <w:r>
          <w:rPr>
            <w:rFonts w:hint="eastAsia" w:ascii="仿宋" w:hAnsi="仿宋" w:eastAsia="仿宋" w:cs="仿宋"/>
            <w:sz w:val="24"/>
            <w:szCs w:val="18"/>
            <w:lang w:val="en-US" w:eastAsia="zh-CN"/>
          </w:rPr>
          <w:t>①用户使用手册：应完整覆盖系统全部功能模块、业务场景、操作步骤、权限说</w:t>
        </w:r>
      </w:ins>
    </w:p>
    <w:p w14:paraId="3E70EE29">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352" w:author="不要说话" w:date="2026-03-25T11:12:50Z"/>
          <w:rFonts w:hint="eastAsia" w:ascii="仿宋" w:hAnsi="仿宋" w:eastAsia="仿宋" w:cs="仿宋"/>
          <w:sz w:val="24"/>
          <w:szCs w:val="18"/>
          <w:lang w:val="en-US" w:eastAsia="zh-CN"/>
        </w:rPr>
      </w:pPr>
      <w:ins w:id="353" w:author="不要说话" w:date="2026-03-25T11:12:50Z">
        <w:r>
          <w:rPr>
            <w:rFonts w:hint="eastAsia" w:ascii="仿宋" w:hAnsi="仿宋" w:eastAsia="仿宋" w:cs="仿宋"/>
            <w:sz w:val="24"/>
            <w:szCs w:val="18"/>
            <w:lang w:val="en-US" w:eastAsia="zh-CN"/>
          </w:rPr>
          <w:t>明及常见问题处理方案，图文清晰、表达准确，确保用户可独立操作；内容格式须严格按照甲方提供模板编制，无缺项、无遗漏，样式规范，具备左侧导航树、一级二级标题等结构要求。</w:t>
        </w:r>
      </w:ins>
    </w:p>
    <w:p w14:paraId="44BE19F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354" w:author="不要说话" w:date="2026-03-25T11:13:55Z"/>
          <w:rFonts w:hint="eastAsia" w:ascii="仿宋" w:hAnsi="仿宋" w:eastAsia="仿宋" w:cs="仿宋"/>
          <w:sz w:val="24"/>
          <w:szCs w:val="18"/>
          <w:lang w:val="en-US" w:eastAsia="zh-CN"/>
        </w:rPr>
      </w:pPr>
      <w:ins w:id="355" w:author="不要说话" w:date="2026-03-25T11:12:50Z">
        <w:r>
          <w:rPr>
            <w:rFonts w:hint="eastAsia" w:ascii="仿宋" w:hAnsi="仿宋" w:eastAsia="仿宋" w:cs="仿宋"/>
            <w:sz w:val="24"/>
            <w:szCs w:val="18"/>
            <w:lang w:val="en-US" w:eastAsia="zh-CN"/>
          </w:rPr>
          <w:t>②测试验收报告：应覆盖黑盒测试、白盒测试、集成测试、功能测试、性能测试、</w:t>
        </w:r>
      </w:ins>
    </w:p>
    <w:p w14:paraId="2925A0F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356" w:author="不要说话" w:date="2026-03-25T11:12:50Z"/>
          <w:rFonts w:hint="eastAsia" w:ascii="仿宋" w:hAnsi="仿宋" w:eastAsia="仿宋" w:cs="仿宋"/>
          <w:sz w:val="24"/>
          <w:szCs w:val="18"/>
          <w:lang w:val="en-US" w:eastAsia="zh-CN"/>
        </w:rPr>
      </w:pPr>
      <w:ins w:id="357" w:author="不要说话" w:date="2026-03-25T11:12:50Z">
        <w:r>
          <w:rPr>
            <w:rFonts w:hint="eastAsia" w:ascii="仿宋" w:hAnsi="仿宋" w:eastAsia="仿宋" w:cs="仿宋"/>
            <w:sz w:val="24"/>
            <w:szCs w:val="18"/>
            <w:lang w:val="en-US" w:eastAsia="zh-CN"/>
          </w:rPr>
          <w:t>安全测试、兼容性测试等内容，包含测试范围、测试环境、测试用例、执行结果、缺陷统计、缺陷等级、缺陷修复情况及测试结论，并由乙方测试负责人签字确认。</w:t>
        </w:r>
      </w:ins>
    </w:p>
    <w:p w14:paraId="5B626145">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358" w:author="不要说话" w:date="2026-03-25T11:13:57Z"/>
          <w:rFonts w:hint="eastAsia" w:ascii="仿宋" w:hAnsi="仿宋" w:eastAsia="仿宋" w:cs="仿宋"/>
          <w:sz w:val="24"/>
          <w:szCs w:val="18"/>
          <w:lang w:val="en-US" w:eastAsia="zh-CN"/>
        </w:rPr>
      </w:pPr>
      <w:ins w:id="359" w:author="不要说话" w:date="2026-03-25T11:12:50Z">
        <w:r>
          <w:rPr>
            <w:rFonts w:hint="eastAsia" w:ascii="仿宋" w:hAnsi="仿宋" w:eastAsia="仿宋" w:cs="仿宋"/>
            <w:sz w:val="24"/>
            <w:szCs w:val="18"/>
            <w:lang w:val="en-US" w:eastAsia="zh-CN"/>
          </w:rPr>
          <w:t>③源代码：乙方应交付项目完整、可编译、可部署、可运行的全量源代码，包括</w:t>
        </w:r>
      </w:ins>
    </w:p>
    <w:p w14:paraId="4966FF4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360" w:author="不要说话" w:date="2026-03-25T11:12:50Z"/>
          <w:rFonts w:hint="eastAsia" w:ascii="仿宋" w:hAnsi="仿宋" w:eastAsia="仿宋" w:cs="仿宋"/>
          <w:sz w:val="24"/>
          <w:szCs w:val="18"/>
          <w:lang w:val="en-US" w:eastAsia="zh-CN"/>
        </w:rPr>
      </w:pPr>
      <w:ins w:id="361" w:author="不要说话" w:date="2026-03-25T11:12:50Z">
        <w:r>
          <w:rPr>
            <w:rFonts w:hint="eastAsia" w:ascii="仿宋" w:hAnsi="仿宋" w:eastAsia="仿宋" w:cs="仿宋"/>
            <w:sz w:val="24"/>
            <w:szCs w:val="18"/>
            <w:lang w:val="en-US" w:eastAsia="zh-CN"/>
          </w:rPr>
          <w:t>前端代码、后端代码、数据库脚本、配置文件、部署脚本、构建脚本、定时任务配置、第三方依赖说明等。代码应结构规范、逻辑清晰，符合行业通用开发规范，核心业务逻辑、关键业务流程、数据库关键操作、系统配置项、定时任务、异常处理逻辑、对外接口及第三方集成调用等内容，均须具备完整、准确、可理解的注释或配套开发说明，确保甲方或甲方指定第三方在不依赖乙方口头解释的情况下，能够独立完成代码阅读、系统部署、故障排查、配置调整和二次维护；否则视为源码交付不合格。</w:t>
        </w:r>
      </w:ins>
    </w:p>
    <w:p w14:paraId="2444162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362" w:author="不要说话" w:date="2026-03-25T11:13:59Z"/>
          <w:rFonts w:hint="eastAsia" w:ascii="仿宋" w:hAnsi="仿宋" w:eastAsia="仿宋" w:cs="仿宋"/>
          <w:sz w:val="24"/>
          <w:szCs w:val="18"/>
          <w:lang w:val="en-US" w:eastAsia="zh-CN"/>
        </w:rPr>
      </w:pPr>
      <w:ins w:id="363" w:author="不要说话" w:date="2026-03-25T11:12:50Z">
        <w:r>
          <w:rPr>
            <w:rFonts w:hint="eastAsia" w:ascii="仿宋" w:hAnsi="仿宋" w:eastAsia="仿宋" w:cs="仿宋"/>
            <w:sz w:val="24"/>
            <w:szCs w:val="18"/>
            <w:lang w:val="en-US" w:eastAsia="zh-CN"/>
          </w:rPr>
          <w:t>④运维手册:应详细说明系统部署环境、软硬件配置要求、安装部署步骤、参数配</w:t>
        </w:r>
      </w:ins>
    </w:p>
    <w:p w14:paraId="62F31EF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364" w:author="不要说话" w:date="2026-03-25T11:12:50Z"/>
          <w:rFonts w:hint="eastAsia" w:ascii="仿宋" w:hAnsi="仿宋" w:eastAsia="仿宋" w:cs="仿宋"/>
          <w:sz w:val="24"/>
          <w:szCs w:val="18"/>
          <w:lang w:val="en-US" w:eastAsia="zh-CN"/>
        </w:rPr>
      </w:pPr>
      <w:ins w:id="365" w:author="不要说话" w:date="2026-03-25T11:12:50Z">
        <w:r>
          <w:rPr>
            <w:rFonts w:hint="eastAsia" w:ascii="仿宋" w:hAnsi="仿宋" w:eastAsia="仿宋" w:cs="仿宋"/>
            <w:sz w:val="24"/>
            <w:szCs w:val="18"/>
            <w:lang w:val="en-US" w:eastAsia="zh-CN"/>
          </w:rPr>
          <w:t>置说明、启停方式、常见故障排查、日志查看、监控方式、系统升级、数据备份与恢复等内容，满足甲方独立部署和日常运维需求。</w:t>
        </w:r>
      </w:ins>
    </w:p>
    <w:p w14:paraId="644DC14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366" w:author="不要说话" w:date="2026-03-25T11:14:01Z"/>
          <w:rFonts w:hint="eastAsia" w:ascii="仿宋" w:hAnsi="仿宋" w:eastAsia="仿宋" w:cs="仿宋"/>
          <w:sz w:val="24"/>
          <w:szCs w:val="18"/>
          <w:lang w:val="en-US" w:eastAsia="zh-CN"/>
        </w:rPr>
      </w:pPr>
      <w:ins w:id="367" w:author="不要说话" w:date="2026-03-25T11:12:50Z">
        <w:r>
          <w:rPr>
            <w:rFonts w:hint="eastAsia" w:ascii="仿宋" w:hAnsi="仿宋" w:eastAsia="仿宋" w:cs="仿宋"/>
            <w:sz w:val="24"/>
            <w:szCs w:val="18"/>
            <w:lang w:val="en-US" w:eastAsia="zh-CN"/>
          </w:rPr>
          <w:t>⑤开源组件及第三方依赖清单：应列明组件名称、版本号、用途、授权协议类型、</w:t>
        </w:r>
      </w:ins>
    </w:p>
    <w:p w14:paraId="3A7C220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368" w:author="不要说话" w:date="2026-03-25T11:12:50Z"/>
          <w:rFonts w:hint="eastAsia" w:ascii="仿宋" w:hAnsi="仿宋" w:eastAsia="仿宋" w:cs="仿宋"/>
          <w:sz w:val="24"/>
          <w:szCs w:val="18"/>
          <w:lang w:val="en-US" w:eastAsia="zh-CN"/>
        </w:rPr>
      </w:pPr>
      <w:ins w:id="369" w:author="不要说话" w:date="2026-03-25T11:12:50Z">
        <w:r>
          <w:rPr>
            <w:rFonts w:hint="eastAsia" w:ascii="仿宋" w:hAnsi="仿宋" w:eastAsia="仿宋" w:cs="仿宋"/>
            <w:sz w:val="24"/>
            <w:szCs w:val="18"/>
            <w:lang w:val="en-US" w:eastAsia="zh-CN"/>
          </w:rPr>
          <w:t>商用合规说明及相关授权文件。</w:t>
        </w:r>
      </w:ins>
    </w:p>
    <w:p w14:paraId="77A8FD7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ins w:id="370" w:author="不要说话" w:date="2026-03-25T11:12:50Z"/>
          <w:rFonts w:hint="eastAsia" w:ascii="仿宋" w:hAnsi="仿宋" w:eastAsia="仿宋" w:cs="仿宋"/>
          <w:sz w:val="24"/>
          <w:szCs w:val="18"/>
          <w:lang w:val="en-US" w:eastAsia="zh-CN"/>
        </w:rPr>
      </w:pPr>
      <w:ins w:id="371" w:author="不要说话" w:date="2026-03-25T11:12:50Z">
        <w:r>
          <w:rPr>
            <w:rFonts w:hint="eastAsia" w:ascii="仿宋" w:hAnsi="仿宋" w:eastAsia="仿宋" w:cs="仿宋"/>
            <w:sz w:val="24"/>
            <w:szCs w:val="18"/>
            <w:lang w:val="en-US" w:eastAsia="zh-CN"/>
          </w:rPr>
          <w:t>（2）验收前置条件</w:t>
        </w:r>
      </w:ins>
    </w:p>
    <w:p w14:paraId="5F9DE45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372" w:author="不要说话" w:date="2026-03-25T11:14:03Z"/>
          <w:rFonts w:hint="eastAsia" w:ascii="仿宋" w:hAnsi="仿宋" w:eastAsia="仿宋" w:cs="仿宋"/>
          <w:sz w:val="24"/>
          <w:szCs w:val="18"/>
          <w:lang w:val="en-US" w:eastAsia="zh-CN"/>
        </w:rPr>
      </w:pPr>
      <w:ins w:id="373" w:author="不要说话" w:date="2026-03-25T11:12:50Z">
        <w:r>
          <w:rPr>
            <w:rFonts w:hint="eastAsia" w:ascii="仿宋" w:hAnsi="仿宋" w:eastAsia="仿宋" w:cs="仿宋"/>
            <w:sz w:val="24"/>
            <w:szCs w:val="18"/>
            <w:lang w:val="en-US" w:eastAsia="zh-CN"/>
          </w:rPr>
          <w:t>①乙方应按约定完整提交全部系统成果及交付文档。交付物不完整、文档与系统</w:t>
        </w:r>
      </w:ins>
    </w:p>
    <w:p w14:paraId="72EC6D4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374" w:author="不要说话" w:date="2026-03-25T11:12:50Z"/>
          <w:rFonts w:hint="eastAsia" w:ascii="仿宋" w:hAnsi="仿宋" w:eastAsia="仿宋" w:cs="仿宋"/>
          <w:sz w:val="24"/>
          <w:szCs w:val="18"/>
          <w:lang w:val="en-US" w:eastAsia="zh-CN"/>
        </w:rPr>
      </w:pPr>
      <w:ins w:id="375" w:author="不要说话" w:date="2026-03-25T11:12:50Z">
        <w:r>
          <w:rPr>
            <w:rFonts w:hint="eastAsia" w:ascii="仿宋" w:hAnsi="仿宋" w:eastAsia="仿宋" w:cs="仿宋"/>
            <w:sz w:val="24"/>
            <w:szCs w:val="18"/>
            <w:lang w:val="en-US" w:eastAsia="zh-CN"/>
          </w:rPr>
          <w:t>实际功能不一致、系统无法正常部署运行、缺少必要脚本或说明文件的，视为未达到验收前置条件，甲方有权不予组织验收。</w:t>
        </w:r>
      </w:ins>
    </w:p>
    <w:p w14:paraId="19A5731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ins w:id="376" w:author="不要说话" w:date="2026-03-25T11:12:50Z"/>
          <w:rFonts w:hint="eastAsia" w:ascii="仿宋" w:hAnsi="仿宋" w:eastAsia="仿宋" w:cs="仿宋"/>
          <w:sz w:val="24"/>
          <w:szCs w:val="18"/>
          <w:lang w:val="en-US" w:eastAsia="zh-CN"/>
        </w:rPr>
      </w:pPr>
      <w:ins w:id="377" w:author="不要说话" w:date="2026-03-25T11:12:50Z">
        <w:r>
          <w:rPr>
            <w:rFonts w:hint="eastAsia" w:ascii="仿宋" w:hAnsi="仿宋" w:eastAsia="仿宋" w:cs="仿宋"/>
            <w:sz w:val="24"/>
            <w:szCs w:val="18"/>
            <w:lang w:val="en-US" w:eastAsia="zh-CN"/>
          </w:rPr>
          <w:t>（3）验收测试标准</w:t>
        </w:r>
      </w:ins>
    </w:p>
    <w:p w14:paraId="4472621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378" w:author="不要说话" w:date="2026-03-25T11:14:08Z"/>
          <w:rFonts w:hint="eastAsia" w:ascii="仿宋" w:hAnsi="仿宋" w:eastAsia="仿宋" w:cs="仿宋"/>
          <w:sz w:val="24"/>
          <w:szCs w:val="18"/>
          <w:lang w:val="en-US" w:eastAsia="zh-CN"/>
        </w:rPr>
      </w:pPr>
      <w:ins w:id="379" w:author="不要说话" w:date="2026-03-25T11:12:50Z">
        <w:r>
          <w:rPr>
            <w:rFonts w:hint="eastAsia" w:ascii="仿宋" w:hAnsi="仿宋" w:eastAsia="仿宋" w:cs="仿宋"/>
            <w:sz w:val="24"/>
            <w:szCs w:val="18"/>
            <w:lang w:val="en-US" w:eastAsia="zh-CN"/>
          </w:rPr>
          <w:t>①功能测试：测试用例执行率应达到100%，通过率不低于95%；致命缺陷、严重</w:t>
        </w:r>
      </w:ins>
    </w:p>
    <w:p w14:paraId="45A5B12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380" w:author="不要说话" w:date="2026-03-25T11:12:50Z"/>
          <w:rFonts w:hint="eastAsia" w:ascii="仿宋" w:hAnsi="仿宋" w:eastAsia="仿宋" w:cs="仿宋"/>
          <w:sz w:val="24"/>
          <w:szCs w:val="18"/>
          <w:lang w:val="en-US" w:eastAsia="zh-CN"/>
        </w:rPr>
      </w:pPr>
      <w:ins w:id="381" w:author="不要说话" w:date="2026-03-25T11:12:50Z">
        <w:r>
          <w:rPr>
            <w:rFonts w:hint="eastAsia" w:ascii="仿宋" w:hAnsi="仿宋" w:eastAsia="仿宋" w:cs="仿宋"/>
            <w:sz w:val="24"/>
            <w:szCs w:val="18"/>
            <w:lang w:val="en-US" w:eastAsia="zh-CN"/>
          </w:rPr>
          <w:t>缺陷必须100%修复，关键业务流程不得存在逻辑错误、功能异常或数据错误。</w:t>
        </w:r>
      </w:ins>
    </w:p>
    <w:p w14:paraId="05C5FCA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382" w:author="不要说话" w:date="2026-03-25T11:14:09Z"/>
          <w:rFonts w:hint="eastAsia" w:ascii="仿宋" w:hAnsi="仿宋" w:eastAsia="仿宋" w:cs="仿宋"/>
          <w:sz w:val="24"/>
          <w:szCs w:val="18"/>
          <w:lang w:val="en-US" w:eastAsia="zh-CN"/>
        </w:rPr>
      </w:pPr>
      <w:ins w:id="383" w:author="不要说话" w:date="2026-03-25T11:12:50Z">
        <w:r>
          <w:rPr>
            <w:rFonts w:hint="eastAsia" w:ascii="仿宋" w:hAnsi="仿宋" w:eastAsia="仿宋" w:cs="仿宋"/>
            <w:sz w:val="24"/>
            <w:szCs w:val="18"/>
            <w:lang w:val="en-US" w:eastAsia="zh-CN"/>
          </w:rPr>
          <w:t>②性能测试：系统响应时间、并发用户数、吞吐能力、稳定性等指标须满足本文</w:t>
        </w:r>
      </w:ins>
    </w:p>
    <w:p w14:paraId="2BAA1CB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384" w:author="不要说话" w:date="2026-03-25T11:12:50Z"/>
          <w:rFonts w:hint="eastAsia" w:ascii="仿宋" w:hAnsi="仿宋" w:eastAsia="仿宋" w:cs="仿宋"/>
          <w:sz w:val="24"/>
          <w:szCs w:val="18"/>
          <w:lang w:val="en-US" w:eastAsia="zh-CN"/>
        </w:rPr>
      </w:pPr>
      <w:ins w:id="385" w:author="不要说话" w:date="2026-03-25T11:12:50Z">
        <w:r>
          <w:rPr>
            <w:rFonts w:hint="eastAsia" w:ascii="仿宋" w:hAnsi="仿宋" w:eastAsia="仿宋" w:cs="仿宋"/>
            <w:sz w:val="24"/>
            <w:szCs w:val="18"/>
            <w:lang w:val="en-US" w:eastAsia="zh-CN"/>
          </w:rPr>
          <w:t>件、招标文件及合同约定标准，未达标的视为验收不通过。</w:t>
        </w:r>
      </w:ins>
    </w:p>
    <w:p w14:paraId="5F1AD93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386" w:author="不要说话" w:date="2026-03-25T11:14:10Z"/>
          <w:rFonts w:hint="eastAsia" w:ascii="仿宋" w:hAnsi="仿宋" w:eastAsia="仿宋" w:cs="仿宋"/>
          <w:sz w:val="24"/>
          <w:szCs w:val="18"/>
          <w:lang w:val="en-US" w:eastAsia="zh-CN"/>
        </w:rPr>
      </w:pPr>
      <w:ins w:id="387" w:author="不要说话" w:date="2026-03-25T11:12:50Z">
        <w:r>
          <w:rPr>
            <w:rFonts w:hint="eastAsia" w:ascii="仿宋" w:hAnsi="仿宋" w:eastAsia="仿宋" w:cs="仿宋"/>
            <w:sz w:val="24"/>
            <w:szCs w:val="18"/>
            <w:lang w:val="en-US" w:eastAsia="zh-CN"/>
          </w:rPr>
          <w:t>③安全测试：系统应通过专业安全扫描、漏洞扫描及必要的渗透测试，不得存在</w:t>
        </w:r>
      </w:ins>
    </w:p>
    <w:p w14:paraId="4D1D02B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388" w:author="不要说话" w:date="2026-03-25T11:12:50Z"/>
          <w:rFonts w:hint="eastAsia" w:ascii="仿宋" w:hAnsi="仿宋" w:eastAsia="仿宋" w:cs="仿宋"/>
          <w:sz w:val="24"/>
          <w:szCs w:val="18"/>
          <w:lang w:val="en-US" w:eastAsia="zh-CN"/>
        </w:rPr>
      </w:pPr>
      <w:ins w:id="389" w:author="不要说话" w:date="2026-03-25T11:12:50Z">
        <w:r>
          <w:rPr>
            <w:rFonts w:hint="eastAsia" w:ascii="仿宋" w:hAnsi="仿宋" w:eastAsia="仿宋" w:cs="仿宋"/>
            <w:sz w:val="24"/>
            <w:szCs w:val="18"/>
            <w:lang w:val="en-US" w:eastAsia="zh-CN"/>
          </w:rPr>
          <w:t>高危、中危安全漏洞；数据传输、存储、权限控制等应符合国家网络安全、数据安全和个人信息保护等相关要求。</w:t>
        </w:r>
      </w:ins>
    </w:p>
    <w:p w14:paraId="772444B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390" w:author="不要说话" w:date="2026-03-25T11:14:12Z"/>
          <w:rFonts w:hint="eastAsia" w:ascii="仿宋" w:hAnsi="仿宋" w:eastAsia="仿宋" w:cs="仿宋"/>
          <w:sz w:val="24"/>
          <w:szCs w:val="18"/>
          <w:lang w:val="en-US" w:eastAsia="zh-CN"/>
        </w:rPr>
      </w:pPr>
      <w:ins w:id="391" w:author="不要说话" w:date="2026-03-25T11:12:50Z">
        <w:r>
          <w:rPr>
            <w:rFonts w:hint="eastAsia" w:ascii="仿宋" w:hAnsi="仿宋" w:eastAsia="仿宋" w:cs="仿宋"/>
            <w:sz w:val="24"/>
            <w:szCs w:val="18"/>
            <w:lang w:val="en-US" w:eastAsia="zh-CN"/>
          </w:rPr>
          <w:t>④兼容性测试：PC 端应兼容 Chrome、Edge、Firefox 及基于 Chromium 内核的</w:t>
        </w:r>
      </w:ins>
    </w:p>
    <w:p w14:paraId="184709E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392" w:author="不要说话" w:date="2026-03-25T11:12:50Z"/>
          <w:rFonts w:hint="eastAsia" w:ascii="仿宋" w:hAnsi="仿宋" w:eastAsia="仿宋" w:cs="仿宋"/>
          <w:sz w:val="24"/>
          <w:szCs w:val="18"/>
          <w:lang w:val="en-US" w:eastAsia="zh-CN"/>
        </w:rPr>
      </w:pPr>
      <w:ins w:id="393" w:author="不要说话" w:date="2026-03-25T11:12:50Z">
        <w:r>
          <w:rPr>
            <w:rFonts w:hint="eastAsia" w:ascii="仿宋" w:hAnsi="仿宋" w:eastAsia="仿宋" w:cs="仿宋"/>
            <w:sz w:val="24"/>
            <w:szCs w:val="18"/>
            <w:lang w:val="en-US" w:eastAsia="zh-CN"/>
          </w:rPr>
          <w:t>主流浏览器最新稳定版本；App 端应兼容 Android 8.0 及以上主流机型，不得出现显示异常、操作异常、数据同步异常及明显界面错乱问题。</w:t>
        </w:r>
      </w:ins>
    </w:p>
    <w:p w14:paraId="0F8050C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394" w:author="不要说话" w:date="2026-03-25T11:14:14Z"/>
          <w:rFonts w:hint="eastAsia" w:ascii="仿宋" w:hAnsi="仿宋" w:eastAsia="仿宋" w:cs="仿宋"/>
          <w:sz w:val="24"/>
          <w:szCs w:val="18"/>
          <w:lang w:val="en-US" w:eastAsia="zh-CN"/>
        </w:rPr>
      </w:pPr>
      <w:ins w:id="395" w:author="不要说话" w:date="2026-03-25T11:12:50Z">
        <w:r>
          <w:rPr>
            <w:rFonts w:hint="eastAsia" w:ascii="仿宋" w:hAnsi="仿宋" w:eastAsia="仿宋" w:cs="仿宋"/>
            <w:sz w:val="24"/>
            <w:szCs w:val="18"/>
            <w:lang w:val="en-US" w:eastAsia="zh-CN"/>
          </w:rPr>
          <w:t>⑤文档一致性核验：交付文档、接口文档、系统实际功能、部署环境配置应保持</w:t>
        </w:r>
      </w:ins>
    </w:p>
    <w:p w14:paraId="5BDA5AB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396" w:author="不要说话" w:date="2026-03-25T11:12:50Z"/>
          <w:rFonts w:hint="eastAsia" w:ascii="仿宋" w:hAnsi="仿宋" w:eastAsia="仿宋" w:cs="仿宋"/>
          <w:sz w:val="24"/>
          <w:szCs w:val="18"/>
          <w:lang w:val="en-US" w:eastAsia="zh-CN"/>
        </w:rPr>
      </w:pPr>
      <w:ins w:id="397" w:author="不要说话" w:date="2026-03-25T11:12:50Z">
        <w:r>
          <w:rPr>
            <w:rFonts w:hint="eastAsia" w:ascii="仿宋" w:hAnsi="仿宋" w:eastAsia="仿宋" w:cs="仿宋"/>
            <w:sz w:val="24"/>
            <w:szCs w:val="18"/>
            <w:lang w:val="en-US" w:eastAsia="zh-CN"/>
          </w:rPr>
          <w:t>一致，不一致的，甲方有权要求乙方整改后重新提交。</w:t>
        </w:r>
      </w:ins>
    </w:p>
    <w:p w14:paraId="502804F6">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ins w:id="398" w:author="不要说话" w:date="2026-03-25T11:12:50Z"/>
          <w:rFonts w:hint="eastAsia" w:ascii="仿宋" w:hAnsi="仿宋" w:eastAsia="仿宋" w:cs="仿宋"/>
          <w:sz w:val="24"/>
          <w:szCs w:val="18"/>
          <w:lang w:val="en-US" w:eastAsia="zh-CN"/>
        </w:rPr>
      </w:pPr>
      <w:ins w:id="399" w:author="不要说话" w:date="2026-03-25T11:12:50Z">
        <w:r>
          <w:rPr>
            <w:rFonts w:hint="eastAsia" w:ascii="仿宋" w:hAnsi="仿宋" w:eastAsia="仿宋" w:cs="仿宋"/>
            <w:sz w:val="24"/>
            <w:szCs w:val="18"/>
            <w:lang w:val="en-US" w:eastAsia="zh-CN"/>
          </w:rPr>
          <w:t>（4）整改要求</w:t>
        </w:r>
      </w:ins>
    </w:p>
    <w:p w14:paraId="6767541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400" w:author="不要说话" w:date="2026-03-25T11:14:15Z"/>
          <w:rFonts w:hint="eastAsia" w:ascii="仿宋" w:hAnsi="仿宋" w:eastAsia="仿宋" w:cs="仿宋"/>
          <w:sz w:val="24"/>
          <w:szCs w:val="18"/>
          <w:lang w:val="en-US" w:eastAsia="zh-CN"/>
        </w:rPr>
      </w:pPr>
      <w:ins w:id="401" w:author="不要说话" w:date="2026-03-25T11:12:50Z">
        <w:r>
          <w:rPr>
            <w:rFonts w:hint="eastAsia" w:ascii="仿宋" w:hAnsi="仿宋" w:eastAsia="仿宋" w:cs="仿宋"/>
            <w:sz w:val="24"/>
            <w:szCs w:val="18"/>
            <w:lang w:val="en-US" w:eastAsia="zh-CN"/>
          </w:rPr>
          <w:t>①验收过程中发现问题的，乙方应根据甲方要求在规定时限内完成整改并重新提</w:t>
        </w:r>
      </w:ins>
    </w:p>
    <w:p w14:paraId="43388C1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402" w:author="不要说话" w:date="2026-02-24T10:31:23Z"/>
          <w:rFonts w:hint="eastAsia" w:ascii="仿宋" w:hAnsi="仿宋" w:eastAsia="仿宋" w:cs="仿宋"/>
          <w:sz w:val="24"/>
          <w:szCs w:val="18"/>
          <w:lang w:val="en-US" w:eastAsia="zh-CN"/>
        </w:rPr>
      </w:pPr>
      <w:ins w:id="403" w:author="不要说话" w:date="2026-03-25T11:12:50Z">
        <w:r>
          <w:rPr>
            <w:rFonts w:hint="eastAsia" w:ascii="仿宋" w:hAnsi="仿宋" w:eastAsia="仿宋" w:cs="仿宋"/>
            <w:sz w:val="24"/>
            <w:szCs w:val="18"/>
            <w:lang w:val="en-US" w:eastAsia="zh-CN"/>
          </w:rPr>
          <w:t>交验证；整改期间不视为乙方已完成交付或已通过验收。</w:t>
        </w:r>
      </w:ins>
    </w:p>
    <w:p w14:paraId="54C1744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0" w:firstLineChars="0"/>
        <w:textAlignment w:val="auto"/>
        <w:outlineLvl w:val="2"/>
        <w:rPr>
          <w:ins w:id="404" w:author="不要说话" w:date="2026-02-24T10:31:23Z"/>
          <w:rFonts w:hint="eastAsia" w:ascii="仿宋" w:hAnsi="仿宋" w:eastAsia="仿宋" w:cs="仿宋"/>
          <w:b/>
          <w:bCs/>
          <w:spacing w:val="-7"/>
          <w:kern w:val="2"/>
          <w:sz w:val="24"/>
          <w:szCs w:val="24"/>
          <w:lang w:val="en-US" w:eastAsia="zh-CN" w:bidi="ar-SA"/>
        </w:rPr>
      </w:pPr>
      <w:ins w:id="405" w:author="不要说话" w:date="2026-02-24T10:31:42Z">
        <w:r>
          <w:rPr>
            <w:rFonts w:hint="eastAsia" w:ascii="仿宋" w:hAnsi="仿宋" w:eastAsia="仿宋" w:cs="仿宋"/>
            <w:b/>
            <w:bCs/>
            <w:spacing w:val="-7"/>
            <w:kern w:val="2"/>
            <w:sz w:val="24"/>
            <w:szCs w:val="24"/>
            <w:lang w:val="en-US" w:eastAsia="zh-CN" w:bidi="ar-SA"/>
          </w:rPr>
          <w:t>5、</w:t>
        </w:r>
      </w:ins>
      <w:ins w:id="406" w:author="不要说话" w:date="2026-02-24T10:31:23Z">
        <w:r>
          <w:rPr>
            <w:rFonts w:hint="eastAsia" w:ascii="仿宋" w:hAnsi="仿宋" w:eastAsia="仿宋" w:cs="仿宋"/>
            <w:b/>
            <w:bCs/>
            <w:spacing w:val="-7"/>
            <w:kern w:val="2"/>
            <w:sz w:val="24"/>
            <w:szCs w:val="24"/>
            <w:lang w:val="en-US" w:eastAsia="zh-CN" w:bidi="ar-SA"/>
          </w:rPr>
          <w:t>安全与合规要求</w:t>
        </w:r>
      </w:ins>
    </w:p>
    <w:p w14:paraId="3BB577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ins w:id="407" w:author="不要说话" w:date="2026-03-25T11:17:00Z"/>
          <w:rFonts w:hint="eastAsia" w:ascii="仿宋" w:hAnsi="仿宋" w:eastAsia="仿宋" w:cs="仿宋"/>
          <w:sz w:val="24"/>
          <w:szCs w:val="18"/>
          <w:lang w:val="en-US" w:eastAsia="zh-CN"/>
        </w:rPr>
      </w:pPr>
      <w:ins w:id="408" w:author="不要说话" w:date="2026-03-25T11:17:00Z">
        <w:r>
          <w:rPr>
            <w:rFonts w:hint="eastAsia" w:ascii="仿宋" w:hAnsi="仿宋" w:eastAsia="仿宋" w:cs="仿宋"/>
            <w:sz w:val="24"/>
            <w:szCs w:val="18"/>
            <w:lang w:val="en-US" w:eastAsia="zh-CN"/>
          </w:rPr>
          <w:t>（1）数据安全与保护</w:t>
        </w:r>
      </w:ins>
    </w:p>
    <w:p w14:paraId="48432D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409" w:author="不要说话" w:date="2026-03-25T11:17:00Z"/>
          <w:rFonts w:hint="eastAsia" w:ascii="仿宋" w:hAnsi="仿宋" w:eastAsia="仿宋" w:cs="仿宋"/>
          <w:sz w:val="24"/>
          <w:szCs w:val="18"/>
          <w:lang w:val="en-US" w:eastAsia="zh-CN"/>
        </w:rPr>
      </w:pPr>
      <w:ins w:id="410" w:author="不要说话" w:date="2026-03-25T11:17:00Z">
        <w:r>
          <w:rPr>
            <w:rFonts w:hint="eastAsia" w:ascii="仿宋" w:hAnsi="仿宋" w:eastAsia="仿宋" w:cs="仿宋"/>
            <w:sz w:val="24"/>
            <w:szCs w:val="18"/>
            <w:lang w:val="en-US" w:eastAsia="zh-CN"/>
          </w:rPr>
          <w:t xml:space="preserve">① </w:t>
        </w:r>
      </w:ins>
      <w:ins w:id="411" w:author="不要说话" w:date="2026-03-25T11:17:00Z">
        <w:r>
          <w:rPr>
            <w:rFonts w:hint="eastAsia" w:ascii="仿宋" w:hAnsi="仿宋" w:eastAsia="仿宋" w:cs="仿宋"/>
            <w:sz w:val="24"/>
            <w:szCs w:val="18"/>
            <w:lang w:val="en-US" w:eastAsia="zh-CN"/>
          </w:rPr>
          <w:tab/>
        </w:r>
      </w:ins>
      <w:ins w:id="412" w:author="不要说话" w:date="2026-03-25T11:17:00Z">
        <w:r>
          <w:rPr>
            <w:rFonts w:hint="eastAsia" w:ascii="仿宋" w:hAnsi="仿宋" w:eastAsia="仿宋" w:cs="仿宋"/>
            <w:sz w:val="24"/>
            <w:szCs w:val="18"/>
            <w:lang w:val="en-US" w:eastAsia="zh-CN"/>
          </w:rPr>
          <w:t>对用户密码、身份证号、手机号等敏感信息，应根据数据属性采用符合国家标准</w:t>
        </w:r>
      </w:ins>
    </w:p>
    <w:p w14:paraId="6A65A0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413" w:author="不要说话" w:date="2026-03-25T11:17:00Z"/>
          <w:rFonts w:hint="eastAsia" w:ascii="仿宋" w:hAnsi="仿宋" w:eastAsia="仿宋" w:cs="仿宋"/>
          <w:sz w:val="24"/>
          <w:szCs w:val="18"/>
          <w:lang w:val="en-US" w:eastAsia="zh-CN"/>
        </w:rPr>
      </w:pPr>
      <w:ins w:id="414" w:author="不要说话" w:date="2026-03-25T11:17:00Z">
        <w:r>
          <w:rPr>
            <w:rFonts w:hint="eastAsia" w:ascii="仿宋" w:hAnsi="仿宋" w:eastAsia="仿宋" w:cs="仿宋"/>
            <w:sz w:val="24"/>
            <w:szCs w:val="18"/>
            <w:lang w:val="en-US" w:eastAsia="zh-CN"/>
          </w:rPr>
          <w:t>及行业规范的安全措施处理。用户密码必须采用单向哈希加盐方式存储；身份证号、手机号等敏感信息在传输、存储、展示、导出等环节应采取加密、脱敏、权限控制等保护措施，确保未经授权不得明文获取。</w:t>
        </w:r>
      </w:ins>
    </w:p>
    <w:p w14:paraId="3A7875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415" w:author="不要说话" w:date="2026-03-25T11:17:00Z"/>
          <w:rFonts w:hint="eastAsia" w:ascii="仿宋" w:hAnsi="仿宋" w:eastAsia="仿宋" w:cs="仿宋"/>
          <w:sz w:val="24"/>
          <w:szCs w:val="18"/>
          <w:lang w:val="en-US" w:eastAsia="zh-CN"/>
        </w:rPr>
      </w:pPr>
      <w:ins w:id="416" w:author="不要说话" w:date="2026-03-25T11:17:00Z">
        <w:r>
          <w:rPr>
            <w:rFonts w:hint="eastAsia" w:ascii="仿宋" w:hAnsi="仿宋" w:eastAsia="仿宋" w:cs="仿宋"/>
            <w:sz w:val="24"/>
            <w:szCs w:val="18"/>
            <w:lang w:val="en-US" w:eastAsia="zh-CN"/>
          </w:rPr>
          <w:t>② 系统应具备完善的权限控制机制，遵循最小权限原则，实现按角色、岗位、组织、</w:t>
        </w:r>
      </w:ins>
    </w:p>
    <w:p w14:paraId="08FF42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417" w:author="不要说话" w:date="2026-03-25T11:17:00Z"/>
          <w:rFonts w:hint="eastAsia" w:ascii="仿宋" w:hAnsi="仿宋" w:eastAsia="仿宋" w:cs="仿宋"/>
          <w:sz w:val="24"/>
          <w:szCs w:val="18"/>
          <w:lang w:val="en-US" w:eastAsia="zh-CN"/>
        </w:rPr>
      </w:pPr>
      <w:ins w:id="418" w:author="不要说话" w:date="2026-03-25T11:17:00Z">
        <w:r>
          <w:rPr>
            <w:rFonts w:hint="eastAsia" w:ascii="仿宋" w:hAnsi="仿宋" w:eastAsia="仿宋" w:cs="仿宋"/>
            <w:sz w:val="24"/>
            <w:szCs w:val="18"/>
            <w:lang w:val="en-US" w:eastAsia="zh-CN"/>
          </w:rPr>
          <w:t>数据范围等维度的访问控制。</w:t>
        </w:r>
      </w:ins>
    </w:p>
    <w:p w14:paraId="1B1EB9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419" w:author="不要说话" w:date="2026-03-25T11:17:00Z"/>
          <w:rFonts w:hint="eastAsia" w:ascii="仿宋" w:hAnsi="仿宋" w:eastAsia="仿宋" w:cs="仿宋"/>
          <w:sz w:val="24"/>
          <w:szCs w:val="18"/>
          <w:lang w:val="en-US" w:eastAsia="zh-CN"/>
        </w:rPr>
      </w:pPr>
      <w:ins w:id="420" w:author="不要说话" w:date="2026-03-25T11:17:00Z">
        <w:r>
          <w:rPr>
            <w:rFonts w:hint="eastAsia" w:ascii="仿宋" w:hAnsi="仿宋" w:eastAsia="仿宋" w:cs="仿宋"/>
            <w:sz w:val="24"/>
            <w:szCs w:val="18"/>
            <w:lang w:val="en-US" w:eastAsia="zh-CN"/>
          </w:rPr>
          <w:t>③ 系统操作日志、用户访问日志、系统运行日志应完整留存，留存周期不少于180</w:t>
        </w:r>
      </w:ins>
    </w:p>
    <w:p w14:paraId="5FCEA3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421" w:author="不要说话" w:date="2026-03-25T11:17:00Z"/>
          <w:rFonts w:hint="eastAsia" w:ascii="仿宋" w:hAnsi="仿宋" w:eastAsia="仿宋" w:cs="仿宋"/>
          <w:sz w:val="24"/>
          <w:szCs w:val="18"/>
          <w:lang w:val="en-US" w:eastAsia="zh-CN"/>
        </w:rPr>
      </w:pPr>
      <w:ins w:id="422" w:author="不要说话" w:date="2026-03-25T11:17:00Z">
        <w:r>
          <w:rPr>
            <w:rFonts w:hint="eastAsia" w:ascii="仿宋" w:hAnsi="仿宋" w:eastAsia="仿宋" w:cs="仿宋"/>
            <w:sz w:val="24"/>
            <w:szCs w:val="18"/>
            <w:lang w:val="en-US" w:eastAsia="zh-CN"/>
          </w:rPr>
          <w:t>天，日志应具备防篡改、防删除、可追溯、可检索、可导出能力，并满足审计要求。运行日志应具备定时归档、备份及清理机制。</w:t>
        </w:r>
      </w:ins>
    </w:p>
    <w:p w14:paraId="3AE163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423" w:author="不要说话" w:date="2026-03-25T11:17:00Z"/>
          <w:rFonts w:hint="eastAsia" w:ascii="仿宋" w:hAnsi="仿宋" w:eastAsia="仿宋" w:cs="仿宋"/>
          <w:sz w:val="24"/>
          <w:szCs w:val="18"/>
          <w:lang w:val="en-US" w:eastAsia="zh-CN"/>
        </w:rPr>
      </w:pPr>
      <w:ins w:id="424" w:author="不要说话" w:date="2026-03-25T11:17:00Z">
        <w:r>
          <w:rPr>
            <w:rFonts w:hint="eastAsia" w:ascii="仿宋" w:hAnsi="仿宋" w:eastAsia="仿宋" w:cs="仿宋"/>
            <w:sz w:val="24"/>
            <w:szCs w:val="18"/>
            <w:lang w:val="en-US" w:eastAsia="zh-CN"/>
          </w:rPr>
          <w:t>④ 系统应具备数据备份与恢复机制，支持按计划自动备份和手动备份，确保在发生</w:t>
        </w:r>
      </w:ins>
    </w:p>
    <w:p w14:paraId="4DDDF2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425" w:author="不要说话" w:date="2026-03-25T11:17:00Z"/>
          <w:rFonts w:hint="eastAsia" w:ascii="仿宋" w:hAnsi="仿宋" w:eastAsia="仿宋" w:cs="仿宋"/>
          <w:sz w:val="24"/>
          <w:szCs w:val="18"/>
          <w:lang w:val="en-US" w:eastAsia="zh-CN"/>
        </w:rPr>
      </w:pPr>
      <w:ins w:id="426" w:author="不要说话" w:date="2026-03-25T11:17:00Z">
        <w:r>
          <w:rPr>
            <w:rFonts w:hint="eastAsia" w:ascii="仿宋" w:hAnsi="仿宋" w:eastAsia="仿宋" w:cs="仿宋"/>
            <w:sz w:val="24"/>
            <w:szCs w:val="18"/>
            <w:lang w:val="en-US" w:eastAsia="zh-CN"/>
          </w:rPr>
          <w:t>故障或异常情况下可进行数据恢复。</w:t>
        </w:r>
      </w:ins>
    </w:p>
    <w:p w14:paraId="6E6FA7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427" w:author="不要说话" w:date="2026-03-25T11:17:00Z"/>
          <w:rFonts w:hint="eastAsia" w:ascii="仿宋" w:hAnsi="仿宋" w:eastAsia="仿宋" w:cs="仿宋"/>
          <w:sz w:val="24"/>
          <w:szCs w:val="18"/>
          <w:lang w:val="en-US" w:eastAsia="zh-CN"/>
        </w:rPr>
      </w:pPr>
      <w:ins w:id="428" w:author="不要说话" w:date="2026-03-25T11:17:00Z">
        <w:r>
          <w:rPr>
            <w:rFonts w:hint="eastAsia" w:ascii="仿宋" w:hAnsi="仿宋" w:eastAsia="仿宋" w:cs="仿宋"/>
            <w:sz w:val="24"/>
            <w:szCs w:val="18"/>
            <w:lang w:val="en-US" w:eastAsia="zh-CN"/>
          </w:rPr>
          <w:t>⑤ 涉及重要数据处理、批量导出、敏感操作、权限变更等行为时，系统应具备审计</w:t>
        </w:r>
      </w:ins>
    </w:p>
    <w:p w14:paraId="36253C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429" w:author="不要说话" w:date="2026-03-25T11:17:00Z"/>
          <w:rFonts w:hint="eastAsia" w:ascii="仿宋" w:hAnsi="仿宋" w:eastAsia="仿宋" w:cs="仿宋"/>
          <w:sz w:val="24"/>
          <w:szCs w:val="18"/>
          <w:lang w:val="en-US" w:eastAsia="zh-CN"/>
        </w:rPr>
      </w:pPr>
      <w:ins w:id="430" w:author="不要说话" w:date="2026-03-25T11:17:00Z">
        <w:r>
          <w:rPr>
            <w:rFonts w:hint="eastAsia" w:ascii="仿宋" w:hAnsi="仿宋" w:eastAsia="仿宋" w:cs="仿宋"/>
            <w:sz w:val="24"/>
            <w:szCs w:val="18"/>
            <w:lang w:val="en-US" w:eastAsia="zh-CN"/>
          </w:rPr>
          <w:t>记录和必要的审批或留痕能力。</w:t>
        </w:r>
      </w:ins>
    </w:p>
    <w:p w14:paraId="728E7A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ins w:id="431" w:author="不要说话" w:date="2026-03-25T11:17:00Z"/>
          <w:rFonts w:hint="eastAsia" w:ascii="仿宋" w:hAnsi="仿宋" w:eastAsia="仿宋" w:cs="仿宋"/>
          <w:sz w:val="24"/>
          <w:szCs w:val="18"/>
          <w:lang w:val="en-US" w:eastAsia="zh-CN"/>
        </w:rPr>
      </w:pPr>
      <w:ins w:id="432" w:author="不要说话" w:date="2026-03-25T11:17:00Z">
        <w:r>
          <w:rPr>
            <w:rFonts w:hint="eastAsia" w:ascii="仿宋" w:hAnsi="仿宋" w:eastAsia="仿宋" w:cs="仿宋"/>
            <w:sz w:val="24"/>
            <w:szCs w:val="18"/>
            <w:lang w:val="en-US" w:eastAsia="zh-CN"/>
          </w:rPr>
          <w:t>（2）合规性要求</w:t>
        </w:r>
      </w:ins>
    </w:p>
    <w:p w14:paraId="668269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433" w:author="不要说话" w:date="2026-03-25T11:17:00Z"/>
          <w:rFonts w:hint="eastAsia" w:ascii="仿宋" w:hAnsi="仿宋" w:eastAsia="仿宋" w:cs="仿宋"/>
          <w:sz w:val="24"/>
          <w:szCs w:val="18"/>
          <w:lang w:val="en-US" w:eastAsia="zh-CN"/>
        </w:rPr>
      </w:pPr>
      <w:ins w:id="434" w:author="不要说话" w:date="2026-03-25T11:17:00Z">
        <w:r>
          <w:rPr>
            <w:rFonts w:hint="eastAsia" w:ascii="仿宋" w:hAnsi="仿宋" w:eastAsia="仿宋" w:cs="仿宋"/>
            <w:sz w:val="24"/>
            <w:szCs w:val="18"/>
            <w:lang w:val="en-US" w:eastAsia="zh-CN"/>
          </w:rPr>
          <w:t>① 系统开发、部署、运行及数据处理活动应严格遵循《中华人民共和国网络安全法》</w:t>
        </w:r>
      </w:ins>
    </w:p>
    <w:p w14:paraId="74ECF1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435" w:author="不要说话" w:date="2026-03-25T11:17:00Z"/>
          <w:rFonts w:hint="eastAsia" w:ascii="仿宋" w:hAnsi="仿宋" w:eastAsia="仿宋" w:cs="仿宋"/>
          <w:sz w:val="24"/>
          <w:szCs w:val="18"/>
          <w:lang w:val="en-US" w:eastAsia="zh-CN"/>
        </w:rPr>
      </w:pPr>
      <w:ins w:id="436" w:author="不要说话" w:date="2026-03-25T11:17:00Z">
        <w:r>
          <w:rPr>
            <w:rFonts w:hint="eastAsia" w:ascii="仿宋" w:hAnsi="仿宋" w:eastAsia="仿宋" w:cs="仿宋"/>
            <w:sz w:val="24"/>
            <w:szCs w:val="18"/>
            <w:lang w:val="en-US" w:eastAsia="zh-CN"/>
          </w:rPr>
          <w:t>《中华人民共和国数据安全法》《中华人民共和国个人信息保护法》及其他适用法律法规、行业规范和监管要求。</w:t>
        </w:r>
      </w:ins>
    </w:p>
    <w:p w14:paraId="5AE6AD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437" w:author="不要说话" w:date="2026-03-25T11:17:00Z"/>
          <w:rFonts w:hint="eastAsia" w:ascii="仿宋" w:hAnsi="仿宋" w:eastAsia="仿宋" w:cs="仿宋"/>
          <w:sz w:val="24"/>
          <w:szCs w:val="18"/>
          <w:lang w:val="en-US" w:eastAsia="zh-CN"/>
        </w:rPr>
      </w:pPr>
      <w:ins w:id="438" w:author="不要说话" w:date="2026-03-25T11:17:00Z">
        <w:r>
          <w:rPr>
            <w:rFonts w:hint="eastAsia" w:ascii="仿宋" w:hAnsi="仿宋" w:eastAsia="仿宋" w:cs="仿宋"/>
            <w:sz w:val="24"/>
            <w:szCs w:val="18"/>
            <w:lang w:val="en-US" w:eastAsia="zh-CN"/>
          </w:rPr>
          <w:t>② 项目所使用的开源组件、第三方框架、中间件、工具软件等，应满足合法、合规、</w:t>
        </w:r>
      </w:ins>
    </w:p>
    <w:p w14:paraId="36FEBF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439" w:author="不要说话" w:date="2026-03-25T11:17:00Z"/>
          <w:rFonts w:hint="eastAsia" w:ascii="仿宋" w:hAnsi="仿宋" w:eastAsia="仿宋" w:cs="仿宋"/>
          <w:sz w:val="24"/>
          <w:szCs w:val="18"/>
          <w:lang w:val="en-US" w:eastAsia="zh-CN"/>
        </w:rPr>
      </w:pPr>
      <w:ins w:id="440" w:author="不要说话" w:date="2026-03-25T11:17:00Z">
        <w:r>
          <w:rPr>
            <w:rFonts w:hint="eastAsia" w:ascii="仿宋" w:hAnsi="仿宋" w:eastAsia="仿宋" w:cs="仿宋"/>
            <w:sz w:val="24"/>
            <w:szCs w:val="18"/>
            <w:lang w:val="en-US" w:eastAsia="zh-CN"/>
          </w:rPr>
          <w:t>可商用要求，不得存在版权纠纷、授权缺陷或侵权风险。乙方应向甲方提供完整的开源组件清单、版本信息、授权协议及合规说明。</w:t>
        </w:r>
      </w:ins>
    </w:p>
    <w:p w14:paraId="7A60B6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441" w:author="不要说话" w:date="2026-03-25T11:17:00Z"/>
          <w:rFonts w:hint="eastAsia" w:ascii="仿宋" w:hAnsi="仿宋" w:eastAsia="仿宋" w:cs="仿宋"/>
          <w:sz w:val="24"/>
          <w:szCs w:val="18"/>
          <w:lang w:val="en-US" w:eastAsia="zh-CN"/>
        </w:rPr>
      </w:pPr>
      <w:ins w:id="442" w:author="不要说话" w:date="2026-03-25T11:17:00Z">
        <w:r>
          <w:rPr>
            <w:rFonts w:hint="eastAsia" w:ascii="仿宋" w:hAnsi="仿宋" w:eastAsia="仿宋" w:cs="仿宋"/>
            <w:sz w:val="24"/>
            <w:szCs w:val="18"/>
            <w:lang w:val="en-US" w:eastAsia="zh-CN"/>
          </w:rPr>
          <w:t>③ 涉及用户隐私数据的收集、存储、使用、共享、导出等处理行为，均应严格遵循</w:t>
        </w:r>
      </w:ins>
    </w:p>
    <w:p w14:paraId="722B01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443" w:author="不要说话" w:date="2026-03-25T11:17:00Z"/>
          <w:rFonts w:hint="eastAsia" w:ascii="仿宋" w:hAnsi="仿宋" w:eastAsia="仿宋" w:cs="仿宋"/>
          <w:sz w:val="24"/>
          <w:szCs w:val="18"/>
          <w:lang w:val="en-US" w:eastAsia="zh-CN"/>
        </w:rPr>
      </w:pPr>
      <w:ins w:id="444" w:author="不要说话" w:date="2026-03-25T11:17:00Z">
        <w:r>
          <w:rPr>
            <w:rFonts w:hint="eastAsia" w:ascii="仿宋" w:hAnsi="仿宋" w:eastAsia="仿宋" w:cs="仿宋"/>
            <w:sz w:val="24"/>
            <w:szCs w:val="18"/>
            <w:lang w:val="en-US" w:eastAsia="zh-CN"/>
          </w:rPr>
          <w:t>隐私保护规定，履行必要的授权、告知和审批程序，遵循数据最小化、目的限定和权限隔离原则。</w:t>
        </w:r>
      </w:ins>
    </w:p>
    <w:p w14:paraId="547F0D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445" w:author="不要说话" w:date="2026-03-25T11:17:00Z"/>
          <w:rFonts w:hint="eastAsia" w:ascii="仿宋" w:hAnsi="仿宋" w:eastAsia="仿宋" w:cs="仿宋"/>
          <w:sz w:val="24"/>
          <w:szCs w:val="18"/>
          <w:lang w:val="en-US" w:eastAsia="zh-CN"/>
        </w:rPr>
      </w:pPr>
      <w:ins w:id="446" w:author="不要说话" w:date="2026-03-25T11:17:00Z">
        <w:r>
          <w:rPr>
            <w:rFonts w:hint="eastAsia" w:ascii="仿宋" w:hAnsi="仿宋" w:eastAsia="仿宋" w:cs="仿宋"/>
            <w:sz w:val="24"/>
            <w:szCs w:val="18"/>
            <w:lang w:val="en-US" w:eastAsia="zh-CN"/>
          </w:rPr>
          <w:t>④ 未经甲方书面同意，乙方不得擅自复制、留存、转移、使用或向第三方披露甲方</w:t>
        </w:r>
      </w:ins>
    </w:p>
    <w:p w14:paraId="499A0F5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ins w:id="447" w:author="不要说话" w:date="2026-02-24T10:40:16Z"/>
          <w:rFonts w:hint="eastAsia" w:ascii="仿宋" w:hAnsi="仿宋" w:eastAsia="仿宋" w:cs="仿宋"/>
          <w:sz w:val="24"/>
          <w:szCs w:val="18"/>
          <w:lang w:val="en-US" w:eastAsia="zh-CN"/>
        </w:rPr>
      </w:pPr>
      <w:ins w:id="448" w:author="不要说话" w:date="2026-03-25T11:17:00Z">
        <w:r>
          <w:rPr>
            <w:rFonts w:hint="eastAsia" w:ascii="仿宋" w:hAnsi="仿宋" w:eastAsia="仿宋" w:cs="仿宋"/>
            <w:sz w:val="24"/>
            <w:szCs w:val="18"/>
            <w:lang w:val="en-US" w:eastAsia="zh-CN"/>
          </w:rPr>
          <w:t>业务数据、测试数据、生产数据及相关资料。项目终止、验收完成或甲方要求时，乙方应按甲方要求删除或返还相关数据，并配合甲方完成数据交接。</w:t>
        </w:r>
      </w:ins>
    </w:p>
    <w:p w14:paraId="0045B3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1"/>
        <w:rPr>
          <w:ins w:id="449" w:author="不要说话" w:date="2026-02-24T10:40:16Z"/>
          <w:rFonts w:hint="eastAsia" w:ascii="仿宋" w:hAnsi="仿宋" w:eastAsia="仿宋" w:cs="仿宋"/>
          <w:b/>
          <w:bCs/>
          <w:spacing w:val="-7"/>
          <w:kern w:val="2"/>
          <w:sz w:val="24"/>
          <w:szCs w:val="24"/>
          <w:lang w:val="en-US" w:eastAsia="zh-CN" w:bidi="ar-SA"/>
        </w:rPr>
      </w:pPr>
      <w:ins w:id="450" w:author="不要说话" w:date="2026-02-24T10:40:21Z">
        <w:r>
          <w:rPr>
            <w:rFonts w:hint="eastAsia" w:ascii="仿宋" w:hAnsi="仿宋" w:eastAsia="仿宋" w:cs="仿宋"/>
            <w:b/>
            <w:bCs/>
            <w:spacing w:val="-7"/>
            <w:kern w:val="2"/>
            <w:sz w:val="24"/>
            <w:szCs w:val="24"/>
            <w:lang w:val="en-US" w:eastAsia="zh-CN" w:bidi="ar-SA"/>
          </w:rPr>
          <w:t>三</w:t>
        </w:r>
      </w:ins>
      <w:ins w:id="451" w:author="不要说话" w:date="2026-02-24T10:40:16Z">
        <w:r>
          <w:rPr>
            <w:rFonts w:hint="eastAsia" w:ascii="仿宋" w:hAnsi="仿宋" w:eastAsia="仿宋" w:cs="仿宋"/>
            <w:b/>
            <w:bCs/>
            <w:spacing w:val="-7"/>
            <w:kern w:val="2"/>
            <w:sz w:val="24"/>
            <w:szCs w:val="24"/>
            <w:lang w:val="en-US" w:eastAsia="zh-CN" w:bidi="ar-SA"/>
          </w:rPr>
          <w:t>、安全管理模块升级改造要求</w:t>
        </w:r>
      </w:ins>
    </w:p>
    <w:p w14:paraId="3412C4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2"/>
        <w:rPr>
          <w:ins w:id="452" w:author="不要说话" w:date="2026-02-24T10:40:16Z"/>
          <w:rFonts w:hint="eastAsia" w:ascii="仿宋" w:hAnsi="仿宋" w:eastAsia="仿宋" w:cs="仿宋"/>
          <w:b/>
          <w:bCs/>
          <w:spacing w:val="-7"/>
          <w:kern w:val="2"/>
          <w:sz w:val="24"/>
          <w:szCs w:val="24"/>
          <w:lang w:val="en-US" w:eastAsia="zh-CN" w:bidi="ar-SA"/>
        </w:rPr>
      </w:pPr>
      <w:ins w:id="453" w:author="不要说话" w:date="2026-02-24T10:40:16Z">
        <w:r>
          <w:rPr>
            <w:rFonts w:hint="eastAsia" w:ascii="仿宋" w:hAnsi="仿宋" w:eastAsia="仿宋" w:cs="仿宋"/>
            <w:b/>
            <w:bCs/>
            <w:spacing w:val="-7"/>
            <w:kern w:val="2"/>
            <w:sz w:val="24"/>
            <w:szCs w:val="24"/>
            <w:lang w:val="en-US" w:eastAsia="zh-CN" w:bidi="ar-SA"/>
          </w:rPr>
          <w:t>1、功能规格要求</w:t>
        </w:r>
      </w:ins>
    </w:p>
    <w:p w14:paraId="1FFD42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ins w:id="454" w:author="不要说话" w:date="2026-03-25T11:22:48Z"/>
          <w:rFonts w:hint="eastAsia" w:ascii="仿宋" w:hAnsi="仿宋" w:eastAsia="仿宋" w:cs="仿宋"/>
          <w:sz w:val="24"/>
          <w:szCs w:val="18"/>
          <w:lang w:val="en-US" w:eastAsia="zh-CN"/>
        </w:rPr>
      </w:pPr>
      <w:ins w:id="455" w:author="不要说话" w:date="2026-03-25T11:22:48Z">
        <w:r>
          <w:rPr>
            <w:rFonts w:hint="eastAsia" w:ascii="仿宋" w:hAnsi="仿宋" w:eastAsia="仿宋" w:cs="仿宋"/>
            <w:sz w:val="24"/>
            <w:szCs w:val="18"/>
            <w:lang w:val="en-US" w:eastAsia="zh-CN"/>
          </w:rPr>
          <w:t>（1）本项目功能范围、开发内容、交付边界，以报价单、采购文件、经双方确认的需求文档、原型图、会议纪要及本文件约定内容为准，上述文件互为补充，具有同等约束力。</w:t>
        </w:r>
      </w:ins>
    </w:p>
    <w:p w14:paraId="3A6108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ins w:id="456" w:author="不要说话" w:date="2026-03-25T11:22:48Z"/>
          <w:rFonts w:hint="eastAsia" w:ascii="仿宋" w:hAnsi="仿宋" w:eastAsia="仿宋" w:cs="仿宋"/>
          <w:sz w:val="24"/>
          <w:szCs w:val="18"/>
          <w:lang w:val="en-US" w:eastAsia="zh-CN"/>
        </w:rPr>
      </w:pPr>
      <w:ins w:id="457" w:author="不要说话" w:date="2026-03-25T11:22:48Z">
        <w:r>
          <w:rPr>
            <w:rFonts w:hint="eastAsia" w:ascii="仿宋" w:hAnsi="仿宋" w:eastAsia="仿宋" w:cs="仿宋"/>
            <w:sz w:val="24"/>
            <w:szCs w:val="18"/>
            <w:lang w:val="en-US" w:eastAsia="zh-CN"/>
          </w:rPr>
          <w:t>（2）乙方作为专业技术服务方，应基于甲方提出的业务目标和需求内容，履行专业分析、需求完善、功能补全、流程优化、交互完善、异常处理完善及配套功能补齐义务。凡属于实现已确认业务目标所必需的功能、逻辑、校验、提示、权限、日志、异常处理、数据联动、查询筛选、导入导出、统计展示等配套内容，均视为乙方应完成的工作范围，不另行增加费用，不作为顺延工期依据。</w:t>
        </w:r>
      </w:ins>
    </w:p>
    <w:p w14:paraId="1C3A3F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ins w:id="458" w:author="不要说话" w:date="2026-03-25T11:22:48Z"/>
          <w:rFonts w:hint="eastAsia" w:ascii="仿宋" w:hAnsi="仿宋" w:eastAsia="仿宋" w:cs="仿宋"/>
          <w:sz w:val="24"/>
          <w:szCs w:val="18"/>
          <w:lang w:val="en-US" w:eastAsia="zh-CN"/>
        </w:rPr>
      </w:pPr>
      <w:ins w:id="459" w:author="不要说话" w:date="2026-03-25T11:22:48Z">
        <w:r>
          <w:rPr>
            <w:rFonts w:hint="eastAsia" w:ascii="仿宋" w:hAnsi="仿宋" w:eastAsia="仿宋" w:cs="仿宋"/>
            <w:sz w:val="24"/>
            <w:szCs w:val="18"/>
            <w:lang w:val="en-US" w:eastAsia="zh-CN"/>
          </w:rPr>
          <w:t>（3）前款所称“功能补全、逻辑优化、配套完善”，仅限于实现已确认需求目标所必需的合理开发内容；如甲方新增业务模块、改变核心业务模式、重构主流程、增加原约定范围外的第三方系统集成、调整整体功能框架或新增重大统计分析口径的，属于需求变更，应按双方确认的变更流程执行，另行协商费用及工期。</w:t>
        </w:r>
      </w:ins>
    </w:p>
    <w:p w14:paraId="18C3F3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ins w:id="460" w:author="不要说话" w:date="2026-03-25T11:22:48Z"/>
          <w:rFonts w:hint="eastAsia" w:ascii="仿宋" w:hAnsi="仿宋" w:eastAsia="仿宋" w:cs="仿宋"/>
          <w:sz w:val="24"/>
          <w:szCs w:val="18"/>
          <w:lang w:val="en-US" w:eastAsia="zh-CN"/>
        </w:rPr>
      </w:pPr>
      <w:ins w:id="461" w:author="不要说话" w:date="2026-03-25T11:22:48Z">
        <w:r>
          <w:rPr>
            <w:rFonts w:hint="eastAsia" w:ascii="仿宋" w:hAnsi="仿宋" w:eastAsia="仿宋" w:cs="仿宋"/>
            <w:sz w:val="24"/>
            <w:szCs w:val="18"/>
            <w:lang w:val="en-US" w:eastAsia="zh-CN"/>
          </w:rPr>
          <w:t>（4）合同签订前，乙方应配合甲方完成本次需求分析、需求澄清及实施边界梳理；合同签订后，乙方须依据甲方最终确认的在线需求文档，对全部功能点逐项进行工时预估，编制书面《开发进度计划表》《功能清单及排期表》，经甲方书面确认后作为项目实施及验收依据。</w:t>
        </w:r>
      </w:ins>
    </w:p>
    <w:p w14:paraId="3CB065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ins w:id="462" w:author="不要说话" w:date="2026-03-25T11:22:48Z"/>
          <w:rFonts w:hint="eastAsia" w:ascii="仿宋" w:hAnsi="仿宋" w:eastAsia="仿宋" w:cs="仿宋"/>
          <w:sz w:val="24"/>
          <w:szCs w:val="18"/>
          <w:lang w:val="en-US" w:eastAsia="zh-CN"/>
        </w:rPr>
      </w:pPr>
      <w:ins w:id="463" w:author="不要说话" w:date="2026-03-25T11:22:48Z">
        <w:r>
          <w:rPr>
            <w:rFonts w:hint="eastAsia" w:ascii="仿宋" w:hAnsi="仿宋" w:eastAsia="仿宋" w:cs="仿宋"/>
            <w:sz w:val="24"/>
            <w:szCs w:val="18"/>
            <w:lang w:val="en-US" w:eastAsia="zh-CN"/>
          </w:rPr>
          <w:t>（5）乙方不得以“需求未写明细节”“需求未明确页面表现”“常规功能未单独列出”等理由拒绝完成合理配套功能。</w:t>
        </w:r>
      </w:ins>
    </w:p>
    <w:p w14:paraId="695197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ins w:id="464" w:author="不要说话" w:date="2026-02-24T10:40:16Z"/>
          <w:rFonts w:hint="eastAsia" w:ascii="仿宋" w:hAnsi="仿宋" w:eastAsia="仿宋" w:cs="仿宋"/>
          <w:color w:val="000000" w:themeColor="text1"/>
          <w:sz w:val="24"/>
          <w:szCs w:val="18"/>
          <w:lang w:val="en-US" w:eastAsia="zh-CN"/>
          <w14:textFill>
            <w14:solidFill>
              <w14:schemeClr w14:val="tx1"/>
            </w14:solidFill>
          </w14:textFill>
        </w:rPr>
      </w:pPr>
      <w:ins w:id="465" w:author="不要说话" w:date="2026-03-25T11:22:48Z">
        <w:r>
          <w:rPr>
            <w:rFonts w:hint="eastAsia" w:ascii="仿宋" w:hAnsi="仿宋" w:eastAsia="仿宋" w:cs="仿宋"/>
            <w:sz w:val="24"/>
            <w:szCs w:val="18"/>
            <w:lang w:val="en-US" w:eastAsia="zh-CN"/>
          </w:rPr>
          <w:t>（6）乙方应建立需求确认、版本冻结及变更管理机制。需求冻结后，如需调整，双方应就变更内容、影响范围、费用和工期进行书面确认，未经甲方书面确认，乙方不得据此主张费用增加或工期顺延。</w:t>
        </w:r>
      </w:ins>
    </w:p>
    <w:p w14:paraId="6ACE38F9">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Chars="0" w:firstLine="454" w:firstLineChars="200"/>
        <w:textAlignment w:val="auto"/>
        <w:outlineLvl w:val="2"/>
        <w:rPr>
          <w:ins w:id="466" w:author="不要说话" w:date="2026-02-24T10:40:16Z"/>
          <w:rFonts w:hint="eastAsia" w:ascii="仿宋" w:hAnsi="仿宋" w:eastAsia="仿宋" w:cs="仿宋"/>
          <w:b/>
          <w:bCs/>
          <w:spacing w:val="-7"/>
          <w:kern w:val="2"/>
          <w:sz w:val="24"/>
          <w:szCs w:val="24"/>
          <w:lang w:val="en-US" w:eastAsia="zh-CN" w:bidi="ar-SA"/>
        </w:rPr>
      </w:pPr>
      <w:ins w:id="467" w:author="不要说话" w:date="2026-02-24T10:40:16Z">
        <w:r>
          <w:rPr>
            <w:rFonts w:hint="eastAsia" w:ascii="仿宋" w:hAnsi="仿宋" w:eastAsia="仿宋" w:cs="仿宋"/>
            <w:b/>
            <w:bCs/>
            <w:spacing w:val="-7"/>
            <w:kern w:val="2"/>
            <w:sz w:val="24"/>
            <w:szCs w:val="24"/>
            <w:lang w:val="en-US" w:eastAsia="zh-CN" w:bidi="ar-SA"/>
          </w:rPr>
          <w:t>性能规格要求</w:t>
        </w:r>
      </w:ins>
    </w:p>
    <w:p w14:paraId="5ACF9A8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ins w:id="468" w:author="不要说话" w:date="2026-03-25T11:23:13Z"/>
          <w:rFonts w:hint="eastAsia" w:ascii="仿宋" w:hAnsi="仿宋" w:eastAsia="仿宋" w:cs="仿宋"/>
          <w:sz w:val="24"/>
          <w:szCs w:val="18"/>
          <w:lang w:val="en-US" w:eastAsia="zh-CN"/>
        </w:rPr>
      </w:pPr>
      <w:ins w:id="469" w:author="不要说话" w:date="2026-03-25T11:23:13Z">
        <w:r>
          <w:rPr>
            <w:rFonts w:hint="eastAsia" w:ascii="仿宋" w:hAnsi="仿宋" w:eastAsia="仿宋" w:cs="仿宋"/>
            <w:sz w:val="24"/>
            <w:szCs w:val="18"/>
            <w:lang w:val="en-US" w:eastAsia="zh-CN"/>
          </w:rPr>
          <w:t>（1）系统应支持不少于500名并发在线用户稳定访问，并满足甲方核心业务场景下的使用需求。并发能力测试应基于双方确认的测试环境、测试模型和业务场景执行。</w:t>
        </w:r>
      </w:ins>
    </w:p>
    <w:p w14:paraId="65761579">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ins w:id="470" w:author="不要说话" w:date="2026-03-25T11:23:13Z"/>
          <w:rFonts w:hint="eastAsia" w:ascii="仿宋" w:hAnsi="仿宋" w:eastAsia="仿宋" w:cs="仿宋"/>
          <w:sz w:val="24"/>
          <w:szCs w:val="18"/>
          <w:lang w:val="en-US" w:eastAsia="zh-CN"/>
        </w:rPr>
      </w:pPr>
      <w:ins w:id="471" w:author="不要说话" w:date="2026-03-25T11:23:13Z">
        <w:r>
          <w:rPr>
            <w:rFonts w:hint="eastAsia" w:ascii="仿宋" w:hAnsi="仿宋" w:eastAsia="仿宋" w:cs="仿宋"/>
            <w:sz w:val="24"/>
            <w:szCs w:val="18"/>
            <w:lang w:val="en-US" w:eastAsia="zh-CN"/>
          </w:rPr>
          <w:t>（2）核心业务操作包括但不限于数据查询、新增、修改、删除、导入、导出、列表筛选、统计汇总等。上述核心操作在标准测试环境下应满足以下性能要求：</w:t>
        </w:r>
      </w:ins>
    </w:p>
    <w:p w14:paraId="397AAF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472" w:author="不要说话" w:date="2026-03-25T11:23:13Z"/>
          <w:rFonts w:hint="eastAsia" w:ascii="仿宋" w:hAnsi="仿宋" w:eastAsia="仿宋" w:cs="仿宋"/>
          <w:sz w:val="24"/>
          <w:szCs w:val="18"/>
          <w:lang w:val="en-US" w:eastAsia="zh-CN"/>
        </w:rPr>
      </w:pPr>
      <w:ins w:id="473" w:author="不要说话" w:date="2026-03-25T11:23:13Z">
        <w:r>
          <w:rPr>
            <w:rFonts w:hint="eastAsia" w:ascii="仿宋" w:hAnsi="仿宋" w:eastAsia="仿宋" w:cs="仿宋"/>
            <w:sz w:val="24"/>
            <w:szCs w:val="18"/>
            <w:lang w:val="en-US" w:eastAsia="zh-CN"/>
          </w:rPr>
          <w:t>① 核心接口响应时间 P95≤1.5秒；</w:t>
        </w:r>
      </w:ins>
    </w:p>
    <w:p w14:paraId="7B313E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474" w:author="不要说话" w:date="2026-03-25T11:23:13Z"/>
          <w:rFonts w:hint="eastAsia" w:ascii="仿宋" w:hAnsi="仿宋" w:eastAsia="仿宋" w:cs="仿宋"/>
          <w:sz w:val="24"/>
          <w:szCs w:val="18"/>
          <w:lang w:val="en-US" w:eastAsia="zh-CN"/>
        </w:rPr>
      </w:pPr>
      <w:ins w:id="475" w:author="不要说话" w:date="2026-03-25T11:23:13Z">
        <w:r>
          <w:rPr>
            <w:rFonts w:hint="eastAsia" w:ascii="仿宋" w:hAnsi="仿宋" w:eastAsia="仿宋" w:cs="仿宋"/>
            <w:sz w:val="24"/>
            <w:szCs w:val="18"/>
            <w:lang w:val="en-US" w:eastAsia="zh-CN"/>
          </w:rPr>
          <w:t>② 复杂查询、导入导出等大数据量操作响应时间或处理时长应符合双方确认的</w:t>
        </w:r>
      </w:ins>
    </w:p>
    <w:p w14:paraId="401E66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476" w:author="不要说话" w:date="2026-03-25T11:23:13Z"/>
          <w:rFonts w:hint="eastAsia" w:ascii="仿宋" w:hAnsi="仿宋" w:eastAsia="仿宋" w:cs="仿宋"/>
          <w:sz w:val="24"/>
          <w:szCs w:val="18"/>
          <w:lang w:val="en-US" w:eastAsia="zh-CN"/>
        </w:rPr>
      </w:pPr>
      <w:ins w:id="477" w:author="不要说话" w:date="2026-03-25T11:23:13Z">
        <w:r>
          <w:rPr>
            <w:rFonts w:hint="eastAsia" w:ascii="仿宋" w:hAnsi="仿宋" w:eastAsia="仿宋" w:cs="仿宋"/>
            <w:sz w:val="24"/>
            <w:szCs w:val="18"/>
            <w:lang w:val="en-US" w:eastAsia="zh-CN"/>
          </w:rPr>
          <w:t>专项性能标准；</w:t>
        </w:r>
      </w:ins>
    </w:p>
    <w:p w14:paraId="0479F9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478" w:author="不要说话" w:date="2026-03-25T11:23:13Z"/>
          <w:rFonts w:hint="eastAsia" w:ascii="仿宋" w:hAnsi="仿宋" w:eastAsia="仿宋" w:cs="仿宋"/>
          <w:sz w:val="24"/>
          <w:szCs w:val="18"/>
          <w:lang w:val="en-US" w:eastAsia="zh-CN"/>
        </w:rPr>
      </w:pPr>
      <w:ins w:id="479" w:author="不要说话" w:date="2026-03-25T11:23:13Z">
        <w:r>
          <w:rPr>
            <w:rFonts w:hint="eastAsia" w:ascii="仿宋" w:hAnsi="仿宋" w:eastAsia="仿宋" w:cs="仿宋"/>
            <w:sz w:val="24"/>
            <w:szCs w:val="18"/>
            <w:lang w:val="en-US" w:eastAsia="zh-CN"/>
          </w:rPr>
          <w:t>③ 不得出现因系统设计、程序缺陷或资源调度不合理导致的大面积卡顿、请求</w:t>
        </w:r>
      </w:ins>
    </w:p>
    <w:p w14:paraId="185C7A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ins w:id="480" w:author="不要说话" w:date="2026-03-25T11:23:13Z"/>
          <w:rFonts w:hint="eastAsia" w:ascii="仿宋" w:hAnsi="仿宋" w:eastAsia="仿宋" w:cs="仿宋"/>
          <w:sz w:val="24"/>
          <w:szCs w:val="18"/>
          <w:lang w:val="en-US" w:eastAsia="zh-CN"/>
        </w:rPr>
      </w:pPr>
      <w:ins w:id="481" w:author="不要说话" w:date="2026-03-25T11:23:13Z">
        <w:r>
          <w:rPr>
            <w:rFonts w:hint="eastAsia" w:ascii="仿宋" w:hAnsi="仿宋" w:eastAsia="仿宋" w:cs="仿宋"/>
            <w:sz w:val="24"/>
            <w:szCs w:val="18"/>
            <w:lang w:val="en-US" w:eastAsia="zh-CN"/>
          </w:rPr>
          <w:t>阻塞、异常超时或服务不可用。</w:t>
        </w:r>
      </w:ins>
    </w:p>
    <w:p w14:paraId="41175E8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ins w:id="482" w:author="不要说话" w:date="2026-03-25T11:23:13Z"/>
          <w:rFonts w:hint="eastAsia" w:ascii="仿宋" w:hAnsi="仿宋" w:eastAsia="仿宋" w:cs="仿宋"/>
          <w:sz w:val="24"/>
          <w:szCs w:val="18"/>
          <w:lang w:val="en-US" w:eastAsia="zh-CN"/>
        </w:rPr>
      </w:pPr>
      <w:ins w:id="483" w:author="不要说话" w:date="2026-03-25T11:23:13Z">
        <w:r>
          <w:rPr>
            <w:rFonts w:hint="eastAsia" w:ascii="仿宋" w:hAnsi="仿宋" w:eastAsia="仿宋" w:cs="仿宋"/>
            <w:sz w:val="24"/>
            <w:szCs w:val="18"/>
            <w:lang w:val="en-US" w:eastAsia="zh-CN"/>
          </w:rPr>
          <w:t>（3）系统年度可用性不低于99.9%，支持7×24小时稳定运行。年度可用性统计应以系统应用服务可访问、核心功能可正常使用为标准，并明确统计口径。</w:t>
        </w:r>
      </w:ins>
    </w:p>
    <w:p w14:paraId="241BB1C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ins w:id="484" w:author="不要说话" w:date="2026-03-25T11:23:13Z"/>
          <w:rFonts w:hint="eastAsia" w:ascii="仿宋" w:hAnsi="仿宋" w:eastAsia="仿宋" w:cs="仿宋"/>
          <w:sz w:val="24"/>
          <w:szCs w:val="18"/>
          <w:lang w:val="en-US" w:eastAsia="zh-CN"/>
        </w:rPr>
      </w:pPr>
      <w:ins w:id="485" w:author="不要说话" w:date="2026-03-25T11:23:13Z">
        <w:r>
          <w:rPr>
            <w:rFonts w:hint="eastAsia" w:ascii="仿宋" w:hAnsi="仿宋" w:eastAsia="仿宋" w:cs="仿宋"/>
            <w:sz w:val="24"/>
            <w:szCs w:val="18"/>
            <w:lang w:val="en-US" w:eastAsia="zh-CN"/>
          </w:rPr>
          <w:t>（4）高峰期服务器 CPU、内存等核心资源占用应处于合理区间，原则上峰值不高于80%；如因业务增长或数据规模扩大需进行资源扩容，乙方应提前提出容量评估和优化建议。</w:t>
        </w:r>
      </w:ins>
    </w:p>
    <w:p w14:paraId="723881E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ins w:id="486" w:author="不要说话" w:date="2026-03-25T11:23:13Z"/>
          <w:rFonts w:hint="eastAsia" w:ascii="仿宋" w:hAnsi="仿宋" w:eastAsia="仿宋" w:cs="仿宋"/>
          <w:sz w:val="24"/>
          <w:szCs w:val="18"/>
          <w:lang w:val="en-US" w:eastAsia="zh-CN"/>
        </w:rPr>
      </w:pPr>
      <w:ins w:id="487" w:author="不要说话" w:date="2026-03-25T11:23:13Z">
        <w:r>
          <w:rPr>
            <w:rFonts w:hint="eastAsia" w:ascii="仿宋" w:hAnsi="仿宋" w:eastAsia="仿宋" w:cs="仿宋"/>
            <w:sz w:val="24"/>
            <w:szCs w:val="18"/>
            <w:lang w:val="en-US" w:eastAsia="zh-CN"/>
          </w:rPr>
          <w:t>（5）前述性能指标的测试环境、测试数据量、并发模型、压测工具、执行方法和达标判定标准，应由双方在测试前书面确认。</w:t>
        </w:r>
      </w:ins>
    </w:p>
    <w:p w14:paraId="0026B60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ins w:id="488" w:author="不要说话" w:date="2026-03-25T11:23:13Z"/>
          <w:rFonts w:hint="eastAsia" w:ascii="仿宋" w:hAnsi="仿宋" w:eastAsia="仿宋" w:cs="仿宋"/>
          <w:sz w:val="24"/>
          <w:szCs w:val="18"/>
          <w:lang w:val="en-US" w:eastAsia="zh-CN"/>
        </w:rPr>
      </w:pPr>
      <w:ins w:id="489" w:author="不要说话" w:date="2026-03-25T11:23:13Z">
        <w:r>
          <w:rPr>
            <w:rFonts w:hint="eastAsia" w:ascii="仿宋" w:hAnsi="仿宋" w:eastAsia="仿宋" w:cs="仿宋"/>
            <w:sz w:val="24"/>
            <w:szCs w:val="18"/>
            <w:highlight w:val="none"/>
            <w:lang w:val="en-US" w:eastAsia="zh-CN"/>
          </w:rPr>
          <w:t>（6）除不可抗力外，系统运行过程中发生服务中断、访问异常、性能下降、接口不可用、数据不同步等影响正常使用的情形，乙方均应承担及时响应、排查、修复、恢复及整改责任。即使问题涉及甲方基础设施、第三方平台或运营商网络，乙方仍应负责牵头开展技术排查、联调协同、应急处置和闭环解决，不得以此作为免责依据；因乙方系统架构设计、接口依赖管理、容灾机制、监控预警或异常处理不足导致故障扩大、恢复延迟或业务影响加重的，相关责任仍由乙方承担。</w:t>
        </w:r>
      </w:ins>
    </w:p>
    <w:p w14:paraId="56B207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720" w:firstLineChars="300"/>
        <w:textAlignment w:val="auto"/>
        <w:outlineLvl w:val="9"/>
        <w:rPr>
          <w:ins w:id="490" w:author="不要说话" w:date="2026-02-24T10:40:16Z"/>
          <w:rFonts w:hint="eastAsia" w:ascii="仿宋" w:hAnsi="仿宋" w:eastAsia="仿宋" w:cs="仿宋"/>
          <w:sz w:val="24"/>
          <w:szCs w:val="18"/>
          <w:lang w:val="en-US" w:eastAsia="zh-CN"/>
        </w:rPr>
      </w:pPr>
    </w:p>
    <w:p w14:paraId="5A38D732">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54" w:firstLineChars="200"/>
        <w:textAlignment w:val="auto"/>
        <w:outlineLvl w:val="2"/>
        <w:rPr>
          <w:ins w:id="491" w:author="不要说话" w:date="2026-02-24T10:40:16Z"/>
          <w:rFonts w:hint="eastAsia" w:ascii="仿宋" w:hAnsi="仿宋" w:eastAsia="仿宋" w:cs="仿宋"/>
          <w:b/>
          <w:bCs/>
          <w:spacing w:val="-7"/>
          <w:kern w:val="2"/>
          <w:sz w:val="24"/>
          <w:szCs w:val="24"/>
          <w:lang w:val="en-US" w:eastAsia="zh-CN" w:bidi="ar-SA"/>
        </w:rPr>
      </w:pPr>
      <w:ins w:id="492" w:author="不要说话" w:date="2026-02-24T10:40:16Z">
        <w:r>
          <w:rPr>
            <w:rFonts w:hint="eastAsia" w:ascii="仿宋" w:hAnsi="仿宋" w:eastAsia="仿宋" w:cs="仿宋"/>
            <w:b/>
            <w:bCs/>
            <w:spacing w:val="-7"/>
            <w:kern w:val="2"/>
            <w:sz w:val="24"/>
            <w:szCs w:val="24"/>
            <w:lang w:val="en-US" w:eastAsia="zh-CN" w:bidi="ar-SA"/>
          </w:rPr>
          <w:t>技术架构要求</w:t>
        </w:r>
      </w:ins>
    </w:p>
    <w:p w14:paraId="570128AD">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firstLine="720" w:firstLineChars="300"/>
        <w:textAlignment w:val="auto"/>
        <w:rPr>
          <w:ins w:id="493" w:author="不要说话" w:date="2026-02-24T10:40:16Z"/>
          <w:rFonts w:hint="eastAsia" w:ascii="仿宋" w:hAnsi="仿宋" w:eastAsia="仿宋" w:cs="仿宋"/>
          <w:sz w:val="24"/>
          <w:szCs w:val="18"/>
          <w:lang w:val="en-US" w:eastAsia="zh-CN"/>
        </w:rPr>
      </w:pPr>
      <w:ins w:id="494" w:author="不要说话" w:date="2026-02-24T10:40:16Z">
        <w:r>
          <w:rPr>
            <w:rFonts w:hint="eastAsia" w:ascii="仿宋" w:hAnsi="仿宋" w:eastAsia="仿宋" w:cs="仿宋"/>
            <w:sz w:val="24"/>
            <w:szCs w:val="18"/>
            <w:lang w:val="en-US" w:eastAsia="zh-CN"/>
          </w:rPr>
          <w:t>基于JeecgBoot框架构建，架构设计合理、服务分层清晰，具备良好的扩展性、可维护性与稳定性。</w:t>
        </w:r>
      </w:ins>
    </w:p>
    <w:p w14:paraId="409C5310">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firstLine="720" w:firstLineChars="300"/>
        <w:textAlignment w:val="auto"/>
        <w:rPr>
          <w:ins w:id="495" w:author="不要说话" w:date="2026-02-24T10:40:16Z"/>
          <w:rFonts w:hint="eastAsia" w:ascii="仿宋" w:hAnsi="仿宋" w:eastAsia="仿宋" w:cs="仿宋"/>
          <w:sz w:val="24"/>
          <w:szCs w:val="18"/>
          <w:lang w:val="en-US" w:eastAsia="zh-CN"/>
        </w:rPr>
      </w:pPr>
      <w:ins w:id="496" w:author="不要说话" w:date="2026-02-24T10:40:16Z">
        <w:r>
          <w:rPr>
            <w:rFonts w:hint="eastAsia" w:ascii="仿宋" w:hAnsi="仿宋" w:eastAsia="仿宋" w:cs="仿宋"/>
            <w:sz w:val="24"/>
            <w:szCs w:val="18"/>
            <w:lang w:val="en-US" w:eastAsia="zh-CN"/>
          </w:rPr>
          <w:t>后端采用Java语言开发，代码遵循行业通用开发规范；数据库采用MySQL 8.0，支持事务、索引优化及数据安全存储。</w:t>
        </w:r>
      </w:ins>
    </w:p>
    <w:p w14:paraId="018902BE">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firstLine="720" w:firstLineChars="300"/>
        <w:textAlignment w:val="auto"/>
        <w:rPr>
          <w:ins w:id="497" w:author="不要说话" w:date="2026-02-24T10:40:16Z"/>
          <w:rFonts w:hint="eastAsia" w:ascii="仿宋" w:hAnsi="仿宋" w:eastAsia="仿宋" w:cs="仿宋"/>
          <w:sz w:val="24"/>
          <w:szCs w:val="18"/>
          <w:lang w:val="en-US" w:eastAsia="zh-CN"/>
        </w:rPr>
      </w:pPr>
      <w:ins w:id="498" w:author="不要说话" w:date="2026-02-24T10:40:16Z">
        <w:r>
          <w:rPr>
            <w:rFonts w:hint="eastAsia" w:ascii="仿宋" w:hAnsi="仿宋" w:eastAsia="仿宋" w:cs="仿宋"/>
            <w:sz w:val="24"/>
            <w:szCs w:val="18"/>
            <w:lang w:val="en-US" w:eastAsia="zh-CN"/>
          </w:rPr>
          <w:t>前端采用Vue.js框架开发，界面交互流畅、体验友好；前后端通过标准 Restful API进行数据交互，接口规范统一、文档完整。</w:t>
        </w:r>
      </w:ins>
    </w:p>
    <w:p w14:paraId="6CAE7FF9">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firstLine="720" w:firstLineChars="300"/>
        <w:textAlignment w:val="auto"/>
        <w:rPr>
          <w:ins w:id="499" w:author="不要说话" w:date="2026-02-24T10:40:16Z"/>
          <w:rFonts w:hint="eastAsia" w:ascii="仿宋" w:hAnsi="仿宋" w:eastAsia="仿宋" w:cs="仿宋"/>
          <w:sz w:val="24"/>
          <w:szCs w:val="18"/>
          <w:lang w:val="en-US" w:eastAsia="zh-CN"/>
        </w:rPr>
      </w:pPr>
      <w:ins w:id="500" w:author="不要说话" w:date="2026-02-24T10:40:16Z">
        <w:r>
          <w:rPr>
            <w:rFonts w:hint="eastAsia" w:ascii="仿宋" w:hAnsi="仿宋" w:eastAsia="仿宋" w:cs="仿宋"/>
            <w:sz w:val="24"/>
            <w:szCs w:val="18"/>
            <w:lang w:val="en-US" w:eastAsia="zh-CN"/>
          </w:rPr>
          <w:t>App 端采用UniApp开发，实现跨平台兼容，功能、交互与 PC 端保持一致，满足移动端使用需求。</w:t>
        </w:r>
      </w:ins>
    </w:p>
    <w:p w14:paraId="75CDF4D2">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54" w:firstLineChars="200"/>
        <w:textAlignment w:val="auto"/>
        <w:outlineLvl w:val="2"/>
        <w:rPr>
          <w:ins w:id="501" w:author="不要说话" w:date="2026-02-24T10:40:16Z"/>
          <w:rFonts w:hint="eastAsia" w:ascii="仿宋" w:hAnsi="仿宋" w:eastAsia="仿宋" w:cs="仿宋"/>
          <w:b/>
          <w:bCs/>
          <w:spacing w:val="-7"/>
          <w:kern w:val="2"/>
          <w:sz w:val="24"/>
          <w:szCs w:val="24"/>
          <w:lang w:val="en-US" w:eastAsia="zh-CN" w:bidi="ar-SA"/>
        </w:rPr>
      </w:pPr>
      <w:ins w:id="502" w:author="不要说话" w:date="2026-02-24T10:40:16Z">
        <w:r>
          <w:rPr>
            <w:rFonts w:hint="eastAsia" w:ascii="仿宋" w:hAnsi="仿宋" w:eastAsia="仿宋" w:cs="仿宋"/>
            <w:b/>
            <w:bCs/>
            <w:spacing w:val="-7"/>
            <w:kern w:val="2"/>
            <w:sz w:val="24"/>
            <w:szCs w:val="24"/>
            <w:lang w:val="en-US" w:eastAsia="zh-CN" w:bidi="ar-SA"/>
          </w:rPr>
          <w:t>质量与验收要求</w:t>
        </w:r>
      </w:ins>
    </w:p>
    <w:p w14:paraId="1982A68E">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ins w:id="503" w:author="不要说话" w:date="2026-03-25T11:23:56Z"/>
          <w:rFonts w:hint="eastAsia" w:ascii="仿宋" w:hAnsi="仿宋" w:eastAsia="仿宋" w:cs="仿宋"/>
          <w:sz w:val="24"/>
          <w:szCs w:val="18"/>
          <w:lang w:val="en-US" w:eastAsia="zh-CN"/>
        </w:rPr>
      </w:pPr>
      <w:ins w:id="504" w:author="不要说话" w:date="2026-03-25T11:23:56Z">
        <w:r>
          <w:rPr>
            <w:rFonts w:hint="eastAsia" w:ascii="仿宋" w:hAnsi="仿宋" w:eastAsia="仿宋" w:cs="仿宋"/>
            <w:sz w:val="24"/>
            <w:szCs w:val="18"/>
            <w:lang w:val="en-US" w:eastAsia="zh-CN"/>
          </w:rPr>
          <w:t>（1）交付文档标准</w:t>
        </w:r>
      </w:ins>
    </w:p>
    <w:p w14:paraId="42A69F9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505" w:author="不要说话" w:date="2026-03-25T11:23:56Z"/>
          <w:rFonts w:hint="eastAsia" w:ascii="仿宋" w:hAnsi="仿宋" w:eastAsia="仿宋" w:cs="仿宋"/>
          <w:sz w:val="24"/>
          <w:szCs w:val="18"/>
          <w:lang w:val="en-US" w:eastAsia="zh-CN"/>
        </w:rPr>
      </w:pPr>
      <w:ins w:id="506" w:author="不要说话" w:date="2026-03-25T11:23:56Z">
        <w:r>
          <w:rPr>
            <w:rFonts w:hint="eastAsia" w:ascii="仿宋" w:hAnsi="仿宋" w:eastAsia="仿宋" w:cs="仿宋"/>
            <w:sz w:val="24"/>
            <w:szCs w:val="18"/>
            <w:lang w:val="en-US" w:eastAsia="zh-CN"/>
          </w:rPr>
          <w:t>①用户使用手册：应完整覆盖系统全部功能模块、业务场景、操作步骤、权限说</w:t>
        </w:r>
      </w:ins>
    </w:p>
    <w:p w14:paraId="2987E5E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507" w:author="不要说话" w:date="2026-03-25T11:23:56Z"/>
          <w:rFonts w:hint="eastAsia" w:ascii="仿宋" w:hAnsi="仿宋" w:eastAsia="仿宋" w:cs="仿宋"/>
          <w:sz w:val="24"/>
          <w:szCs w:val="18"/>
          <w:lang w:val="en-US" w:eastAsia="zh-CN"/>
        </w:rPr>
      </w:pPr>
      <w:ins w:id="508" w:author="不要说话" w:date="2026-03-25T11:23:56Z">
        <w:r>
          <w:rPr>
            <w:rFonts w:hint="eastAsia" w:ascii="仿宋" w:hAnsi="仿宋" w:eastAsia="仿宋" w:cs="仿宋"/>
            <w:sz w:val="24"/>
            <w:szCs w:val="18"/>
            <w:lang w:val="en-US" w:eastAsia="zh-CN"/>
          </w:rPr>
          <w:t>明及常见问题处理方案，图文清晰、表达准确，确保用户可独立操作；内容格式须严格按照甲方提供模板编制，无缺项、无遗漏，样式规范，具备左侧导航树、一级二级标题等结构要求。</w:t>
        </w:r>
      </w:ins>
    </w:p>
    <w:p w14:paraId="7ECFA0B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509" w:author="不要说话" w:date="2026-03-25T11:23:56Z"/>
          <w:rFonts w:hint="eastAsia" w:ascii="仿宋" w:hAnsi="仿宋" w:eastAsia="仿宋" w:cs="仿宋"/>
          <w:sz w:val="24"/>
          <w:szCs w:val="18"/>
          <w:lang w:val="en-US" w:eastAsia="zh-CN"/>
        </w:rPr>
      </w:pPr>
      <w:ins w:id="510" w:author="不要说话" w:date="2026-03-25T11:23:56Z">
        <w:r>
          <w:rPr>
            <w:rFonts w:hint="eastAsia" w:ascii="仿宋" w:hAnsi="仿宋" w:eastAsia="仿宋" w:cs="仿宋"/>
            <w:sz w:val="24"/>
            <w:szCs w:val="18"/>
            <w:lang w:val="en-US" w:eastAsia="zh-CN"/>
          </w:rPr>
          <w:t>②测试验收报告：应覆盖黑盒测试、白盒测试、集成测试、功能测试、性能测试、</w:t>
        </w:r>
      </w:ins>
    </w:p>
    <w:p w14:paraId="37B8268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511" w:author="不要说话" w:date="2026-03-25T11:23:56Z"/>
          <w:rFonts w:hint="eastAsia" w:ascii="仿宋" w:hAnsi="仿宋" w:eastAsia="仿宋" w:cs="仿宋"/>
          <w:sz w:val="24"/>
          <w:szCs w:val="18"/>
          <w:lang w:val="en-US" w:eastAsia="zh-CN"/>
        </w:rPr>
      </w:pPr>
      <w:ins w:id="512" w:author="不要说话" w:date="2026-03-25T11:23:56Z">
        <w:r>
          <w:rPr>
            <w:rFonts w:hint="eastAsia" w:ascii="仿宋" w:hAnsi="仿宋" w:eastAsia="仿宋" w:cs="仿宋"/>
            <w:sz w:val="24"/>
            <w:szCs w:val="18"/>
            <w:lang w:val="en-US" w:eastAsia="zh-CN"/>
          </w:rPr>
          <w:t>安全测试、兼容性测试等内容，包含测试范围、测试环境、测试用例、执行结果、缺陷统计、缺陷等级、缺陷修复情况及测试结论，并由乙方测试负责人签字确认。</w:t>
        </w:r>
      </w:ins>
    </w:p>
    <w:p w14:paraId="7AEEDFC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513" w:author="不要说话" w:date="2026-03-25T11:23:56Z"/>
          <w:rFonts w:hint="eastAsia" w:ascii="仿宋" w:hAnsi="仿宋" w:eastAsia="仿宋" w:cs="仿宋"/>
          <w:sz w:val="24"/>
          <w:szCs w:val="18"/>
          <w:lang w:val="en-US" w:eastAsia="zh-CN"/>
        </w:rPr>
      </w:pPr>
      <w:ins w:id="514" w:author="不要说话" w:date="2026-03-25T11:23:56Z">
        <w:r>
          <w:rPr>
            <w:rFonts w:hint="eastAsia" w:ascii="仿宋" w:hAnsi="仿宋" w:eastAsia="仿宋" w:cs="仿宋"/>
            <w:sz w:val="24"/>
            <w:szCs w:val="18"/>
            <w:lang w:val="en-US" w:eastAsia="zh-CN"/>
          </w:rPr>
          <w:t>③源代码：乙方应交付项目完整、可编译、可部署、可运行的全量源代码，包括</w:t>
        </w:r>
      </w:ins>
    </w:p>
    <w:p w14:paraId="5BD9989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515" w:author="不要说话" w:date="2026-03-25T11:23:56Z"/>
          <w:rFonts w:hint="eastAsia" w:ascii="仿宋" w:hAnsi="仿宋" w:eastAsia="仿宋" w:cs="仿宋"/>
          <w:sz w:val="24"/>
          <w:szCs w:val="18"/>
          <w:lang w:val="en-US" w:eastAsia="zh-CN"/>
        </w:rPr>
      </w:pPr>
      <w:ins w:id="516" w:author="不要说话" w:date="2026-03-25T11:23:56Z">
        <w:r>
          <w:rPr>
            <w:rFonts w:hint="eastAsia" w:ascii="仿宋" w:hAnsi="仿宋" w:eastAsia="仿宋" w:cs="仿宋"/>
            <w:sz w:val="24"/>
            <w:szCs w:val="18"/>
            <w:lang w:val="en-US" w:eastAsia="zh-CN"/>
          </w:rPr>
          <w:t>前端代码、后端代码、数据库脚本、配置文件、部署脚本、构建脚本、定时任务配置、第三方依赖说明等。代码应结构规范、逻辑清晰，符合行业通用开发规范，核心业务逻辑、关键业务流程、数据库关键操作、系统配置项、定时任务、异常处理逻辑、对外接口及第三方集成调用等内容，均须具备完整、准确、可理解的注释或配套开发说明，确保甲方或甲方指定第三方在不依赖乙方口头解释的情况下，能够独立完成代码阅读、系统部署、故障排查、配置调整和二次维护；否则视为源码交付不合格。</w:t>
        </w:r>
      </w:ins>
    </w:p>
    <w:p w14:paraId="608D67D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517" w:author="不要说话" w:date="2026-03-25T11:23:56Z"/>
          <w:rFonts w:hint="eastAsia" w:ascii="仿宋" w:hAnsi="仿宋" w:eastAsia="仿宋" w:cs="仿宋"/>
          <w:sz w:val="24"/>
          <w:szCs w:val="18"/>
          <w:lang w:val="en-US" w:eastAsia="zh-CN"/>
        </w:rPr>
      </w:pPr>
      <w:ins w:id="518" w:author="不要说话" w:date="2026-03-25T11:23:56Z">
        <w:r>
          <w:rPr>
            <w:rFonts w:hint="eastAsia" w:ascii="仿宋" w:hAnsi="仿宋" w:eastAsia="仿宋" w:cs="仿宋"/>
            <w:sz w:val="24"/>
            <w:szCs w:val="18"/>
            <w:lang w:val="en-US" w:eastAsia="zh-CN"/>
          </w:rPr>
          <w:t>④运维手册:应详细说明系统部署环境、软硬件配置要求、安装部署步骤、参数配</w:t>
        </w:r>
      </w:ins>
    </w:p>
    <w:p w14:paraId="2BCF643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519" w:author="不要说话" w:date="2026-03-25T11:23:56Z"/>
          <w:rFonts w:hint="eastAsia" w:ascii="仿宋" w:hAnsi="仿宋" w:eastAsia="仿宋" w:cs="仿宋"/>
          <w:sz w:val="24"/>
          <w:szCs w:val="18"/>
          <w:lang w:val="en-US" w:eastAsia="zh-CN"/>
        </w:rPr>
      </w:pPr>
      <w:ins w:id="520" w:author="不要说话" w:date="2026-03-25T11:23:56Z">
        <w:r>
          <w:rPr>
            <w:rFonts w:hint="eastAsia" w:ascii="仿宋" w:hAnsi="仿宋" w:eastAsia="仿宋" w:cs="仿宋"/>
            <w:sz w:val="24"/>
            <w:szCs w:val="18"/>
            <w:lang w:val="en-US" w:eastAsia="zh-CN"/>
          </w:rPr>
          <w:t>置说明、启停方式、常见故障排查、日志查看、监控方式、系统升级、数据备份与恢复等内容，满足甲方独立部署和日常运维需求。</w:t>
        </w:r>
      </w:ins>
    </w:p>
    <w:p w14:paraId="2C8435B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521" w:author="不要说话" w:date="2026-03-25T11:23:56Z"/>
          <w:rFonts w:hint="eastAsia" w:ascii="仿宋" w:hAnsi="仿宋" w:eastAsia="仿宋" w:cs="仿宋"/>
          <w:sz w:val="24"/>
          <w:szCs w:val="18"/>
          <w:lang w:val="en-US" w:eastAsia="zh-CN"/>
        </w:rPr>
      </w:pPr>
      <w:ins w:id="522" w:author="不要说话" w:date="2026-03-25T11:23:56Z">
        <w:r>
          <w:rPr>
            <w:rFonts w:hint="eastAsia" w:ascii="仿宋" w:hAnsi="仿宋" w:eastAsia="仿宋" w:cs="仿宋"/>
            <w:sz w:val="24"/>
            <w:szCs w:val="18"/>
            <w:lang w:val="en-US" w:eastAsia="zh-CN"/>
          </w:rPr>
          <w:t>⑤开源组件及第三方依赖清单：应列明组件名称、版本号、用途、授权协议类型、</w:t>
        </w:r>
      </w:ins>
    </w:p>
    <w:p w14:paraId="15B59EF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523" w:author="不要说话" w:date="2026-03-25T11:23:56Z"/>
          <w:rFonts w:hint="eastAsia" w:ascii="仿宋" w:hAnsi="仿宋" w:eastAsia="仿宋" w:cs="仿宋"/>
          <w:sz w:val="24"/>
          <w:szCs w:val="18"/>
          <w:lang w:val="en-US" w:eastAsia="zh-CN"/>
        </w:rPr>
      </w:pPr>
      <w:ins w:id="524" w:author="不要说话" w:date="2026-03-25T11:23:56Z">
        <w:r>
          <w:rPr>
            <w:rFonts w:hint="eastAsia" w:ascii="仿宋" w:hAnsi="仿宋" w:eastAsia="仿宋" w:cs="仿宋"/>
            <w:sz w:val="24"/>
            <w:szCs w:val="18"/>
            <w:lang w:val="en-US" w:eastAsia="zh-CN"/>
          </w:rPr>
          <w:t>商用合规说明及相关授权文件。</w:t>
        </w:r>
      </w:ins>
    </w:p>
    <w:p w14:paraId="559DA54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ins w:id="525" w:author="不要说话" w:date="2026-03-25T11:23:56Z"/>
          <w:rFonts w:hint="eastAsia" w:ascii="仿宋" w:hAnsi="仿宋" w:eastAsia="仿宋" w:cs="仿宋"/>
          <w:sz w:val="24"/>
          <w:szCs w:val="18"/>
          <w:lang w:val="en-US" w:eastAsia="zh-CN"/>
        </w:rPr>
      </w:pPr>
      <w:ins w:id="526" w:author="不要说话" w:date="2026-03-25T11:23:56Z">
        <w:r>
          <w:rPr>
            <w:rFonts w:hint="eastAsia" w:ascii="仿宋" w:hAnsi="仿宋" w:eastAsia="仿宋" w:cs="仿宋"/>
            <w:sz w:val="24"/>
            <w:szCs w:val="18"/>
            <w:lang w:val="en-US" w:eastAsia="zh-CN"/>
          </w:rPr>
          <w:t>（2）验收前置条件</w:t>
        </w:r>
      </w:ins>
    </w:p>
    <w:p w14:paraId="26FC84C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527" w:author="不要说话" w:date="2026-03-25T11:23:56Z"/>
          <w:rFonts w:hint="eastAsia" w:ascii="仿宋" w:hAnsi="仿宋" w:eastAsia="仿宋" w:cs="仿宋"/>
          <w:sz w:val="24"/>
          <w:szCs w:val="18"/>
          <w:lang w:val="en-US" w:eastAsia="zh-CN"/>
        </w:rPr>
      </w:pPr>
      <w:ins w:id="528" w:author="不要说话" w:date="2026-03-25T11:23:56Z">
        <w:r>
          <w:rPr>
            <w:rFonts w:hint="eastAsia" w:ascii="仿宋" w:hAnsi="仿宋" w:eastAsia="仿宋" w:cs="仿宋"/>
            <w:sz w:val="24"/>
            <w:szCs w:val="18"/>
            <w:lang w:val="en-US" w:eastAsia="zh-CN"/>
          </w:rPr>
          <w:t>①乙方应按约定完整提交全部系统成果及交付文档。交付物不完整、文档与系统</w:t>
        </w:r>
      </w:ins>
    </w:p>
    <w:p w14:paraId="42E7CF1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529" w:author="不要说话" w:date="2026-03-25T11:23:56Z"/>
          <w:rFonts w:hint="eastAsia" w:ascii="仿宋" w:hAnsi="仿宋" w:eastAsia="仿宋" w:cs="仿宋"/>
          <w:sz w:val="24"/>
          <w:szCs w:val="18"/>
          <w:lang w:val="en-US" w:eastAsia="zh-CN"/>
        </w:rPr>
      </w:pPr>
      <w:ins w:id="530" w:author="不要说话" w:date="2026-03-25T11:23:56Z">
        <w:r>
          <w:rPr>
            <w:rFonts w:hint="eastAsia" w:ascii="仿宋" w:hAnsi="仿宋" w:eastAsia="仿宋" w:cs="仿宋"/>
            <w:sz w:val="24"/>
            <w:szCs w:val="18"/>
            <w:lang w:val="en-US" w:eastAsia="zh-CN"/>
          </w:rPr>
          <w:t>实际功能不一致、系统无法正常部署运行、缺少必要脚本或说明文件的，视为未达到验收前置条件，甲方有权不予组织验收。</w:t>
        </w:r>
      </w:ins>
    </w:p>
    <w:p w14:paraId="6E6F7A7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ins w:id="531" w:author="不要说话" w:date="2026-03-25T11:23:56Z"/>
          <w:rFonts w:hint="eastAsia" w:ascii="仿宋" w:hAnsi="仿宋" w:eastAsia="仿宋" w:cs="仿宋"/>
          <w:sz w:val="24"/>
          <w:szCs w:val="18"/>
          <w:lang w:val="en-US" w:eastAsia="zh-CN"/>
        </w:rPr>
      </w:pPr>
      <w:ins w:id="532" w:author="不要说话" w:date="2026-03-25T11:23:56Z">
        <w:r>
          <w:rPr>
            <w:rFonts w:hint="eastAsia" w:ascii="仿宋" w:hAnsi="仿宋" w:eastAsia="仿宋" w:cs="仿宋"/>
            <w:sz w:val="24"/>
            <w:szCs w:val="18"/>
            <w:lang w:val="en-US" w:eastAsia="zh-CN"/>
          </w:rPr>
          <w:t>（3）验收测试标准</w:t>
        </w:r>
      </w:ins>
    </w:p>
    <w:p w14:paraId="3139910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533" w:author="不要说话" w:date="2026-03-25T11:23:56Z"/>
          <w:rFonts w:hint="eastAsia" w:ascii="仿宋" w:hAnsi="仿宋" w:eastAsia="仿宋" w:cs="仿宋"/>
          <w:sz w:val="24"/>
          <w:szCs w:val="18"/>
          <w:lang w:val="en-US" w:eastAsia="zh-CN"/>
        </w:rPr>
      </w:pPr>
      <w:ins w:id="534" w:author="不要说话" w:date="2026-03-25T11:23:56Z">
        <w:r>
          <w:rPr>
            <w:rFonts w:hint="eastAsia" w:ascii="仿宋" w:hAnsi="仿宋" w:eastAsia="仿宋" w:cs="仿宋"/>
            <w:sz w:val="24"/>
            <w:szCs w:val="18"/>
            <w:lang w:val="en-US" w:eastAsia="zh-CN"/>
          </w:rPr>
          <w:t>①功能测试：测试用例执行率应达到100%，通过率不低于95%；致命缺陷、严重</w:t>
        </w:r>
      </w:ins>
    </w:p>
    <w:p w14:paraId="7A8DAEE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535" w:author="不要说话" w:date="2026-03-25T11:23:56Z"/>
          <w:rFonts w:hint="eastAsia" w:ascii="仿宋" w:hAnsi="仿宋" w:eastAsia="仿宋" w:cs="仿宋"/>
          <w:sz w:val="24"/>
          <w:szCs w:val="18"/>
          <w:lang w:val="en-US" w:eastAsia="zh-CN"/>
        </w:rPr>
      </w:pPr>
      <w:ins w:id="536" w:author="不要说话" w:date="2026-03-25T11:23:56Z">
        <w:r>
          <w:rPr>
            <w:rFonts w:hint="eastAsia" w:ascii="仿宋" w:hAnsi="仿宋" w:eastAsia="仿宋" w:cs="仿宋"/>
            <w:sz w:val="24"/>
            <w:szCs w:val="18"/>
            <w:lang w:val="en-US" w:eastAsia="zh-CN"/>
          </w:rPr>
          <w:t>缺陷必须100%修复，关键业务流程不得存在逻辑错误、功能异常或数据错误。</w:t>
        </w:r>
      </w:ins>
    </w:p>
    <w:p w14:paraId="1C35802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537" w:author="不要说话" w:date="2026-03-25T11:23:56Z"/>
          <w:rFonts w:hint="eastAsia" w:ascii="仿宋" w:hAnsi="仿宋" w:eastAsia="仿宋" w:cs="仿宋"/>
          <w:sz w:val="24"/>
          <w:szCs w:val="18"/>
          <w:lang w:val="en-US" w:eastAsia="zh-CN"/>
        </w:rPr>
      </w:pPr>
      <w:ins w:id="538" w:author="不要说话" w:date="2026-03-25T11:23:56Z">
        <w:r>
          <w:rPr>
            <w:rFonts w:hint="eastAsia" w:ascii="仿宋" w:hAnsi="仿宋" w:eastAsia="仿宋" w:cs="仿宋"/>
            <w:sz w:val="24"/>
            <w:szCs w:val="18"/>
            <w:lang w:val="en-US" w:eastAsia="zh-CN"/>
          </w:rPr>
          <w:t>②性能测试：系统响应时间、并发用户数、吞吐能力、稳定性等指标须满足本文</w:t>
        </w:r>
      </w:ins>
    </w:p>
    <w:p w14:paraId="3A20FFE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539" w:author="不要说话" w:date="2026-03-25T11:23:56Z"/>
          <w:rFonts w:hint="eastAsia" w:ascii="仿宋" w:hAnsi="仿宋" w:eastAsia="仿宋" w:cs="仿宋"/>
          <w:sz w:val="24"/>
          <w:szCs w:val="18"/>
          <w:lang w:val="en-US" w:eastAsia="zh-CN"/>
        </w:rPr>
      </w:pPr>
      <w:ins w:id="540" w:author="不要说话" w:date="2026-03-25T11:23:56Z">
        <w:r>
          <w:rPr>
            <w:rFonts w:hint="eastAsia" w:ascii="仿宋" w:hAnsi="仿宋" w:eastAsia="仿宋" w:cs="仿宋"/>
            <w:sz w:val="24"/>
            <w:szCs w:val="18"/>
            <w:lang w:val="en-US" w:eastAsia="zh-CN"/>
          </w:rPr>
          <w:t>件、招标文件及合同约定标准，未达标的视为验收不通过。</w:t>
        </w:r>
      </w:ins>
    </w:p>
    <w:p w14:paraId="0EA2BBB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541" w:author="不要说话" w:date="2026-03-25T11:23:56Z"/>
          <w:rFonts w:hint="eastAsia" w:ascii="仿宋" w:hAnsi="仿宋" w:eastAsia="仿宋" w:cs="仿宋"/>
          <w:sz w:val="24"/>
          <w:szCs w:val="18"/>
          <w:lang w:val="en-US" w:eastAsia="zh-CN"/>
        </w:rPr>
      </w:pPr>
      <w:ins w:id="542" w:author="不要说话" w:date="2026-03-25T11:23:56Z">
        <w:r>
          <w:rPr>
            <w:rFonts w:hint="eastAsia" w:ascii="仿宋" w:hAnsi="仿宋" w:eastAsia="仿宋" w:cs="仿宋"/>
            <w:sz w:val="24"/>
            <w:szCs w:val="18"/>
            <w:lang w:val="en-US" w:eastAsia="zh-CN"/>
          </w:rPr>
          <w:t>③安全测试：系统应通过专业安全扫描、漏洞扫描及必要的渗透测试，不得存在</w:t>
        </w:r>
      </w:ins>
    </w:p>
    <w:p w14:paraId="6FC51AB6">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543" w:author="不要说话" w:date="2026-03-25T11:23:56Z"/>
          <w:rFonts w:hint="eastAsia" w:ascii="仿宋" w:hAnsi="仿宋" w:eastAsia="仿宋" w:cs="仿宋"/>
          <w:sz w:val="24"/>
          <w:szCs w:val="18"/>
          <w:lang w:val="en-US" w:eastAsia="zh-CN"/>
        </w:rPr>
      </w:pPr>
      <w:ins w:id="544" w:author="不要说话" w:date="2026-03-25T11:23:56Z">
        <w:r>
          <w:rPr>
            <w:rFonts w:hint="eastAsia" w:ascii="仿宋" w:hAnsi="仿宋" w:eastAsia="仿宋" w:cs="仿宋"/>
            <w:sz w:val="24"/>
            <w:szCs w:val="18"/>
            <w:lang w:val="en-US" w:eastAsia="zh-CN"/>
          </w:rPr>
          <w:t>高危、中危安全漏洞；数据传输、存储、权限控制等应符合国家网络安全、数据安全和个人信息保护等相关要求。</w:t>
        </w:r>
      </w:ins>
    </w:p>
    <w:p w14:paraId="09967C9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545" w:author="不要说话" w:date="2026-03-25T11:23:56Z"/>
          <w:rFonts w:hint="eastAsia" w:ascii="仿宋" w:hAnsi="仿宋" w:eastAsia="仿宋" w:cs="仿宋"/>
          <w:sz w:val="24"/>
          <w:szCs w:val="18"/>
          <w:lang w:val="en-US" w:eastAsia="zh-CN"/>
        </w:rPr>
      </w:pPr>
      <w:ins w:id="546" w:author="不要说话" w:date="2026-03-25T11:23:56Z">
        <w:r>
          <w:rPr>
            <w:rFonts w:hint="eastAsia" w:ascii="仿宋" w:hAnsi="仿宋" w:eastAsia="仿宋" w:cs="仿宋"/>
            <w:sz w:val="24"/>
            <w:szCs w:val="18"/>
            <w:lang w:val="en-US" w:eastAsia="zh-CN"/>
          </w:rPr>
          <w:t>④兼容性测试：PC 端应兼容 Chrome、Edge、Firefox 及基于 Chromium 内核的</w:t>
        </w:r>
      </w:ins>
    </w:p>
    <w:p w14:paraId="41DE89E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547" w:author="不要说话" w:date="2026-03-25T11:23:56Z"/>
          <w:rFonts w:hint="eastAsia" w:ascii="仿宋" w:hAnsi="仿宋" w:eastAsia="仿宋" w:cs="仿宋"/>
          <w:sz w:val="24"/>
          <w:szCs w:val="18"/>
          <w:lang w:val="en-US" w:eastAsia="zh-CN"/>
        </w:rPr>
      </w:pPr>
      <w:ins w:id="548" w:author="不要说话" w:date="2026-03-25T11:23:56Z">
        <w:r>
          <w:rPr>
            <w:rFonts w:hint="eastAsia" w:ascii="仿宋" w:hAnsi="仿宋" w:eastAsia="仿宋" w:cs="仿宋"/>
            <w:sz w:val="24"/>
            <w:szCs w:val="18"/>
            <w:lang w:val="en-US" w:eastAsia="zh-CN"/>
          </w:rPr>
          <w:t>主流浏览器最新稳定版本；App 端应兼容 Android 8.0 及以上主流机型，不得出现显示异常、操作异常、数据同步异常及明显界面错乱问题。</w:t>
        </w:r>
      </w:ins>
    </w:p>
    <w:p w14:paraId="78DBF7B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549" w:author="不要说话" w:date="2026-03-25T11:23:56Z"/>
          <w:rFonts w:hint="eastAsia" w:ascii="仿宋" w:hAnsi="仿宋" w:eastAsia="仿宋" w:cs="仿宋"/>
          <w:sz w:val="24"/>
          <w:szCs w:val="18"/>
          <w:lang w:val="en-US" w:eastAsia="zh-CN"/>
        </w:rPr>
      </w:pPr>
      <w:ins w:id="550" w:author="不要说话" w:date="2026-03-25T11:23:56Z">
        <w:r>
          <w:rPr>
            <w:rFonts w:hint="eastAsia" w:ascii="仿宋" w:hAnsi="仿宋" w:eastAsia="仿宋" w:cs="仿宋"/>
            <w:sz w:val="24"/>
            <w:szCs w:val="18"/>
            <w:lang w:val="en-US" w:eastAsia="zh-CN"/>
          </w:rPr>
          <w:t>⑤文档一致性核验：交付文档、接口文档、系统实际功能、部署环境配置应保持</w:t>
        </w:r>
      </w:ins>
    </w:p>
    <w:p w14:paraId="57117D4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ins w:id="551" w:author="不要说话" w:date="2026-03-25T11:23:56Z"/>
          <w:rFonts w:hint="eastAsia" w:ascii="仿宋" w:hAnsi="仿宋" w:eastAsia="仿宋" w:cs="仿宋"/>
          <w:sz w:val="24"/>
          <w:szCs w:val="18"/>
          <w:lang w:val="en-US" w:eastAsia="zh-CN"/>
        </w:rPr>
      </w:pPr>
      <w:ins w:id="552" w:author="不要说话" w:date="2026-03-25T11:23:56Z">
        <w:r>
          <w:rPr>
            <w:rFonts w:hint="eastAsia" w:ascii="仿宋" w:hAnsi="仿宋" w:eastAsia="仿宋" w:cs="仿宋"/>
            <w:sz w:val="24"/>
            <w:szCs w:val="18"/>
            <w:lang w:val="en-US" w:eastAsia="zh-CN"/>
          </w:rPr>
          <w:t>一致，不一致的，甲方有权要求乙方整改后重新提交。</w:t>
        </w:r>
      </w:ins>
    </w:p>
    <w:p w14:paraId="175568A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ins w:id="553" w:author="不要说话" w:date="2026-03-25T11:23:56Z"/>
          <w:rFonts w:hint="eastAsia" w:ascii="仿宋" w:hAnsi="仿宋" w:eastAsia="仿宋" w:cs="仿宋"/>
          <w:sz w:val="24"/>
          <w:szCs w:val="18"/>
          <w:lang w:val="en-US" w:eastAsia="zh-CN"/>
        </w:rPr>
      </w:pPr>
      <w:ins w:id="554" w:author="不要说话" w:date="2026-03-25T11:23:56Z">
        <w:r>
          <w:rPr>
            <w:rFonts w:hint="eastAsia" w:ascii="仿宋" w:hAnsi="仿宋" w:eastAsia="仿宋" w:cs="仿宋"/>
            <w:sz w:val="24"/>
            <w:szCs w:val="18"/>
            <w:lang w:val="en-US" w:eastAsia="zh-CN"/>
          </w:rPr>
          <w:t>（4）整改要求</w:t>
        </w:r>
      </w:ins>
    </w:p>
    <w:p w14:paraId="73414A2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ins w:id="555" w:author="不要说话" w:date="2026-03-25T11:23:56Z"/>
          <w:rFonts w:hint="eastAsia" w:ascii="仿宋" w:hAnsi="仿宋" w:eastAsia="仿宋" w:cs="仿宋"/>
          <w:sz w:val="24"/>
          <w:szCs w:val="18"/>
          <w:lang w:val="en-US" w:eastAsia="zh-CN"/>
        </w:rPr>
      </w:pPr>
      <w:ins w:id="556" w:author="不要说话" w:date="2026-03-25T11:23:56Z">
        <w:r>
          <w:rPr>
            <w:rFonts w:hint="eastAsia" w:ascii="仿宋" w:hAnsi="仿宋" w:eastAsia="仿宋" w:cs="仿宋"/>
            <w:sz w:val="24"/>
            <w:szCs w:val="18"/>
            <w:lang w:val="en-US" w:eastAsia="zh-CN"/>
          </w:rPr>
          <w:t>①验收过程中发现问题的，乙方应根据甲方要求在规定时限内完成整改并重新提</w:t>
        </w:r>
      </w:ins>
    </w:p>
    <w:p w14:paraId="736C692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outlineLvl w:val="9"/>
        <w:rPr>
          <w:ins w:id="557" w:author="不要说话" w:date="2026-03-25T11:23:48Z"/>
          <w:rFonts w:hint="eastAsia" w:ascii="仿宋" w:hAnsi="仿宋" w:eastAsia="仿宋" w:cs="仿宋"/>
          <w:b/>
          <w:bCs/>
          <w:spacing w:val="-7"/>
          <w:kern w:val="2"/>
          <w:sz w:val="24"/>
          <w:szCs w:val="24"/>
          <w:lang w:val="en-US" w:eastAsia="zh-CN" w:bidi="ar-SA"/>
        </w:rPr>
      </w:pPr>
      <w:ins w:id="558" w:author="不要说话" w:date="2026-03-25T11:23:56Z">
        <w:r>
          <w:rPr>
            <w:rFonts w:hint="eastAsia" w:ascii="仿宋" w:hAnsi="仿宋" w:eastAsia="仿宋" w:cs="仿宋"/>
            <w:sz w:val="24"/>
            <w:szCs w:val="18"/>
            <w:lang w:val="en-US" w:eastAsia="zh-CN"/>
          </w:rPr>
          <w:t>交验证；整改期间不视为乙方已完成交付或已通过验收。</w:t>
        </w:r>
      </w:ins>
    </w:p>
    <w:p w14:paraId="5E7DF9D2">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54" w:firstLineChars="200"/>
        <w:textAlignment w:val="auto"/>
        <w:outlineLvl w:val="2"/>
        <w:rPr>
          <w:ins w:id="559" w:author="不要说话" w:date="2026-02-24T10:40:16Z"/>
          <w:rFonts w:hint="eastAsia" w:ascii="仿宋" w:hAnsi="仿宋" w:eastAsia="仿宋" w:cs="仿宋"/>
          <w:b/>
          <w:bCs/>
          <w:spacing w:val="-7"/>
          <w:kern w:val="2"/>
          <w:sz w:val="24"/>
          <w:szCs w:val="24"/>
          <w:lang w:val="en-US" w:eastAsia="zh-CN" w:bidi="ar-SA"/>
        </w:rPr>
      </w:pPr>
      <w:ins w:id="560" w:author="不要说话" w:date="2026-02-24T10:40:16Z">
        <w:r>
          <w:rPr>
            <w:rFonts w:hint="eastAsia" w:ascii="仿宋" w:hAnsi="仿宋" w:eastAsia="仿宋" w:cs="仿宋"/>
            <w:b/>
            <w:bCs/>
            <w:spacing w:val="-7"/>
            <w:kern w:val="2"/>
            <w:sz w:val="24"/>
            <w:szCs w:val="24"/>
            <w:lang w:val="en-US" w:eastAsia="zh-CN" w:bidi="ar-SA"/>
          </w:rPr>
          <w:t>安全与合规要求</w:t>
        </w:r>
      </w:ins>
    </w:p>
    <w:p w14:paraId="6FB8E4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ins w:id="561" w:author="不要说话" w:date="2026-03-25T11:24:17Z"/>
          <w:rFonts w:hint="eastAsia" w:ascii="仿宋" w:hAnsi="仿宋" w:eastAsia="仿宋" w:cs="仿宋"/>
          <w:sz w:val="24"/>
          <w:szCs w:val="18"/>
          <w:lang w:val="en-US" w:eastAsia="zh-CN"/>
        </w:rPr>
      </w:pPr>
      <w:ins w:id="562" w:author="不要说话" w:date="2026-03-25T11:24:17Z">
        <w:r>
          <w:rPr>
            <w:rFonts w:hint="eastAsia" w:ascii="仿宋" w:hAnsi="仿宋" w:eastAsia="仿宋" w:cs="仿宋"/>
            <w:sz w:val="24"/>
            <w:szCs w:val="18"/>
            <w:lang w:val="en-US" w:eastAsia="zh-CN"/>
          </w:rPr>
          <w:t>（1）数据安全与保护</w:t>
        </w:r>
      </w:ins>
    </w:p>
    <w:p w14:paraId="7AECE7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563" w:author="不要说话" w:date="2026-03-25T11:24:17Z"/>
          <w:rFonts w:hint="eastAsia" w:ascii="仿宋" w:hAnsi="仿宋" w:eastAsia="仿宋" w:cs="仿宋"/>
          <w:sz w:val="24"/>
          <w:szCs w:val="18"/>
          <w:lang w:val="en-US" w:eastAsia="zh-CN"/>
        </w:rPr>
      </w:pPr>
      <w:ins w:id="564" w:author="不要说话" w:date="2026-03-25T11:24:17Z">
        <w:r>
          <w:rPr>
            <w:rFonts w:hint="eastAsia" w:ascii="仿宋" w:hAnsi="仿宋" w:eastAsia="仿宋" w:cs="仿宋"/>
            <w:sz w:val="24"/>
            <w:szCs w:val="18"/>
            <w:lang w:val="en-US" w:eastAsia="zh-CN"/>
          </w:rPr>
          <w:t xml:space="preserve">① </w:t>
        </w:r>
      </w:ins>
      <w:ins w:id="565" w:author="不要说话" w:date="2026-03-25T11:24:17Z">
        <w:r>
          <w:rPr>
            <w:rFonts w:hint="eastAsia" w:ascii="仿宋" w:hAnsi="仿宋" w:eastAsia="仿宋" w:cs="仿宋"/>
            <w:sz w:val="24"/>
            <w:szCs w:val="18"/>
            <w:lang w:val="en-US" w:eastAsia="zh-CN"/>
          </w:rPr>
          <w:tab/>
        </w:r>
      </w:ins>
      <w:ins w:id="566" w:author="不要说话" w:date="2026-03-25T11:24:17Z">
        <w:r>
          <w:rPr>
            <w:rFonts w:hint="eastAsia" w:ascii="仿宋" w:hAnsi="仿宋" w:eastAsia="仿宋" w:cs="仿宋"/>
            <w:sz w:val="24"/>
            <w:szCs w:val="18"/>
            <w:lang w:val="en-US" w:eastAsia="zh-CN"/>
          </w:rPr>
          <w:t>对用户密码、身份证号、手机号等敏感信息，应根据数据属性采用符合国家标准</w:t>
        </w:r>
      </w:ins>
    </w:p>
    <w:p w14:paraId="0BF5A7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567" w:author="不要说话" w:date="2026-03-25T11:24:17Z"/>
          <w:rFonts w:hint="eastAsia" w:ascii="仿宋" w:hAnsi="仿宋" w:eastAsia="仿宋" w:cs="仿宋"/>
          <w:sz w:val="24"/>
          <w:szCs w:val="18"/>
          <w:lang w:val="en-US" w:eastAsia="zh-CN"/>
        </w:rPr>
      </w:pPr>
      <w:ins w:id="568" w:author="不要说话" w:date="2026-03-25T11:24:17Z">
        <w:r>
          <w:rPr>
            <w:rFonts w:hint="eastAsia" w:ascii="仿宋" w:hAnsi="仿宋" w:eastAsia="仿宋" w:cs="仿宋"/>
            <w:sz w:val="24"/>
            <w:szCs w:val="18"/>
            <w:lang w:val="en-US" w:eastAsia="zh-CN"/>
          </w:rPr>
          <w:t>及行业规范的安全措施处理。用户密码必须采用单向哈希加盐方式存储；身份证号、手机号等敏感信息在传输、存储、展示、导出等环节应采取加密、脱敏、权限控制等保护措施，确保未经授权不得明文获取。</w:t>
        </w:r>
      </w:ins>
    </w:p>
    <w:p w14:paraId="01E569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569" w:author="不要说话" w:date="2026-03-25T11:24:17Z"/>
          <w:rFonts w:hint="eastAsia" w:ascii="仿宋" w:hAnsi="仿宋" w:eastAsia="仿宋" w:cs="仿宋"/>
          <w:sz w:val="24"/>
          <w:szCs w:val="18"/>
          <w:lang w:val="en-US" w:eastAsia="zh-CN"/>
        </w:rPr>
      </w:pPr>
      <w:ins w:id="570" w:author="不要说话" w:date="2026-03-25T11:24:17Z">
        <w:r>
          <w:rPr>
            <w:rFonts w:hint="eastAsia" w:ascii="仿宋" w:hAnsi="仿宋" w:eastAsia="仿宋" w:cs="仿宋"/>
            <w:sz w:val="24"/>
            <w:szCs w:val="18"/>
            <w:lang w:val="en-US" w:eastAsia="zh-CN"/>
          </w:rPr>
          <w:t>② 系统应具备完善的权限控制机制，遵循最小权限原则，实现按角色、岗位、组织、</w:t>
        </w:r>
      </w:ins>
    </w:p>
    <w:p w14:paraId="62B296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571" w:author="不要说话" w:date="2026-03-25T11:24:17Z"/>
          <w:rFonts w:hint="eastAsia" w:ascii="仿宋" w:hAnsi="仿宋" w:eastAsia="仿宋" w:cs="仿宋"/>
          <w:sz w:val="24"/>
          <w:szCs w:val="18"/>
          <w:lang w:val="en-US" w:eastAsia="zh-CN"/>
        </w:rPr>
      </w:pPr>
      <w:ins w:id="572" w:author="不要说话" w:date="2026-03-25T11:24:17Z">
        <w:r>
          <w:rPr>
            <w:rFonts w:hint="eastAsia" w:ascii="仿宋" w:hAnsi="仿宋" w:eastAsia="仿宋" w:cs="仿宋"/>
            <w:sz w:val="24"/>
            <w:szCs w:val="18"/>
            <w:lang w:val="en-US" w:eastAsia="zh-CN"/>
          </w:rPr>
          <w:t>数据范围等维度的访问控制。</w:t>
        </w:r>
      </w:ins>
    </w:p>
    <w:p w14:paraId="690C8E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573" w:author="不要说话" w:date="2026-03-25T11:24:17Z"/>
          <w:rFonts w:hint="eastAsia" w:ascii="仿宋" w:hAnsi="仿宋" w:eastAsia="仿宋" w:cs="仿宋"/>
          <w:sz w:val="24"/>
          <w:szCs w:val="18"/>
          <w:lang w:val="en-US" w:eastAsia="zh-CN"/>
        </w:rPr>
      </w:pPr>
      <w:ins w:id="574" w:author="不要说话" w:date="2026-03-25T11:24:17Z">
        <w:r>
          <w:rPr>
            <w:rFonts w:hint="eastAsia" w:ascii="仿宋" w:hAnsi="仿宋" w:eastAsia="仿宋" w:cs="仿宋"/>
            <w:sz w:val="24"/>
            <w:szCs w:val="18"/>
            <w:lang w:val="en-US" w:eastAsia="zh-CN"/>
          </w:rPr>
          <w:t>③ 系统操作日志、用户访问日志、系统运行日志应完整留存，留存周期不少于180</w:t>
        </w:r>
      </w:ins>
    </w:p>
    <w:p w14:paraId="16DA0E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575" w:author="不要说话" w:date="2026-03-25T11:24:17Z"/>
          <w:rFonts w:hint="eastAsia" w:ascii="仿宋" w:hAnsi="仿宋" w:eastAsia="仿宋" w:cs="仿宋"/>
          <w:sz w:val="24"/>
          <w:szCs w:val="18"/>
          <w:lang w:val="en-US" w:eastAsia="zh-CN"/>
        </w:rPr>
      </w:pPr>
      <w:ins w:id="576" w:author="不要说话" w:date="2026-03-25T11:24:17Z">
        <w:r>
          <w:rPr>
            <w:rFonts w:hint="eastAsia" w:ascii="仿宋" w:hAnsi="仿宋" w:eastAsia="仿宋" w:cs="仿宋"/>
            <w:sz w:val="24"/>
            <w:szCs w:val="18"/>
            <w:lang w:val="en-US" w:eastAsia="zh-CN"/>
          </w:rPr>
          <w:t>天，日志应具备防篡改、防删除、可追溯、可检索、可导出能力，并满足审计要求。运行日志应具备定时归档、备份及清理机制。</w:t>
        </w:r>
      </w:ins>
    </w:p>
    <w:p w14:paraId="66DF85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577" w:author="不要说话" w:date="2026-03-25T11:24:17Z"/>
          <w:rFonts w:hint="eastAsia" w:ascii="仿宋" w:hAnsi="仿宋" w:eastAsia="仿宋" w:cs="仿宋"/>
          <w:sz w:val="24"/>
          <w:szCs w:val="18"/>
          <w:lang w:val="en-US" w:eastAsia="zh-CN"/>
        </w:rPr>
      </w:pPr>
      <w:ins w:id="578" w:author="不要说话" w:date="2026-03-25T11:24:17Z">
        <w:r>
          <w:rPr>
            <w:rFonts w:hint="eastAsia" w:ascii="仿宋" w:hAnsi="仿宋" w:eastAsia="仿宋" w:cs="仿宋"/>
            <w:sz w:val="24"/>
            <w:szCs w:val="18"/>
            <w:lang w:val="en-US" w:eastAsia="zh-CN"/>
          </w:rPr>
          <w:t>④ 系统应具备数据备份与恢复机制，支持按计划自动备份和手动备份，确保在发生</w:t>
        </w:r>
      </w:ins>
    </w:p>
    <w:p w14:paraId="7646B0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579" w:author="不要说话" w:date="2026-03-25T11:24:17Z"/>
          <w:rFonts w:hint="eastAsia" w:ascii="仿宋" w:hAnsi="仿宋" w:eastAsia="仿宋" w:cs="仿宋"/>
          <w:sz w:val="24"/>
          <w:szCs w:val="18"/>
          <w:lang w:val="en-US" w:eastAsia="zh-CN"/>
        </w:rPr>
      </w:pPr>
      <w:ins w:id="580" w:author="不要说话" w:date="2026-03-25T11:24:17Z">
        <w:r>
          <w:rPr>
            <w:rFonts w:hint="eastAsia" w:ascii="仿宋" w:hAnsi="仿宋" w:eastAsia="仿宋" w:cs="仿宋"/>
            <w:sz w:val="24"/>
            <w:szCs w:val="18"/>
            <w:lang w:val="en-US" w:eastAsia="zh-CN"/>
          </w:rPr>
          <w:t>故障或异常情况下可进行数据恢复。</w:t>
        </w:r>
      </w:ins>
    </w:p>
    <w:p w14:paraId="6A56ED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581" w:author="不要说话" w:date="2026-03-25T11:24:17Z"/>
          <w:rFonts w:hint="eastAsia" w:ascii="仿宋" w:hAnsi="仿宋" w:eastAsia="仿宋" w:cs="仿宋"/>
          <w:sz w:val="24"/>
          <w:szCs w:val="18"/>
          <w:lang w:val="en-US" w:eastAsia="zh-CN"/>
        </w:rPr>
      </w:pPr>
      <w:ins w:id="582" w:author="不要说话" w:date="2026-03-25T11:24:17Z">
        <w:r>
          <w:rPr>
            <w:rFonts w:hint="eastAsia" w:ascii="仿宋" w:hAnsi="仿宋" w:eastAsia="仿宋" w:cs="仿宋"/>
            <w:sz w:val="24"/>
            <w:szCs w:val="18"/>
            <w:lang w:val="en-US" w:eastAsia="zh-CN"/>
          </w:rPr>
          <w:t>⑤ 涉及重要数据处理、批量导出、敏感操作、权限变更等行为时，系统应具备审计</w:t>
        </w:r>
      </w:ins>
    </w:p>
    <w:p w14:paraId="78834F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583" w:author="不要说话" w:date="2026-03-25T11:24:17Z"/>
          <w:rFonts w:hint="eastAsia" w:ascii="仿宋" w:hAnsi="仿宋" w:eastAsia="仿宋" w:cs="仿宋"/>
          <w:sz w:val="24"/>
          <w:szCs w:val="18"/>
          <w:lang w:val="en-US" w:eastAsia="zh-CN"/>
        </w:rPr>
      </w:pPr>
      <w:ins w:id="584" w:author="不要说话" w:date="2026-03-25T11:24:17Z">
        <w:r>
          <w:rPr>
            <w:rFonts w:hint="eastAsia" w:ascii="仿宋" w:hAnsi="仿宋" w:eastAsia="仿宋" w:cs="仿宋"/>
            <w:sz w:val="24"/>
            <w:szCs w:val="18"/>
            <w:lang w:val="en-US" w:eastAsia="zh-CN"/>
          </w:rPr>
          <w:t>记录和必要的审批或留痕能力。</w:t>
        </w:r>
      </w:ins>
    </w:p>
    <w:p w14:paraId="6AA175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ins w:id="585" w:author="不要说话" w:date="2026-03-25T11:24:17Z"/>
          <w:rFonts w:hint="eastAsia" w:ascii="仿宋" w:hAnsi="仿宋" w:eastAsia="仿宋" w:cs="仿宋"/>
          <w:sz w:val="24"/>
          <w:szCs w:val="18"/>
          <w:lang w:val="en-US" w:eastAsia="zh-CN"/>
        </w:rPr>
      </w:pPr>
      <w:ins w:id="586" w:author="不要说话" w:date="2026-03-25T11:24:17Z">
        <w:r>
          <w:rPr>
            <w:rFonts w:hint="eastAsia" w:ascii="仿宋" w:hAnsi="仿宋" w:eastAsia="仿宋" w:cs="仿宋"/>
            <w:sz w:val="24"/>
            <w:szCs w:val="18"/>
            <w:lang w:val="en-US" w:eastAsia="zh-CN"/>
          </w:rPr>
          <w:t>（2）合规性要求</w:t>
        </w:r>
      </w:ins>
    </w:p>
    <w:p w14:paraId="412119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587" w:author="不要说话" w:date="2026-03-25T11:24:17Z"/>
          <w:rFonts w:hint="eastAsia" w:ascii="仿宋" w:hAnsi="仿宋" w:eastAsia="仿宋" w:cs="仿宋"/>
          <w:sz w:val="24"/>
          <w:szCs w:val="18"/>
          <w:lang w:val="en-US" w:eastAsia="zh-CN"/>
        </w:rPr>
      </w:pPr>
      <w:ins w:id="588" w:author="不要说话" w:date="2026-03-25T11:24:17Z">
        <w:r>
          <w:rPr>
            <w:rFonts w:hint="eastAsia" w:ascii="仿宋" w:hAnsi="仿宋" w:eastAsia="仿宋" w:cs="仿宋"/>
            <w:sz w:val="24"/>
            <w:szCs w:val="18"/>
            <w:lang w:val="en-US" w:eastAsia="zh-CN"/>
          </w:rPr>
          <w:t>① 系统开发、部署、运行及数据处理活动应严格遵循《中华人民共和国网络安全法》</w:t>
        </w:r>
      </w:ins>
    </w:p>
    <w:p w14:paraId="309A89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589" w:author="不要说话" w:date="2026-03-25T11:24:17Z"/>
          <w:rFonts w:hint="eastAsia" w:ascii="仿宋" w:hAnsi="仿宋" w:eastAsia="仿宋" w:cs="仿宋"/>
          <w:sz w:val="24"/>
          <w:szCs w:val="18"/>
          <w:lang w:val="en-US" w:eastAsia="zh-CN"/>
        </w:rPr>
      </w:pPr>
      <w:ins w:id="590" w:author="不要说话" w:date="2026-03-25T11:24:17Z">
        <w:r>
          <w:rPr>
            <w:rFonts w:hint="eastAsia" w:ascii="仿宋" w:hAnsi="仿宋" w:eastAsia="仿宋" w:cs="仿宋"/>
            <w:sz w:val="24"/>
            <w:szCs w:val="18"/>
            <w:lang w:val="en-US" w:eastAsia="zh-CN"/>
          </w:rPr>
          <w:t>《中华人民共和国数据安全法》《中华人民共和国个人信息保护法》及其他适用法律法规、行业规范和监管要求。</w:t>
        </w:r>
      </w:ins>
    </w:p>
    <w:p w14:paraId="4D2644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591" w:author="不要说话" w:date="2026-03-25T11:24:17Z"/>
          <w:rFonts w:hint="eastAsia" w:ascii="仿宋" w:hAnsi="仿宋" w:eastAsia="仿宋" w:cs="仿宋"/>
          <w:sz w:val="24"/>
          <w:szCs w:val="18"/>
          <w:lang w:val="en-US" w:eastAsia="zh-CN"/>
        </w:rPr>
      </w:pPr>
      <w:ins w:id="592" w:author="不要说话" w:date="2026-03-25T11:24:17Z">
        <w:r>
          <w:rPr>
            <w:rFonts w:hint="eastAsia" w:ascii="仿宋" w:hAnsi="仿宋" w:eastAsia="仿宋" w:cs="仿宋"/>
            <w:sz w:val="24"/>
            <w:szCs w:val="18"/>
            <w:lang w:val="en-US" w:eastAsia="zh-CN"/>
          </w:rPr>
          <w:t>② 项目所使用的开源组件、第三方框架、中间件、工具软件等，应满足合法、合规、</w:t>
        </w:r>
      </w:ins>
    </w:p>
    <w:p w14:paraId="6DF41F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593" w:author="不要说话" w:date="2026-03-25T11:24:17Z"/>
          <w:rFonts w:hint="eastAsia" w:ascii="仿宋" w:hAnsi="仿宋" w:eastAsia="仿宋" w:cs="仿宋"/>
          <w:sz w:val="24"/>
          <w:szCs w:val="18"/>
          <w:lang w:val="en-US" w:eastAsia="zh-CN"/>
        </w:rPr>
      </w:pPr>
      <w:ins w:id="594" w:author="不要说话" w:date="2026-03-25T11:24:17Z">
        <w:r>
          <w:rPr>
            <w:rFonts w:hint="eastAsia" w:ascii="仿宋" w:hAnsi="仿宋" w:eastAsia="仿宋" w:cs="仿宋"/>
            <w:sz w:val="24"/>
            <w:szCs w:val="18"/>
            <w:lang w:val="en-US" w:eastAsia="zh-CN"/>
          </w:rPr>
          <w:t>可商用要求，不得存在版权纠纷、授权缺陷或侵权风险。乙方应向甲方提供完整的开源组件清单、版本信息、授权协议及合规说明。</w:t>
        </w:r>
      </w:ins>
    </w:p>
    <w:p w14:paraId="4BDF68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595" w:author="不要说话" w:date="2026-03-25T11:24:17Z"/>
          <w:rFonts w:hint="eastAsia" w:ascii="仿宋" w:hAnsi="仿宋" w:eastAsia="仿宋" w:cs="仿宋"/>
          <w:sz w:val="24"/>
          <w:szCs w:val="18"/>
          <w:lang w:val="en-US" w:eastAsia="zh-CN"/>
        </w:rPr>
      </w:pPr>
      <w:ins w:id="596" w:author="不要说话" w:date="2026-03-25T11:24:17Z">
        <w:r>
          <w:rPr>
            <w:rFonts w:hint="eastAsia" w:ascii="仿宋" w:hAnsi="仿宋" w:eastAsia="仿宋" w:cs="仿宋"/>
            <w:sz w:val="24"/>
            <w:szCs w:val="18"/>
            <w:lang w:val="en-US" w:eastAsia="zh-CN"/>
          </w:rPr>
          <w:t>③ 涉及用户隐私数据的收集、存储、使用、共享、导出等处理行为，均应严格遵循</w:t>
        </w:r>
      </w:ins>
    </w:p>
    <w:p w14:paraId="2A78D4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ins w:id="597" w:author="不要说话" w:date="2026-03-25T11:24:17Z"/>
          <w:rFonts w:hint="eastAsia" w:ascii="仿宋" w:hAnsi="仿宋" w:eastAsia="仿宋" w:cs="仿宋"/>
          <w:sz w:val="24"/>
          <w:szCs w:val="18"/>
          <w:lang w:val="en-US" w:eastAsia="zh-CN"/>
        </w:rPr>
      </w:pPr>
      <w:ins w:id="598" w:author="不要说话" w:date="2026-03-25T11:24:17Z">
        <w:r>
          <w:rPr>
            <w:rFonts w:hint="eastAsia" w:ascii="仿宋" w:hAnsi="仿宋" w:eastAsia="仿宋" w:cs="仿宋"/>
            <w:sz w:val="24"/>
            <w:szCs w:val="18"/>
            <w:lang w:val="en-US" w:eastAsia="zh-CN"/>
          </w:rPr>
          <w:t>隐私保护规定，履行必要的授权、告知和审批程序，遵循数据最小化、目的限定和权限隔离原则。</w:t>
        </w:r>
      </w:ins>
    </w:p>
    <w:p w14:paraId="19AB11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ins w:id="599" w:author="不要说话" w:date="2026-03-25T11:24:17Z"/>
          <w:rFonts w:hint="eastAsia" w:ascii="仿宋" w:hAnsi="仿宋" w:eastAsia="仿宋" w:cs="仿宋"/>
          <w:sz w:val="24"/>
          <w:szCs w:val="18"/>
          <w:lang w:val="en-US" w:eastAsia="zh-CN"/>
        </w:rPr>
      </w:pPr>
      <w:ins w:id="600" w:author="不要说话" w:date="2026-03-25T11:24:17Z">
        <w:r>
          <w:rPr>
            <w:rFonts w:hint="eastAsia" w:ascii="仿宋" w:hAnsi="仿宋" w:eastAsia="仿宋" w:cs="仿宋"/>
            <w:sz w:val="24"/>
            <w:szCs w:val="18"/>
            <w:lang w:val="en-US" w:eastAsia="zh-CN"/>
          </w:rPr>
          <w:t>④ 未经甲方书面同意，乙方不得擅自复制、留存、转移、使用或向第三方披露甲方</w:t>
        </w:r>
      </w:ins>
    </w:p>
    <w:p w14:paraId="3060C8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0" w:firstLineChars="0"/>
        <w:textAlignment w:val="auto"/>
        <w:outlineLvl w:val="9"/>
        <w:rPr>
          <w:ins w:id="601" w:author="不要说话" w:date="2026-03-25T11:24:11Z"/>
          <w:rFonts w:hint="eastAsia" w:ascii="仿宋" w:hAnsi="仿宋" w:eastAsia="仿宋" w:cs="仿宋"/>
          <w:b/>
          <w:bCs/>
          <w:spacing w:val="-7"/>
          <w:kern w:val="2"/>
          <w:sz w:val="24"/>
          <w:szCs w:val="24"/>
          <w:lang w:val="en-US" w:eastAsia="zh-CN" w:bidi="ar-SA"/>
        </w:rPr>
      </w:pPr>
      <w:ins w:id="602" w:author="不要说话" w:date="2026-03-25T11:24:17Z">
        <w:r>
          <w:rPr>
            <w:rFonts w:hint="eastAsia" w:ascii="仿宋" w:hAnsi="仿宋" w:eastAsia="仿宋" w:cs="仿宋"/>
            <w:sz w:val="24"/>
            <w:szCs w:val="18"/>
            <w:lang w:val="en-US" w:eastAsia="zh-CN"/>
          </w:rPr>
          <w:t>业务数据、测试数据、生产数据及相关资料。项目终止、验收完成或甲方要求时，乙方应按甲方要求删除或返还相关数据，并配合甲方完成数据交接。</w:t>
        </w:r>
      </w:ins>
    </w:p>
    <w:p w14:paraId="0C50AB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outlineLvl w:val="1"/>
        <w:rPr>
          <w:rFonts w:hint="eastAsia" w:ascii="仿宋" w:hAnsi="仿宋" w:eastAsia="仿宋" w:cs="仿宋"/>
          <w:b/>
          <w:bCs/>
          <w:spacing w:val="-7"/>
          <w:kern w:val="2"/>
          <w:sz w:val="24"/>
          <w:szCs w:val="24"/>
          <w:lang w:val="en-US" w:eastAsia="zh-CN" w:bidi="ar-SA"/>
        </w:rPr>
      </w:pPr>
      <w:ins w:id="603" w:author="不要说话" w:date="2026-02-24T10:40:26Z">
        <w:bookmarkStart w:id="40" w:name="_GoBack"/>
        <w:r>
          <w:rPr>
            <w:rFonts w:hint="eastAsia" w:ascii="仿宋" w:hAnsi="仿宋" w:eastAsia="仿宋" w:cs="仿宋"/>
            <w:b/>
            <w:bCs/>
            <w:spacing w:val="-7"/>
            <w:kern w:val="2"/>
            <w:sz w:val="24"/>
            <w:szCs w:val="24"/>
            <w:lang w:val="en-US" w:eastAsia="zh-CN" w:bidi="ar-SA"/>
          </w:rPr>
          <w:t>四</w:t>
        </w:r>
      </w:ins>
      <w:ins w:id="604" w:author="不要说话" w:date="2026-02-24T10:40:27Z">
        <w:r>
          <w:rPr>
            <w:rFonts w:hint="eastAsia" w:ascii="仿宋" w:hAnsi="仿宋" w:eastAsia="仿宋" w:cs="仿宋"/>
            <w:b/>
            <w:bCs/>
            <w:spacing w:val="-7"/>
            <w:kern w:val="2"/>
            <w:sz w:val="24"/>
            <w:szCs w:val="24"/>
            <w:lang w:val="en-US" w:eastAsia="zh-CN" w:bidi="ar-SA"/>
          </w:rPr>
          <w:t>、</w:t>
        </w:r>
      </w:ins>
      <w:r>
        <w:rPr>
          <w:rFonts w:hint="eastAsia" w:ascii="仿宋" w:hAnsi="仿宋" w:eastAsia="仿宋" w:cs="仿宋"/>
          <w:b/>
          <w:bCs/>
          <w:spacing w:val="-7"/>
          <w:kern w:val="2"/>
          <w:sz w:val="24"/>
          <w:szCs w:val="24"/>
          <w:lang w:val="en-US" w:eastAsia="zh-CN" w:bidi="ar-SA"/>
        </w:rPr>
        <w:t>所有</w:t>
      </w:r>
      <w:ins w:id="605" w:author="不要说话" w:date="2026-02-24T10:41:23Z">
        <w:r>
          <w:rPr>
            <w:rFonts w:hint="eastAsia" w:ascii="仿宋" w:hAnsi="仿宋" w:eastAsia="仿宋" w:cs="仿宋"/>
            <w:b/>
            <w:bCs/>
            <w:spacing w:val="-7"/>
            <w:kern w:val="2"/>
            <w:sz w:val="24"/>
            <w:szCs w:val="24"/>
            <w:lang w:val="en-US" w:eastAsia="zh-CN" w:bidi="ar-SA"/>
          </w:rPr>
          <w:t>模块</w:t>
        </w:r>
      </w:ins>
      <w:r>
        <w:rPr>
          <w:rFonts w:hint="eastAsia" w:ascii="仿宋" w:hAnsi="仿宋" w:eastAsia="仿宋" w:cs="仿宋"/>
          <w:b/>
          <w:bCs/>
          <w:spacing w:val="-7"/>
          <w:kern w:val="2"/>
          <w:sz w:val="24"/>
          <w:szCs w:val="24"/>
          <w:lang w:val="en-US" w:eastAsia="zh-CN" w:bidi="ar-SA"/>
        </w:rPr>
        <w:t>的维护与服务要求</w:t>
      </w:r>
    </w:p>
    <w:p w14:paraId="435CF241">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ins w:id="606" w:author="不要说话" w:date="2026-03-25T16:02:32Z"/>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质保期服务标准</w:t>
      </w:r>
    </w:p>
    <w:p w14:paraId="4164868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ins w:id="607" w:author="不要说话" w:date="2026-03-25T16:02:41Z"/>
          <w:rFonts w:hint="eastAsia" w:ascii="仿宋" w:hAnsi="仿宋" w:eastAsia="仿宋" w:cs="仿宋"/>
          <w:b w:val="0"/>
          <w:bCs w:val="0"/>
          <w:spacing w:val="-7"/>
          <w:kern w:val="2"/>
          <w:sz w:val="24"/>
          <w:szCs w:val="24"/>
          <w:lang w:val="en-US" w:eastAsia="zh-CN" w:bidi="ar-SA"/>
        </w:rPr>
      </w:pPr>
      <w:ins w:id="608" w:author="不要说话" w:date="2026-03-25T16:02:41Z">
        <w:r>
          <w:rPr>
            <w:rFonts w:hint="eastAsia" w:ascii="仿宋" w:hAnsi="仿宋" w:eastAsia="仿宋" w:cs="仿宋"/>
            <w:b w:val="0"/>
            <w:bCs w:val="0"/>
            <w:spacing w:val="-7"/>
            <w:kern w:val="2"/>
            <w:sz w:val="24"/>
            <w:szCs w:val="24"/>
            <w:lang w:val="en-US" w:eastAsia="zh-CN" w:bidi="ar-SA"/>
          </w:rPr>
          <w:t xml:space="preserve">（1）本项目质保期为项目经甲方书面最终验收合格之日起连续12个自然月。质保期内，乙方应提供7×24小时技术支持服务，并根据项目运行需要安排不少于2名具备相应能力的人员提供驻场维护服务，具体驻场安排由甲方统筹或双方另行确认。 </w:t>
        </w:r>
      </w:ins>
    </w:p>
    <w:p w14:paraId="242EAC8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ins w:id="609" w:author="不要说话" w:date="2026-03-25T16:02:41Z"/>
          <w:rFonts w:hint="eastAsia" w:ascii="仿宋" w:hAnsi="仿宋" w:eastAsia="仿宋" w:cs="仿宋"/>
          <w:b w:val="0"/>
          <w:bCs w:val="0"/>
          <w:spacing w:val="-7"/>
          <w:kern w:val="2"/>
          <w:sz w:val="24"/>
          <w:szCs w:val="24"/>
          <w:lang w:val="en-US" w:eastAsia="zh-CN" w:bidi="ar-SA"/>
        </w:rPr>
      </w:pPr>
      <w:ins w:id="610" w:author="不要说话" w:date="2026-03-25T16:02:41Z">
        <w:r>
          <w:rPr>
            <w:rFonts w:hint="eastAsia" w:ascii="仿宋" w:hAnsi="仿宋" w:eastAsia="仿宋" w:cs="仿宋"/>
            <w:b w:val="0"/>
            <w:bCs w:val="0"/>
            <w:spacing w:val="-7"/>
            <w:kern w:val="2"/>
            <w:sz w:val="24"/>
            <w:szCs w:val="24"/>
            <w:lang w:val="en-US" w:eastAsia="zh-CN" w:bidi="ar-SA"/>
          </w:rPr>
          <w:t xml:space="preserve">（2）质保期内，乙方应免费提供与本项目相关的运行维护服务，包括但不限于现有功能维护、现网问题修复、缺陷整改、兼容性修复、性能优化、安全加固、配置调整、日志分析、数据修复以及保障系统正常稳定运行所必需的其他技术处理。 </w:t>
        </w:r>
      </w:ins>
    </w:p>
    <w:p w14:paraId="033FE46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ins w:id="611" w:author="不要说话" w:date="2026-03-25T16:02:41Z"/>
          <w:rFonts w:hint="eastAsia" w:ascii="仿宋" w:hAnsi="仿宋" w:eastAsia="仿宋" w:cs="仿宋"/>
          <w:b w:val="0"/>
          <w:bCs w:val="0"/>
          <w:spacing w:val="-7"/>
          <w:kern w:val="2"/>
          <w:sz w:val="24"/>
          <w:szCs w:val="24"/>
          <w:lang w:val="en-US" w:eastAsia="zh-CN" w:bidi="ar-SA"/>
        </w:rPr>
      </w:pPr>
      <w:ins w:id="612" w:author="不要说话" w:date="2026-03-25T16:02:41Z">
        <w:r>
          <w:rPr>
            <w:rFonts w:hint="eastAsia" w:ascii="仿宋" w:hAnsi="仿宋" w:eastAsia="仿宋" w:cs="仿宋"/>
            <w:b w:val="0"/>
            <w:bCs w:val="0"/>
            <w:spacing w:val="-7"/>
            <w:kern w:val="2"/>
            <w:sz w:val="24"/>
            <w:szCs w:val="24"/>
            <w:lang w:val="en-US" w:eastAsia="zh-CN" w:bidi="ar-SA"/>
          </w:rPr>
          <w:t xml:space="preserve">（3）凡属于实现合同约定功能、修复Bug、整改功能缺陷、消除安全隐患、解决兼容性问题、保障系统稳定运行所必需的修改，均属于乙方合同义务范围，不构成新增需求，乙方不得据此向甲方另行收取工时费、服务费、升级费或其他费用。 </w:t>
        </w:r>
      </w:ins>
    </w:p>
    <w:p w14:paraId="302FE5C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ins w:id="613" w:author="不要说话" w:date="2026-03-25T16:02:41Z"/>
          <w:rFonts w:hint="eastAsia" w:ascii="仿宋" w:hAnsi="仿宋" w:eastAsia="仿宋" w:cs="仿宋"/>
          <w:b w:val="0"/>
          <w:bCs w:val="0"/>
          <w:spacing w:val="-7"/>
          <w:kern w:val="2"/>
          <w:sz w:val="24"/>
          <w:szCs w:val="24"/>
          <w:lang w:val="en-US" w:eastAsia="zh-CN" w:bidi="ar-SA"/>
        </w:rPr>
      </w:pPr>
      <w:ins w:id="614" w:author="不要说话" w:date="2026-03-25T16:02:41Z">
        <w:r>
          <w:rPr>
            <w:rFonts w:hint="eastAsia" w:ascii="仿宋" w:hAnsi="仿宋" w:eastAsia="仿宋" w:cs="仿宋"/>
            <w:b w:val="0"/>
            <w:bCs w:val="0"/>
            <w:spacing w:val="-7"/>
            <w:kern w:val="2"/>
            <w:sz w:val="24"/>
            <w:szCs w:val="24"/>
            <w:lang w:val="en-US" w:eastAsia="zh-CN" w:bidi="ar-SA"/>
          </w:rPr>
          <w:t xml:space="preserve">（4）质保期内，乙方应在双方约定的合理工作量范围内，提供免费的小需求优化、界面调整及交互细节完善服务。相关工作量边界、确认方式及执行规则，由双方在合同或附件中明确约定。 </w:t>
        </w:r>
      </w:ins>
    </w:p>
    <w:p w14:paraId="6B9225B4">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ins w:id="615" w:author="不要说话" w:date="2026-03-25T16:02:41Z">
        <w:r>
          <w:rPr>
            <w:rFonts w:hint="eastAsia" w:ascii="仿宋" w:hAnsi="仿宋" w:eastAsia="仿宋" w:cs="仿宋"/>
            <w:b w:val="0"/>
            <w:bCs w:val="0"/>
            <w:spacing w:val="-7"/>
            <w:kern w:val="2"/>
            <w:sz w:val="24"/>
            <w:szCs w:val="24"/>
            <w:lang w:val="en-US" w:eastAsia="zh-CN" w:bidi="ar-SA"/>
          </w:rPr>
          <w:t xml:space="preserve">（5）质保期届满后，如甲方需要乙方继续提供年度运维服务，双方可另行签署年度运维协议。年度运维费用原则上不超过本项目合同总金额的20%，具体服务内容、服务标准及结算方式由双方另行约定。 </w:t>
        </w:r>
      </w:ins>
    </w:p>
    <w:p w14:paraId="31AD18C7">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ins w:id="616" w:author="不要说话" w:date="2026-03-25T16:03:01Z"/>
          <w:rFonts w:hint="eastAsia" w:ascii="仿宋" w:hAnsi="仿宋" w:eastAsia="仿宋" w:cs="仿宋"/>
          <w:b/>
          <w:bCs/>
          <w:spacing w:val="-7"/>
          <w:kern w:val="2"/>
          <w:sz w:val="24"/>
          <w:szCs w:val="24"/>
          <w:lang w:val="en-US" w:eastAsia="zh-CN" w:bidi="ar-SA"/>
        </w:rPr>
      </w:pPr>
      <w:ins w:id="617" w:author="不要说话" w:date="2026-03-25T16:03:58Z">
        <w:r>
          <w:rPr>
            <w:rFonts w:hint="eastAsia" w:ascii="仿宋" w:hAnsi="仿宋" w:eastAsia="仿宋" w:cs="仿宋"/>
            <w:b/>
            <w:bCs/>
            <w:spacing w:val="-7"/>
            <w:kern w:val="2"/>
            <w:sz w:val="24"/>
            <w:szCs w:val="24"/>
            <w:lang w:val="en-US" w:eastAsia="zh-CN" w:bidi="ar-SA"/>
          </w:rPr>
          <w:t>服务响应与SLA要求</w:t>
        </w:r>
      </w:ins>
    </w:p>
    <w:p w14:paraId="2E015CF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ins w:id="618" w:author="不要说话" w:date="2026-03-25T16:03:07Z"/>
          <w:rFonts w:hint="eastAsia" w:ascii="仿宋" w:hAnsi="仿宋" w:eastAsia="仿宋" w:cs="仿宋"/>
          <w:b w:val="0"/>
          <w:bCs w:val="0"/>
          <w:spacing w:val="-7"/>
          <w:kern w:val="2"/>
          <w:sz w:val="24"/>
          <w:szCs w:val="24"/>
          <w:lang w:val="en-US" w:eastAsia="zh-CN" w:bidi="ar-SA"/>
        </w:rPr>
      </w:pPr>
      <w:ins w:id="619" w:author="不要说话" w:date="2026-03-25T16:03:07Z">
        <w:r>
          <w:rPr>
            <w:rFonts w:hint="eastAsia" w:ascii="仿宋" w:hAnsi="仿宋" w:eastAsia="仿宋" w:cs="仿宋"/>
            <w:b w:val="0"/>
            <w:bCs w:val="0"/>
            <w:spacing w:val="-7"/>
            <w:kern w:val="2"/>
            <w:sz w:val="24"/>
            <w:szCs w:val="24"/>
            <w:lang w:val="en-US" w:eastAsia="zh-CN" w:bidi="ar-SA"/>
          </w:rPr>
          <w:t xml:space="preserve">（1）乙方应建立覆盖工作日、周末、法定节假日及其他非工作时段的值班和应急响应机制，确保系统现网问题能够得到持续、及时处理，不得以非工作时间为由延迟响应。 </w:t>
        </w:r>
      </w:ins>
    </w:p>
    <w:p w14:paraId="0393112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ins w:id="620" w:author="不要说话" w:date="2026-03-25T16:03:07Z"/>
          <w:rFonts w:hint="eastAsia" w:ascii="仿宋" w:hAnsi="仿宋" w:eastAsia="仿宋" w:cs="仿宋"/>
          <w:b w:val="0"/>
          <w:bCs w:val="0"/>
          <w:spacing w:val="-7"/>
          <w:kern w:val="2"/>
          <w:sz w:val="24"/>
          <w:szCs w:val="24"/>
          <w:lang w:val="en-US" w:eastAsia="zh-CN" w:bidi="ar-SA"/>
        </w:rPr>
      </w:pPr>
      <w:ins w:id="621" w:author="不要说话" w:date="2026-03-25T16:03:07Z">
        <w:r>
          <w:rPr>
            <w:rFonts w:hint="eastAsia" w:ascii="仿宋" w:hAnsi="仿宋" w:eastAsia="仿宋" w:cs="仿宋"/>
            <w:b w:val="0"/>
            <w:bCs w:val="0"/>
            <w:spacing w:val="-7"/>
            <w:kern w:val="2"/>
            <w:sz w:val="24"/>
            <w:szCs w:val="24"/>
            <w:lang w:val="en-US" w:eastAsia="zh-CN" w:bidi="ar-SA"/>
          </w:rPr>
          <w:t xml:space="preserve">（2）自甲方报障之时起，乙方应在30分钟内完成响应并启动处置；一般问题原则上应在8小时内解决；重大问题原则上应在48小时内解决。对因技术复杂度较高、外部依赖或其他客观原因无法在前述时限内完成处理的，乙方应及时向甲方提交书面说明、临时解决方案及后续处理计划，并经甲方确认。 </w:t>
        </w:r>
      </w:ins>
    </w:p>
    <w:p w14:paraId="208AB06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ins w:id="622" w:author="不要说话" w:date="2026-03-25T16:03:07Z"/>
          <w:rFonts w:hint="eastAsia" w:ascii="仿宋" w:hAnsi="仿宋" w:eastAsia="仿宋" w:cs="仿宋"/>
          <w:b w:val="0"/>
          <w:bCs w:val="0"/>
          <w:spacing w:val="-7"/>
          <w:kern w:val="2"/>
          <w:sz w:val="24"/>
          <w:szCs w:val="24"/>
          <w:lang w:val="en-US" w:eastAsia="zh-CN" w:bidi="ar-SA"/>
        </w:rPr>
      </w:pPr>
      <w:ins w:id="623" w:author="不要说话" w:date="2026-03-25T16:03:07Z">
        <w:r>
          <w:rPr>
            <w:rFonts w:hint="eastAsia" w:ascii="仿宋" w:hAnsi="仿宋" w:eastAsia="仿宋" w:cs="仿宋"/>
            <w:b w:val="0"/>
            <w:bCs w:val="0"/>
            <w:spacing w:val="-7"/>
            <w:kern w:val="2"/>
            <w:sz w:val="24"/>
            <w:szCs w:val="24"/>
            <w:lang w:val="en-US" w:eastAsia="zh-CN" w:bidi="ar-SA"/>
          </w:rPr>
          <w:t xml:space="preserve">（3）乙方应每月至少开展一次系统巡检，并向甲方提交书面巡检报告。对于巡检中发现的隐患、风险点和潜在问题，乙方应及时整改或提出处置方案并组织落实。 </w:t>
        </w:r>
      </w:ins>
    </w:p>
    <w:p w14:paraId="35D9CCB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ins w:id="624" w:author="不要说话" w:date="2026-03-25T16:03:07Z">
        <w:r>
          <w:rPr>
            <w:rFonts w:hint="eastAsia" w:ascii="仿宋" w:hAnsi="仿宋" w:eastAsia="仿宋" w:cs="仿宋"/>
            <w:b w:val="0"/>
            <w:bCs w:val="0"/>
            <w:spacing w:val="-7"/>
            <w:kern w:val="2"/>
            <w:sz w:val="24"/>
            <w:szCs w:val="24"/>
            <w:lang w:val="en-US" w:eastAsia="zh-CN" w:bidi="ar-SA"/>
          </w:rPr>
          <w:t xml:space="preserve">（4）远程响应时间、驻场到场时间、问题分级标准、升级路径、考核指标及违约责任等SLA事项，应在合同或技术附件中进一步量化并明确约定，作为乙方履约考核和责任认定依据。 </w:t>
        </w:r>
      </w:ins>
    </w:p>
    <w:p w14:paraId="0055B1FC">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ins w:id="625" w:author="不要说话" w:date="2026-03-25T16:04:09Z">
        <w:r>
          <w:rPr>
            <w:rFonts w:hint="eastAsia" w:ascii="仿宋" w:hAnsi="仿宋" w:eastAsia="仿宋" w:cs="仿宋"/>
            <w:b/>
            <w:bCs/>
            <w:spacing w:val="-7"/>
            <w:kern w:val="2"/>
            <w:sz w:val="24"/>
            <w:szCs w:val="24"/>
            <w:lang w:val="en-US" w:eastAsia="zh-CN" w:bidi="ar-SA"/>
          </w:rPr>
          <w:t>培训与人员管理要求</w:t>
        </w:r>
      </w:ins>
    </w:p>
    <w:p w14:paraId="158ABF5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26" w:author="不要说话" w:date="2026-03-25T16:04:22Z"/>
          <w:rFonts w:hint="eastAsia" w:ascii="仿宋" w:hAnsi="仿宋" w:eastAsia="仿宋" w:cs="仿宋"/>
          <w:sz w:val="24"/>
          <w:szCs w:val="18"/>
          <w:lang w:val="en-US" w:eastAsia="zh-CN"/>
        </w:rPr>
      </w:pPr>
      <w:ins w:id="627" w:author="不要说话" w:date="2026-03-25T16:04:22Z">
        <w:r>
          <w:rPr>
            <w:rFonts w:hint="eastAsia" w:ascii="仿宋" w:hAnsi="仿宋" w:eastAsia="仿宋" w:cs="仿宋"/>
            <w:sz w:val="24"/>
            <w:szCs w:val="18"/>
            <w:lang w:val="en-US" w:eastAsia="zh-CN"/>
          </w:rPr>
          <w:t xml:space="preserve">（1）乙方应为甲方最终用户提供系统操作培训，内容包括系统功能使用、业务流程操作、常见问题处理等，确保甲方相关人员能够满足日常业务使用需要。 </w:t>
        </w:r>
      </w:ins>
    </w:p>
    <w:p w14:paraId="7861833A">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28" w:author="不要说话" w:date="2026-03-25T16:04:22Z"/>
          <w:rFonts w:hint="eastAsia" w:ascii="仿宋" w:hAnsi="仿宋" w:eastAsia="仿宋" w:cs="仿宋"/>
          <w:sz w:val="24"/>
          <w:szCs w:val="18"/>
          <w:lang w:val="en-US" w:eastAsia="zh-CN"/>
        </w:rPr>
      </w:pPr>
      <w:ins w:id="629" w:author="不要说话" w:date="2026-03-25T16:04:22Z">
        <w:r>
          <w:rPr>
            <w:rFonts w:hint="eastAsia" w:ascii="仿宋" w:hAnsi="仿宋" w:eastAsia="仿宋" w:cs="仿宋"/>
            <w:sz w:val="24"/>
            <w:szCs w:val="18"/>
            <w:lang w:val="en-US" w:eastAsia="zh-CN"/>
          </w:rPr>
          <w:t xml:space="preserve">（2）乙方应为甲方系统管理员及运维人员提供专项技术培训，内容包括系统部署、配置管理、数据库管理、服务器维护、日志分析、备份恢复、故障排查及日常运维管理等，以支持甲方逐步具备独立运维能力。 </w:t>
        </w:r>
      </w:ins>
    </w:p>
    <w:p w14:paraId="4BADE05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30" w:author="不要说话" w:date="2026-03-25T16:04:22Z"/>
          <w:rFonts w:hint="eastAsia" w:ascii="仿宋" w:hAnsi="仿宋" w:eastAsia="仿宋" w:cs="仿宋"/>
          <w:sz w:val="24"/>
          <w:szCs w:val="18"/>
          <w:lang w:val="en-US" w:eastAsia="zh-CN"/>
        </w:rPr>
      </w:pPr>
      <w:ins w:id="631" w:author="不要说话" w:date="2026-03-25T16:04:22Z">
        <w:r>
          <w:rPr>
            <w:rFonts w:hint="eastAsia" w:ascii="仿宋" w:hAnsi="仿宋" w:eastAsia="仿宋" w:cs="仿宋"/>
            <w:sz w:val="24"/>
            <w:szCs w:val="18"/>
            <w:lang w:val="en-US" w:eastAsia="zh-CN"/>
          </w:rPr>
          <w:t xml:space="preserve">（3）乙方应提交相应培训资料，包括但不限于培训课件、用户操作手册、系统运维手册及其他必要说明材料。 </w:t>
        </w:r>
      </w:ins>
    </w:p>
    <w:p w14:paraId="4261B9D0">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32" w:author="不要说话" w:date="2026-03-25T16:04:22Z"/>
          <w:rFonts w:hint="eastAsia" w:ascii="仿宋" w:hAnsi="仿宋" w:eastAsia="仿宋" w:cs="仿宋"/>
          <w:sz w:val="24"/>
          <w:szCs w:val="18"/>
          <w:lang w:val="en-US" w:eastAsia="zh-CN"/>
        </w:rPr>
      </w:pPr>
      <w:ins w:id="633" w:author="不要说话" w:date="2026-03-25T16:04:22Z">
        <w:r>
          <w:rPr>
            <w:rFonts w:hint="eastAsia" w:ascii="仿宋" w:hAnsi="仿宋" w:eastAsia="仿宋" w:cs="仿宋"/>
            <w:sz w:val="24"/>
            <w:szCs w:val="18"/>
            <w:lang w:val="en-US" w:eastAsia="zh-CN"/>
          </w:rPr>
          <w:t xml:space="preserve">（4）项目经理、系统架构师及其他核心岗位人员在项目实施期间应保持相对稳定。确需更换的，乙方应提前书面通知甲方并取得甲方书面同意，且替换人员资质原则上不得低于原人员。 </w:t>
        </w:r>
      </w:ins>
    </w:p>
    <w:p w14:paraId="09CCF68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ins w:id="634" w:author="不要说话" w:date="2026-03-25T16:04:22Z">
        <w:r>
          <w:rPr>
            <w:rFonts w:hint="eastAsia" w:ascii="仿宋" w:hAnsi="仿宋" w:eastAsia="仿宋" w:cs="仿宋"/>
            <w:sz w:val="24"/>
            <w:szCs w:val="18"/>
            <w:lang w:val="en-US" w:eastAsia="zh-CN"/>
          </w:rPr>
          <w:t xml:space="preserve">（5）参与本项目的开发、测试、实施及运维人员应为乙方正式员工。未经甲方事先书面同意，乙方不得将本项目整体或部分工作转包、分包或以其他形式交由第三方实施。 </w:t>
        </w:r>
      </w:ins>
    </w:p>
    <w:p w14:paraId="6E55566A">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ins w:id="635" w:author="不要说话" w:date="2026-03-25T16:04:49Z">
        <w:r>
          <w:rPr>
            <w:rFonts w:hint="eastAsia" w:ascii="仿宋" w:hAnsi="仿宋" w:eastAsia="仿宋" w:cs="仿宋"/>
            <w:b/>
            <w:bCs/>
            <w:spacing w:val="-7"/>
            <w:kern w:val="2"/>
            <w:sz w:val="24"/>
            <w:szCs w:val="24"/>
            <w:lang w:val="en-US" w:eastAsia="zh-CN" w:bidi="ar-SA"/>
          </w:rPr>
          <w:t>质量控制、验收与付款要求</w:t>
        </w:r>
      </w:ins>
      <w:ins w:id="636" w:author="不要说话" w:date="2026-03-25T16:28:23Z">
        <w:r>
          <w:rPr>
            <w:rFonts w:hint="eastAsia" w:ascii="仿宋" w:hAnsi="仿宋" w:eastAsia="仿宋" w:cs="仿宋"/>
            <w:b/>
            <w:bCs/>
            <w:spacing w:val="-7"/>
            <w:kern w:val="2"/>
            <w:sz w:val="24"/>
            <w:szCs w:val="24"/>
            <w:lang w:val="en-US" w:eastAsia="zh-CN" w:bidi="ar-SA"/>
          </w:rPr>
          <w:t xml:space="preserve"> </w:t>
        </w:r>
      </w:ins>
    </w:p>
    <w:p w14:paraId="75D250AC">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37" w:author="不要说话" w:date="2026-03-25T16:05:03Z"/>
          <w:rFonts w:hint="eastAsia" w:ascii="仿宋" w:hAnsi="仿宋" w:eastAsia="仿宋" w:cs="仿宋"/>
          <w:sz w:val="24"/>
          <w:szCs w:val="18"/>
          <w:lang w:val="en-US" w:eastAsia="zh-CN"/>
        </w:rPr>
      </w:pPr>
      <w:ins w:id="638" w:author="不要说话" w:date="2026-03-25T16:05:03Z">
        <w:r>
          <w:rPr>
            <w:rFonts w:hint="eastAsia" w:ascii="仿宋" w:hAnsi="仿宋" w:eastAsia="仿宋" w:cs="仿宋"/>
            <w:sz w:val="24"/>
            <w:szCs w:val="18"/>
            <w:lang w:val="en-US" w:eastAsia="zh-CN"/>
          </w:rPr>
          <w:t xml:space="preserve">（1）乙方应严格执行统一的编码规范、分支管理制度、版本发布制度及代码评审机制，确保交付成果具备清晰性、可维护性、可回溯性和可回滚性。对甲方提出的代码质量问题，乙方应在合理期限内完成整改。 </w:t>
        </w:r>
      </w:ins>
    </w:p>
    <w:p w14:paraId="49F763E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39" w:author="不要说话" w:date="2026-03-25T16:05:03Z"/>
          <w:rFonts w:hint="eastAsia" w:ascii="仿宋" w:hAnsi="仿宋" w:eastAsia="仿宋" w:cs="仿宋"/>
          <w:sz w:val="24"/>
          <w:szCs w:val="18"/>
          <w:lang w:val="en-US" w:eastAsia="zh-CN"/>
        </w:rPr>
      </w:pPr>
      <w:ins w:id="640" w:author="不要说话" w:date="2026-03-25T16:05:03Z">
        <w:r>
          <w:rPr>
            <w:rFonts w:hint="eastAsia" w:ascii="仿宋" w:hAnsi="仿宋" w:eastAsia="仿宋" w:cs="仿宋"/>
            <w:sz w:val="24"/>
            <w:szCs w:val="18"/>
            <w:lang w:val="en-US" w:eastAsia="zh-CN"/>
          </w:rPr>
          <w:t xml:space="preserve">（2）乙方交付的代码应通过静态代码扫描，严重及以上级别缺陷数量应为零；其他级别问题应控制在双方认可的合理范围内。乙方应向甲方提交完整的代码扫描报告及必要整改记录，作为验收依据之一。 </w:t>
        </w:r>
      </w:ins>
    </w:p>
    <w:p w14:paraId="192D43E6">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41" w:author="不要说话" w:date="2026-03-25T16:05:03Z"/>
          <w:rFonts w:hint="eastAsia" w:ascii="仿宋" w:hAnsi="仿宋" w:eastAsia="仿宋" w:cs="仿宋"/>
          <w:sz w:val="24"/>
          <w:szCs w:val="18"/>
          <w:lang w:val="en-US" w:eastAsia="zh-CN"/>
        </w:rPr>
      </w:pPr>
      <w:ins w:id="642" w:author="不要说话" w:date="2026-03-25T16:05:03Z">
        <w:r>
          <w:rPr>
            <w:rFonts w:hint="eastAsia" w:ascii="仿宋" w:hAnsi="仿宋" w:eastAsia="仿宋" w:cs="仿宋"/>
            <w:sz w:val="24"/>
            <w:szCs w:val="18"/>
            <w:lang w:val="en-US" w:eastAsia="zh-CN"/>
          </w:rPr>
          <w:t xml:space="preserve">（3）系统应满足合同约定的并发用户数、页面响应时间、接口处理能力及其他性能指标。乙方应在交付前完成性能测试、压力测试及必要的兼容性测试，并向甲方提交测试报告；未经测试达到约定标准并经甲方确认的，不得进入验收流程。 </w:t>
        </w:r>
      </w:ins>
    </w:p>
    <w:p w14:paraId="2AA847A1">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43" w:author="不要说话" w:date="2026-03-25T16:05:03Z"/>
          <w:rFonts w:hint="eastAsia" w:ascii="仿宋" w:hAnsi="仿宋" w:eastAsia="仿宋" w:cs="仿宋"/>
          <w:sz w:val="24"/>
          <w:szCs w:val="18"/>
          <w:lang w:val="en-US" w:eastAsia="zh-CN"/>
        </w:rPr>
      </w:pPr>
      <w:ins w:id="644" w:author="不要说话" w:date="2026-03-25T16:05:03Z">
        <w:r>
          <w:rPr>
            <w:rFonts w:hint="eastAsia" w:ascii="仿宋" w:hAnsi="仿宋" w:eastAsia="仿宋" w:cs="仿宋"/>
            <w:sz w:val="24"/>
            <w:szCs w:val="18"/>
            <w:lang w:val="en-US" w:eastAsia="zh-CN"/>
          </w:rPr>
          <w:t xml:space="preserve">（4）项目各阶段付款应与对应阶段交付成果质量挂钩。系统上线不当然视为验收完成或付款条件成就。乙方须在完成上线部署后，继续配合甲方完成测试、整改、稳定运行观察等工作，并在达到合同约定的验收标准、稳定运行周期及缺陷数量要求后，方可触发相应付款节点。 </w:t>
        </w:r>
      </w:ins>
    </w:p>
    <w:p w14:paraId="30C0A326">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ins w:id="645" w:author="不要说话" w:date="2026-03-25T16:05:03Z">
        <w:r>
          <w:rPr>
            <w:rFonts w:hint="eastAsia" w:ascii="仿宋" w:hAnsi="仿宋" w:eastAsia="仿宋" w:cs="仿宋"/>
            <w:sz w:val="24"/>
            <w:szCs w:val="18"/>
            <w:lang w:val="en-US" w:eastAsia="zh-CN"/>
          </w:rPr>
          <w:t xml:space="preserve">（5）除合同总价中已明确列示的费用外，项目实施过程中涉及的第三方软件、服务、授权及配套费用，包括但不限于中间件、数据库、插件、推送服务及其他支撑性费用，原则上均由乙方承担；确需由甲方承担的，应由双方事先书面确认。 </w:t>
        </w:r>
      </w:ins>
    </w:p>
    <w:p w14:paraId="3DE6900E">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ins w:id="646" w:author="不要说话" w:date="2026-03-25T16:05:32Z">
        <w:r>
          <w:rPr>
            <w:rFonts w:hint="eastAsia" w:ascii="仿宋" w:hAnsi="仿宋" w:eastAsia="仿宋" w:cs="仿宋"/>
            <w:b/>
            <w:bCs/>
            <w:spacing w:val="-7"/>
            <w:kern w:val="2"/>
            <w:sz w:val="24"/>
            <w:szCs w:val="24"/>
            <w:lang w:val="en-US" w:eastAsia="zh-CN" w:bidi="ar-SA"/>
          </w:rPr>
          <w:t>技术实现、性能与兼容性要求</w:t>
        </w:r>
      </w:ins>
    </w:p>
    <w:p w14:paraId="1E06457B">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47" w:author="不要说话" w:date="2026-03-25T16:05:59Z"/>
          <w:rFonts w:hint="eastAsia" w:ascii="仿宋" w:hAnsi="仿宋" w:eastAsia="仿宋" w:cs="仿宋"/>
          <w:sz w:val="24"/>
          <w:szCs w:val="18"/>
          <w:lang w:val="en-US" w:eastAsia="zh-CN"/>
        </w:rPr>
      </w:pPr>
      <w:ins w:id="648" w:author="不要说话" w:date="2026-03-25T16:05:59Z">
        <w:r>
          <w:rPr>
            <w:rFonts w:hint="eastAsia" w:ascii="仿宋" w:hAnsi="仿宋" w:eastAsia="仿宋" w:cs="仿宋"/>
            <w:sz w:val="24"/>
            <w:szCs w:val="18"/>
            <w:lang w:val="en-US" w:eastAsia="zh-CN"/>
          </w:rPr>
          <w:t>（1）针对本项目</w:t>
        </w:r>
      </w:ins>
      <w:ins w:id="649" w:author="不要说话" w:date="2026-03-25T16:06:14Z">
        <w:r>
          <w:rPr>
            <w:rFonts w:hint="eastAsia" w:ascii="仿宋" w:hAnsi="仿宋" w:eastAsia="仿宋" w:cs="仿宋"/>
            <w:sz w:val="24"/>
            <w:szCs w:val="18"/>
            <w:lang w:val="en-US" w:eastAsia="zh-CN"/>
          </w:rPr>
          <w:t>中</w:t>
        </w:r>
      </w:ins>
      <w:ins w:id="650" w:author="不要说话" w:date="2026-03-25T16:06:15Z">
        <w:r>
          <w:rPr>
            <w:rFonts w:hint="eastAsia" w:ascii="仿宋" w:hAnsi="仿宋" w:eastAsia="仿宋" w:cs="仿宋"/>
            <w:sz w:val="24"/>
            <w:szCs w:val="18"/>
            <w:lang w:val="en-US" w:eastAsia="zh-CN"/>
          </w:rPr>
          <w:t>所</w:t>
        </w:r>
      </w:ins>
      <w:ins w:id="651" w:author="不要说话" w:date="2026-03-25T16:05:59Z">
        <w:r>
          <w:rPr>
            <w:rFonts w:hint="eastAsia" w:ascii="仿宋" w:hAnsi="仿宋" w:eastAsia="仿宋" w:cs="仿宋"/>
            <w:sz w:val="24"/>
            <w:szCs w:val="18"/>
            <w:lang w:val="en-US" w:eastAsia="zh-CN"/>
          </w:rPr>
          <w:t xml:space="preserve">采用的Vue2、UniApp等技术栈，乙方应在开发阶段主动完成关键技术能力验证与实现，包括但不限于消息通知推送、桌面角标适配、离线推送、主流终端兼容及特殊机型适配等，并确保相关功能满足项目实际使用要求。 </w:t>
        </w:r>
      </w:ins>
    </w:p>
    <w:p w14:paraId="3867903A">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52" w:author="不要说话" w:date="2026-03-25T16:05:59Z"/>
          <w:rFonts w:hint="eastAsia" w:ascii="仿宋" w:hAnsi="仿宋" w:eastAsia="仿宋" w:cs="仿宋"/>
          <w:sz w:val="24"/>
          <w:szCs w:val="18"/>
          <w:lang w:val="en-US" w:eastAsia="zh-CN"/>
        </w:rPr>
      </w:pPr>
      <w:ins w:id="653" w:author="不要说话" w:date="2026-03-25T16:05:59Z">
        <w:r>
          <w:rPr>
            <w:rFonts w:hint="eastAsia" w:ascii="仿宋" w:hAnsi="仿宋" w:eastAsia="仿宋" w:cs="仿宋"/>
            <w:sz w:val="24"/>
            <w:szCs w:val="18"/>
            <w:lang w:val="en-US" w:eastAsia="zh-CN"/>
          </w:rPr>
          <w:t xml:space="preserve">（2）App端应覆盖主流Android版本及主流品牌机型，包括折叠屏设备，确保界面无明显错位、主要功能无异常。乙方应提供兼容性测试报告作为验收支撑材料。 </w:t>
        </w:r>
      </w:ins>
    </w:p>
    <w:p w14:paraId="1970DE0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54" w:author="不要说话" w:date="2026-03-25T16:05:59Z"/>
          <w:rFonts w:hint="eastAsia" w:ascii="仿宋" w:hAnsi="仿宋" w:eastAsia="仿宋" w:cs="仿宋"/>
          <w:sz w:val="24"/>
          <w:szCs w:val="18"/>
          <w:lang w:val="en-US" w:eastAsia="zh-CN"/>
        </w:rPr>
      </w:pPr>
      <w:ins w:id="655" w:author="不要说话" w:date="2026-03-25T16:05:59Z">
        <w:r>
          <w:rPr>
            <w:rFonts w:hint="eastAsia" w:ascii="仿宋" w:hAnsi="仿宋" w:eastAsia="仿宋" w:cs="仿宋"/>
            <w:sz w:val="24"/>
            <w:szCs w:val="18"/>
            <w:lang w:val="en-US" w:eastAsia="zh-CN"/>
          </w:rPr>
          <w:t xml:space="preserve">（3）乙方应对系统通知送达率、离线推送可用性及消息处理及时性承担交付责任，并提交明确的技术实现方案、测试依据及效果说明。相关关键指标建议在技术附件中量化约定。 </w:t>
        </w:r>
      </w:ins>
    </w:p>
    <w:p w14:paraId="05B1D22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ins w:id="656" w:author="不要说话" w:date="2026-03-25T16:05:59Z">
        <w:r>
          <w:rPr>
            <w:rFonts w:hint="eastAsia" w:ascii="仿宋" w:hAnsi="仿宋" w:eastAsia="仿宋" w:cs="仿宋"/>
            <w:sz w:val="24"/>
            <w:szCs w:val="18"/>
            <w:lang w:val="en-US" w:eastAsia="zh-CN"/>
          </w:rPr>
          <w:t xml:space="preserve">（4）鉴于Vue2框架已停止官方维护，乙方应在合同履行期间承担相关安全漏洞修复、兼容性处理及风险整改责任；如因安全、合规或运行稳定性需要实施框架升级或迁移，乙方应提出方案并配合完成相关工作。属于保障系统正常、安全、稳定运行所必需的升级迁移事项，不应视为乙方额外收费事项。 </w:t>
        </w:r>
      </w:ins>
    </w:p>
    <w:p w14:paraId="5499256E">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ins w:id="657" w:author="不要说话" w:date="2026-03-25T16:06:33Z">
        <w:r>
          <w:rPr>
            <w:rFonts w:hint="eastAsia" w:ascii="仿宋" w:hAnsi="仿宋" w:eastAsia="仿宋" w:cs="仿宋"/>
            <w:b/>
            <w:bCs/>
            <w:spacing w:val="-7"/>
            <w:kern w:val="2"/>
            <w:sz w:val="24"/>
            <w:szCs w:val="24"/>
            <w:lang w:val="en-US" w:eastAsia="zh-CN" w:bidi="ar-SA"/>
          </w:rPr>
          <w:t>安全合规与数据保护要求</w:t>
        </w:r>
      </w:ins>
    </w:p>
    <w:p w14:paraId="3FBCAD73">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58" w:author="不要说话" w:date="2026-03-25T16:06:45Z"/>
          <w:rFonts w:hint="eastAsia" w:ascii="仿宋" w:hAnsi="仿宋" w:eastAsia="仿宋" w:cs="仿宋"/>
          <w:sz w:val="24"/>
          <w:szCs w:val="18"/>
          <w:lang w:val="en-US" w:eastAsia="zh-CN"/>
        </w:rPr>
      </w:pPr>
      <w:ins w:id="659" w:author="不要说话" w:date="2026-03-25T16:06:45Z">
        <w:r>
          <w:rPr>
            <w:rFonts w:hint="eastAsia" w:ascii="仿宋" w:hAnsi="仿宋" w:eastAsia="仿宋" w:cs="仿宋"/>
            <w:sz w:val="24"/>
            <w:szCs w:val="18"/>
            <w:lang w:val="en-US" w:eastAsia="zh-CN"/>
          </w:rPr>
          <w:t xml:space="preserve">（1）乙方应配合甲方完成信息安全等级保护自评、漏洞检测、整改、DCMM评估及其他与本项目相关的安全合规工作，并根据甲方或监管要求及时完成整改。 </w:t>
        </w:r>
      </w:ins>
    </w:p>
    <w:p w14:paraId="70E3594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60" w:author="不要说话" w:date="2026-03-25T16:06:45Z"/>
          <w:rFonts w:hint="eastAsia" w:ascii="仿宋" w:hAnsi="仿宋" w:eastAsia="仿宋" w:cs="仿宋"/>
          <w:sz w:val="24"/>
          <w:szCs w:val="18"/>
          <w:lang w:val="en-US" w:eastAsia="zh-CN"/>
        </w:rPr>
      </w:pPr>
      <w:ins w:id="661" w:author="不要说话" w:date="2026-03-25T16:06:45Z">
        <w:r>
          <w:rPr>
            <w:rFonts w:hint="eastAsia" w:ascii="仿宋" w:hAnsi="仿宋" w:eastAsia="仿宋" w:cs="仿宋"/>
            <w:sz w:val="24"/>
            <w:szCs w:val="18"/>
            <w:lang w:val="en-US" w:eastAsia="zh-CN"/>
          </w:rPr>
          <w:t xml:space="preserve">（2）乙方应建立并落实完整的数据备份与恢复机制，包括全量备份、增量备份、备份留存及恢复验证安排，并定期开展数据恢复演练，向甲方提交演练报告，确保数据具备可恢复性、完整性和可验证性。 </w:t>
        </w:r>
      </w:ins>
    </w:p>
    <w:p w14:paraId="64BCB18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62" w:author="不要说话" w:date="2026-03-25T16:06:45Z"/>
          <w:rFonts w:hint="eastAsia" w:ascii="仿宋" w:hAnsi="仿宋" w:eastAsia="仿宋" w:cs="仿宋"/>
          <w:sz w:val="24"/>
          <w:szCs w:val="18"/>
          <w:lang w:val="en-US" w:eastAsia="zh-CN"/>
        </w:rPr>
      </w:pPr>
      <w:ins w:id="663" w:author="不要说话" w:date="2026-03-25T16:06:45Z">
        <w:r>
          <w:rPr>
            <w:rFonts w:hint="eastAsia" w:ascii="仿宋" w:hAnsi="仿宋" w:eastAsia="仿宋" w:cs="仿宋"/>
            <w:sz w:val="24"/>
            <w:szCs w:val="18"/>
            <w:lang w:val="en-US" w:eastAsia="zh-CN"/>
          </w:rPr>
          <w:t xml:space="preserve">（3）乙方通过远程方式开展开发、运维或技术支持时，应通过甲方指定的VPN或其他受控通道接入，并配合甲方完成相关安全配置。涉及本项目的代码、数据及环境应与外网保持必要的物理或逻辑隔离，未经甲方书面授权不得复制、转移、传播或泄露。 </w:t>
        </w:r>
      </w:ins>
    </w:p>
    <w:p w14:paraId="4654F68E">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64" w:author="不要说话" w:date="2026-03-25T16:06:45Z"/>
          <w:rFonts w:hint="eastAsia" w:ascii="仿宋" w:hAnsi="仿宋" w:eastAsia="仿宋" w:cs="仿宋"/>
          <w:sz w:val="24"/>
          <w:szCs w:val="18"/>
          <w:lang w:val="en-US" w:eastAsia="zh-CN"/>
        </w:rPr>
      </w:pPr>
      <w:ins w:id="665" w:author="不要说话" w:date="2026-03-25T16:06:45Z">
        <w:r>
          <w:rPr>
            <w:rFonts w:hint="eastAsia" w:ascii="仿宋" w:hAnsi="仿宋" w:eastAsia="仿宋" w:cs="仿宋"/>
            <w:sz w:val="24"/>
            <w:szCs w:val="18"/>
            <w:lang w:val="en-US" w:eastAsia="zh-CN"/>
          </w:rPr>
          <w:t xml:space="preserve">（4）系统操作日志、访问日志及其他审计日志的留存期限不得少于180天，且应满足防篡改、可追溯和审计要求，并符合相关法律法规及等级保护要求。 </w:t>
        </w:r>
      </w:ins>
    </w:p>
    <w:p w14:paraId="340A42C5">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ins w:id="666" w:author="不要说话" w:date="2026-03-25T16:06:45Z">
        <w:r>
          <w:rPr>
            <w:rFonts w:hint="eastAsia" w:ascii="仿宋" w:hAnsi="仿宋" w:eastAsia="仿宋" w:cs="仿宋"/>
            <w:sz w:val="24"/>
            <w:szCs w:val="18"/>
            <w:lang w:val="en-US" w:eastAsia="zh-CN"/>
          </w:rPr>
          <w:t xml:space="preserve">（5）乙方应保证其交付成果不包含任何恶意代码、逻辑炸弹、后门程序、木马程序或其他危害系统安全、窃取数据隐私的功能。如因此给甲方造成损失，乙方应依法承担相应责任。 </w:t>
        </w:r>
      </w:ins>
    </w:p>
    <w:p w14:paraId="5616B7FB">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ins w:id="667" w:author="不要说话" w:date="2026-03-25T16:07:05Z">
        <w:r>
          <w:rPr>
            <w:rFonts w:hint="eastAsia" w:ascii="仿宋" w:hAnsi="仿宋" w:eastAsia="仿宋" w:cs="仿宋"/>
            <w:b/>
            <w:bCs/>
            <w:spacing w:val="-7"/>
            <w:kern w:val="2"/>
            <w:sz w:val="24"/>
            <w:szCs w:val="24"/>
            <w:lang w:val="en-US" w:eastAsia="zh-CN" w:bidi="ar-SA"/>
          </w:rPr>
          <w:t>知识产权、交付物与独立部署要求</w:t>
        </w:r>
      </w:ins>
    </w:p>
    <w:p w14:paraId="41F00F31">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68" w:author="不要说话" w:date="2026-03-25T16:07:19Z"/>
          <w:rFonts w:hint="eastAsia" w:ascii="仿宋" w:hAnsi="仿宋" w:eastAsia="仿宋" w:cs="仿宋"/>
          <w:sz w:val="24"/>
          <w:szCs w:val="18"/>
          <w:lang w:val="en-US" w:eastAsia="zh-CN"/>
        </w:rPr>
      </w:pPr>
      <w:ins w:id="669" w:author="不要说话" w:date="2026-03-25T16:07:19Z">
        <w:r>
          <w:rPr>
            <w:rFonts w:hint="eastAsia" w:ascii="仿宋" w:hAnsi="仿宋" w:eastAsia="仿宋" w:cs="仿宋"/>
            <w:sz w:val="24"/>
            <w:szCs w:val="18"/>
            <w:lang w:val="en-US" w:eastAsia="zh-CN"/>
          </w:rPr>
          <w:t xml:space="preserve">（1）本项目形成的源代码、文档、设计文件、接口资料、配置文件、数据库结构、业务数据及其他交付成果，其知识产权及相关权益归属由双方按照合同约定确定；原则上，乙方为本项目专门开发并交付甲方使用的成果，其相关权利应归甲方所有。乙方应配合甲方完成软件著作权登记及相关权属确认工作。 </w:t>
        </w:r>
      </w:ins>
    </w:p>
    <w:p w14:paraId="2055459C">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70" w:author="不要说话" w:date="2026-03-25T16:07:19Z"/>
          <w:rFonts w:hint="eastAsia" w:ascii="仿宋" w:hAnsi="仿宋" w:eastAsia="仿宋" w:cs="仿宋"/>
          <w:sz w:val="24"/>
          <w:szCs w:val="18"/>
          <w:lang w:val="en-US" w:eastAsia="zh-CN"/>
        </w:rPr>
      </w:pPr>
      <w:ins w:id="671" w:author="不要说话" w:date="2026-03-25T16:07:19Z">
        <w:r>
          <w:rPr>
            <w:rFonts w:hint="eastAsia" w:ascii="仿宋" w:hAnsi="仿宋" w:eastAsia="仿宋" w:cs="仿宋"/>
            <w:sz w:val="24"/>
            <w:szCs w:val="18"/>
            <w:lang w:val="en-US" w:eastAsia="zh-CN"/>
          </w:rPr>
          <w:t xml:space="preserve">（2）乙方应向甲方完整披露项目中使用的第三方开源组件、商业组件及其授权协议情况，并提供相应清单和授权说明。未经甲方书面同意，乙方不得使用可能对甲方后续使用、部署、修改或再开发形成明显限制的协议或组件。 </w:t>
        </w:r>
      </w:ins>
    </w:p>
    <w:p w14:paraId="4984F608">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72" w:author="不要说话" w:date="2026-03-25T16:07:19Z"/>
          <w:rFonts w:hint="eastAsia" w:ascii="仿宋" w:hAnsi="仿宋" w:eastAsia="仿宋" w:cs="仿宋"/>
          <w:sz w:val="24"/>
          <w:szCs w:val="18"/>
          <w:lang w:val="en-US" w:eastAsia="zh-CN"/>
        </w:rPr>
      </w:pPr>
      <w:ins w:id="673" w:author="不要说话" w:date="2026-03-25T16:07:19Z">
        <w:r>
          <w:rPr>
            <w:rFonts w:hint="eastAsia" w:ascii="仿宋" w:hAnsi="仿宋" w:eastAsia="仿宋" w:cs="仿宋"/>
            <w:sz w:val="24"/>
            <w:szCs w:val="18"/>
            <w:lang w:val="en-US" w:eastAsia="zh-CN"/>
          </w:rPr>
          <w:t xml:space="preserve">（3）乙方应完整交付项目文档资料，包括但不限于系统设计文档、原型设计文件、UI设计文件、接口文档、测试报告、用户操作手册、系统运维手册、部署说明以及等保、DCMM相关支撑材料等；相关资料应真实、完整、具备可操作性。 </w:t>
        </w:r>
      </w:ins>
    </w:p>
    <w:p w14:paraId="51417C55">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74" w:author="不要说话" w:date="2026-03-25T16:07:19Z"/>
          <w:rFonts w:hint="eastAsia" w:ascii="仿宋" w:hAnsi="仿宋" w:eastAsia="仿宋" w:cs="仿宋"/>
          <w:sz w:val="24"/>
          <w:szCs w:val="18"/>
          <w:lang w:val="en-US" w:eastAsia="zh-CN"/>
        </w:rPr>
      </w:pPr>
      <w:ins w:id="675" w:author="不要说话" w:date="2026-03-25T16:07:19Z">
        <w:r>
          <w:rPr>
            <w:rFonts w:hint="eastAsia" w:ascii="仿宋" w:hAnsi="仿宋" w:eastAsia="仿宋" w:cs="仿宋"/>
            <w:sz w:val="24"/>
            <w:szCs w:val="18"/>
            <w:lang w:val="en-US" w:eastAsia="zh-CN"/>
          </w:rPr>
          <w:t xml:space="preserve">（4）乙方应完整交付项目对应的全部源代码、部署包、数据库建表脚本、初始化脚本、配置说明、发布说明、第三方授权文件及项目运行所需其他必要资产，确保甲方在合理条件下能够脱离乙方原有环境独立完成系统部署、运行、测试、验证及后续维护。 </w:t>
        </w:r>
      </w:ins>
    </w:p>
    <w:p w14:paraId="08AFEF58">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ins w:id="676" w:author="不要说话" w:date="2026-03-25T16:07:19Z">
        <w:r>
          <w:rPr>
            <w:rFonts w:hint="eastAsia" w:ascii="仿宋" w:hAnsi="仿宋" w:eastAsia="仿宋" w:cs="仿宋"/>
            <w:sz w:val="24"/>
            <w:szCs w:val="18"/>
            <w:lang w:val="en-US" w:eastAsia="zh-CN"/>
          </w:rPr>
          <w:t xml:space="preserve">（5）如乙方交付成果涉及第三方知识产权侵权纠纷，由责任方依法承担责任；如该纠纷系乙方选型、使用或提供的代码、素材、字体、插件、接口或其他第三方资源引起，则由乙方负责解决并承担因此给甲方造成的损失。 </w:t>
        </w:r>
      </w:ins>
    </w:p>
    <w:p w14:paraId="2732F71A">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ins w:id="677" w:author="不要说话" w:date="2026-03-25T16:07:53Z">
        <w:r>
          <w:rPr>
            <w:rFonts w:hint="eastAsia" w:ascii="仿宋" w:hAnsi="仿宋" w:eastAsia="仿宋" w:cs="仿宋"/>
            <w:b/>
            <w:bCs/>
            <w:spacing w:val="-7"/>
            <w:kern w:val="2"/>
            <w:sz w:val="24"/>
            <w:szCs w:val="24"/>
            <w:lang w:val="en-US" w:eastAsia="zh-CN" w:bidi="ar-SA"/>
          </w:rPr>
          <w:t>退出机制与数据处理要求</w:t>
        </w:r>
      </w:ins>
    </w:p>
    <w:p w14:paraId="4BB8448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78" w:author="不要说话" w:date="2026-03-25T16:08:10Z"/>
          <w:rFonts w:hint="eastAsia" w:ascii="仿宋" w:hAnsi="仿宋" w:eastAsia="仿宋" w:cs="仿宋"/>
          <w:sz w:val="24"/>
          <w:szCs w:val="18"/>
          <w:lang w:val="en-US" w:eastAsia="zh-CN"/>
        </w:rPr>
      </w:pPr>
      <w:ins w:id="679" w:author="不要说话" w:date="2026-03-25T16:08:10Z">
        <w:r>
          <w:rPr>
            <w:rFonts w:hint="eastAsia" w:ascii="仿宋" w:hAnsi="仿宋" w:eastAsia="仿宋" w:cs="仿宋"/>
            <w:sz w:val="24"/>
            <w:szCs w:val="18"/>
            <w:lang w:val="en-US" w:eastAsia="zh-CN"/>
          </w:rPr>
          <w:t xml:space="preserve">（1）合同期满不续约或合作提前终止时，乙方应配合甲方或甲方指定的新服务商完成系统交接，交接配合期原则上不少于5个工作日；如项目规模较大或交接事项较多，双方可根据实际情况协商确定具体交接周期。 </w:t>
        </w:r>
      </w:ins>
    </w:p>
    <w:p w14:paraId="6AEC09E4">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80" w:author="不要说话" w:date="2026-03-25T16:08:10Z"/>
          <w:rFonts w:hint="eastAsia" w:ascii="仿宋" w:hAnsi="仿宋" w:eastAsia="仿宋" w:cs="仿宋"/>
          <w:sz w:val="24"/>
          <w:szCs w:val="18"/>
          <w:lang w:val="en-US" w:eastAsia="zh-CN"/>
        </w:rPr>
      </w:pPr>
      <w:ins w:id="681" w:author="不要说话" w:date="2026-03-25T16:08:10Z">
        <w:r>
          <w:rPr>
            <w:rFonts w:hint="eastAsia" w:ascii="仿宋" w:hAnsi="仿宋" w:eastAsia="仿宋" w:cs="仿宋"/>
            <w:sz w:val="24"/>
            <w:szCs w:val="18"/>
            <w:lang w:val="en-US" w:eastAsia="zh-CN"/>
          </w:rPr>
          <w:t xml:space="preserve">（2）交接内容应包括但不限于技术文档说明、系统架构讲解、部署方式说明、运行环境说明、运维知识转移、遗留问题说明以及相关第三方资源交接，确保甲方或新服务商能够平稳接管。 </w:t>
        </w:r>
      </w:ins>
    </w:p>
    <w:p w14:paraId="1D06B5FB">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82" w:author="不要说话" w:date="2026-03-25T16:08:10Z"/>
          <w:rFonts w:hint="eastAsia" w:ascii="仿宋" w:hAnsi="仿宋" w:eastAsia="仿宋" w:cs="仿宋"/>
          <w:sz w:val="24"/>
          <w:szCs w:val="18"/>
          <w:lang w:val="en-US" w:eastAsia="zh-CN"/>
        </w:rPr>
      </w:pPr>
      <w:ins w:id="683" w:author="不要说话" w:date="2026-03-25T16:08:10Z">
        <w:r>
          <w:rPr>
            <w:rFonts w:hint="eastAsia" w:ascii="仿宋" w:hAnsi="仿宋" w:eastAsia="仿宋" w:cs="仿宋"/>
            <w:sz w:val="24"/>
            <w:szCs w:val="18"/>
            <w:lang w:val="en-US" w:eastAsia="zh-CN"/>
          </w:rPr>
          <w:t xml:space="preserve">（3）合作结束后，乙方应将其持有或控制的全部甲方数据、资料及相关备份完整移交甲方，并在甲方确认后删除或销毁其保留的相关副本，同时向甲方出具书面数据销毁说明或证明。 </w:t>
        </w:r>
      </w:ins>
    </w:p>
    <w:bookmarkEnd w:id="40"/>
    <w:p w14:paraId="F830E9A8">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84" w:author="不要说话" w:date="2026-03-25T16:08:16Z"/>
          <w:rFonts w:hint="eastAsia" w:ascii="仿宋" w:hAnsi="仿宋" w:eastAsia="仿宋" w:cs="仿宋"/>
          <w:sz w:val="24"/>
          <w:szCs w:val="18"/>
          <w:lang w:val="en-US" w:eastAsia="zh-CN"/>
        </w:rPr>
      </w:pPr>
    </w:p>
    <w:p w14:paraId="0D3BA3F6">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85" w:author="不要说话" w:date="2026-03-25T16:08:17Z"/>
          <w:rFonts w:hint="eastAsia" w:ascii="仿宋" w:hAnsi="仿宋" w:eastAsia="仿宋" w:cs="仿宋"/>
          <w:sz w:val="24"/>
          <w:szCs w:val="18"/>
          <w:lang w:val="en-US" w:eastAsia="zh-CN"/>
        </w:rPr>
      </w:pPr>
    </w:p>
    <w:p w14:paraId="146BAA98">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86" w:author="不要说话" w:date="2026-03-25T16:08:17Z"/>
          <w:rFonts w:hint="eastAsia" w:ascii="仿宋" w:hAnsi="仿宋" w:eastAsia="仿宋" w:cs="仿宋"/>
          <w:sz w:val="24"/>
          <w:szCs w:val="18"/>
          <w:lang w:val="en-US" w:eastAsia="zh-CN"/>
        </w:rPr>
      </w:pPr>
    </w:p>
    <w:p w14:paraId="7938B949">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87" w:author="不要说话" w:date="2026-03-25T16:08:17Z"/>
          <w:rFonts w:hint="eastAsia" w:ascii="仿宋" w:hAnsi="仿宋" w:eastAsia="仿宋" w:cs="仿宋"/>
          <w:sz w:val="24"/>
          <w:szCs w:val="18"/>
          <w:lang w:val="en-US" w:eastAsia="zh-CN"/>
        </w:rPr>
      </w:pPr>
    </w:p>
    <w:p w14:paraId="7C5AFF5C">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88" w:author="不要说话" w:date="2026-03-25T16:08:17Z"/>
          <w:rFonts w:hint="eastAsia" w:ascii="仿宋" w:hAnsi="仿宋" w:eastAsia="仿宋" w:cs="仿宋"/>
          <w:sz w:val="24"/>
          <w:szCs w:val="18"/>
          <w:lang w:val="en-US" w:eastAsia="zh-CN"/>
        </w:rPr>
      </w:pPr>
    </w:p>
    <w:p w14:paraId="1B8087FE">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89" w:author="不要说话" w:date="2026-03-25T16:08:17Z"/>
          <w:rFonts w:hint="eastAsia" w:ascii="仿宋" w:hAnsi="仿宋" w:eastAsia="仿宋" w:cs="仿宋"/>
          <w:sz w:val="24"/>
          <w:szCs w:val="18"/>
          <w:lang w:val="en-US" w:eastAsia="zh-CN"/>
        </w:rPr>
      </w:pPr>
    </w:p>
    <w:p w14:paraId="75C29A05">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90" w:author="不要说话" w:date="2026-03-25T16:08:19Z"/>
          <w:rFonts w:hint="eastAsia" w:ascii="仿宋" w:hAnsi="仿宋" w:eastAsia="仿宋" w:cs="仿宋"/>
          <w:sz w:val="24"/>
          <w:szCs w:val="18"/>
          <w:lang w:val="en-US" w:eastAsia="zh-CN"/>
        </w:rPr>
      </w:pPr>
    </w:p>
    <w:p w14:paraId="0B2F5C00">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91" w:author="不要说话" w:date="2026-03-25T16:08:19Z"/>
          <w:rFonts w:hint="eastAsia" w:ascii="仿宋" w:hAnsi="仿宋" w:eastAsia="仿宋" w:cs="仿宋"/>
          <w:sz w:val="24"/>
          <w:szCs w:val="18"/>
          <w:lang w:val="en-US" w:eastAsia="zh-CN"/>
        </w:rPr>
      </w:pPr>
    </w:p>
    <w:p w14:paraId="7106B27C">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92" w:author="不要说话" w:date="2026-03-25T16:08:19Z"/>
          <w:rFonts w:hint="eastAsia" w:ascii="仿宋" w:hAnsi="仿宋" w:eastAsia="仿宋" w:cs="仿宋"/>
          <w:sz w:val="24"/>
          <w:szCs w:val="18"/>
          <w:lang w:val="en-US" w:eastAsia="zh-CN"/>
        </w:rPr>
      </w:pPr>
    </w:p>
    <w:p w14:paraId="1096AB95">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93" w:author="不要说话" w:date="2026-03-25T16:08:19Z"/>
          <w:rFonts w:hint="eastAsia" w:ascii="仿宋" w:hAnsi="仿宋" w:eastAsia="仿宋" w:cs="仿宋"/>
          <w:sz w:val="24"/>
          <w:szCs w:val="18"/>
          <w:lang w:val="en-US" w:eastAsia="zh-CN"/>
        </w:rPr>
      </w:pPr>
    </w:p>
    <w:p w14:paraId="64E7957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94" w:author="不要说话" w:date="2026-03-25T16:08:19Z"/>
          <w:rFonts w:hint="eastAsia" w:ascii="仿宋" w:hAnsi="仿宋" w:eastAsia="仿宋" w:cs="仿宋"/>
          <w:sz w:val="24"/>
          <w:szCs w:val="18"/>
          <w:lang w:val="en-US" w:eastAsia="zh-CN"/>
        </w:rPr>
      </w:pPr>
    </w:p>
    <w:p w14:paraId="7B817D06">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95" w:author="不要说话" w:date="2026-03-25T16:08:20Z"/>
          <w:rFonts w:hint="eastAsia" w:ascii="仿宋" w:hAnsi="仿宋" w:eastAsia="仿宋" w:cs="仿宋"/>
          <w:sz w:val="24"/>
          <w:szCs w:val="18"/>
          <w:lang w:val="en-US" w:eastAsia="zh-CN"/>
        </w:rPr>
      </w:pPr>
    </w:p>
    <w:p w14:paraId="48974B8A">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96" w:author="不要说话" w:date="2026-03-25T16:08:20Z"/>
          <w:rFonts w:hint="eastAsia" w:ascii="仿宋" w:hAnsi="仿宋" w:eastAsia="仿宋" w:cs="仿宋"/>
          <w:sz w:val="24"/>
          <w:szCs w:val="18"/>
          <w:lang w:val="en-US" w:eastAsia="zh-CN"/>
        </w:rPr>
      </w:pPr>
    </w:p>
    <w:p w14:paraId="4B8F257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97" w:author="不要说话" w:date="2026-03-25T16:08:20Z"/>
          <w:rFonts w:hint="eastAsia" w:ascii="仿宋" w:hAnsi="仿宋" w:eastAsia="仿宋" w:cs="仿宋"/>
          <w:sz w:val="24"/>
          <w:szCs w:val="18"/>
          <w:lang w:val="en-US" w:eastAsia="zh-CN"/>
        </w:rPr>
      </w:pPr>
    </w:p>
    <w:p w14:paraId="0941CBC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98" w:author="不要说话" w:date="2026-03-25T16:08:20Z"/>
          <w:rFonts w:hint="eastAsia" w:ascii="仿宋" w:hAnsi="仿宋" w:eastAsia="仿宋" w:cs="仿宋"/>
          <w:sz w:val="24"/>
          <w:szCs w:val="18"/>
          <w:lang w:val="en-US" w:eastAsia="zh-CN"/>
        </w:rPr>
      </w:pPr>
    </w:p>
    <w:p w14:paraId="4C9269E2">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699" w:author="不要说话" w:date="2026-03-25T16:08:20Z"/>
          <w:rFonts w:hint="eastAsia" w:ascii="仿宋" w:hAnsi="仿宋" w:eastAsia="仿宋" w:cs="仿宋"/>
          <w:sz w:val="24"/>
          <w:szCs w:val="18"/>
          <w:lang w:val="en-US" w:eastAsia="zh-CN"/>
        </w:rPr>
      </w:pPr>
    </w:p>
    <w:p w14:paraId="5EF09B0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00" w:author="不要说话" w:date="2026-03-25T16:08:20Z"/>
          <w:rFonts w:hint="eastAsia" w:ascii="仿宋" w:hAnsi="仿宋" w:eastAsia="仿宋" w:cs="仿宋"/>
          <w:sz w:val="24"/>
          <w:szCs w:val="18"/>
          <w:lang w:val="en-US" w:eastAsia="zh-CN"/>
        </w:rPr>
      </w:pPr>
    </w:p>
    <w:p w14:paraId="51A09AC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01" w:author="不要说话" w:date="2026-03-25T16:08:20Z"/>
          <w:rFonts w:hint="eastAsia" w:ascii="仿宋" w:hAnsi="仿宋" w:eastAsia="仿宋" w:cs="仿宋"/>
          <w:sz w:val="24"/>
          <w:szCs w:val="18"/>
          <w:lang w:val="en-US" w:eastAsia="zh-CN"/>
        </w:rPr>
      </w:pPr>
    </w:p>
    <w:p w14:paraId="3BB35A69">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02" w:author="不要说话" w:date="2026-03-25T16:08:21Z"/>
          <w:rFonts w:hint="eastAsia" w:ascii="仿宋" w:hAnsi="仿宋" w:eastAsia="仿宋" w:cs="仿宋"/>
          <w:sz w:val="24"/>
          <w:szCs w:val="18"/>
          <w:lang w:val="en-US" w:eastAsia="zh-CN"/>
        </w:rPr>
      </w:pPr>
    </w:p>
    <w:p w14:paraId="17D5146B">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ins w:id="703" w:author="不要说话" w:date="2026-03-25T16:08:21Z"/>
          <w:rFonts w:hint="eastAsia" w:ascii="仿宋" w:hAnsi="仿宋" w:eastAsia="仿宋" w:cs="仿宋"/>
          <w:sz w:val="24"/>
          <w:szCs w:val="18"/>
          <w:lang w:val="en-US" w:eastAsia="zh-CN"/>
        </w:rPr>
      </w:pPr>
    </w:p>
    <w:p w14:paraId="002470B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5C9FEC3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4"/>
          <w:szCs w:val="18"/>
          <w:lang w:val="en-US" w:eastAsia="zh-CN"/>
        </w:rPr>
      </w:pPr>
    </w:p>
    <w:p w14:paraId="1A5BE7EF">
      <w:pPr>
        <w:rPr>
          <w:ins w:id="704" w:author="不要说话" w:date="2026-03-25T16:08:39Z"/>
          <w:rFonts w:hint="eastAsia" w:ascii="仿宋" w:hAnsi="仿宋" w:eastAsia="仿宋" w:cs="仿宋"/>
        </w:rPr>
      </w:pPr>
      <w:ins w:id="705" w:author="不要说话" w:date="2026-03-25T16:08:39Z">
        <w:bookmarkStart w:id="16" w:name="_Toc144893932"/>
        <w:r>
          <w:rPr>
            <w:rFonts w:hint="eastAsia" w:ascii="仿宋" w:hAnsi="仿宋" w:eastAsia="仿宋" w:cs="仿宋"/>
          </w:rPr>
          <w:br w:type="page"/>
        </w:r>
      </w:ins>
    </w:p>
    <w:p w14:paraId="5CB8C59C">
      <w:pPr>
        <w:pStyle w:val="65"/>
        <w:snapToGrid w:val="0"/>
        <w:spacing w:line="348" w:lineRule="auto"/>
        <w:outlineLvl w:val="9"/>
        <w:rPr>
          <w:ins w:id="706" w:author="不要说话" w:date="2026-02-24T10:35:32Z"/>
          <w:rFonts w:hint="eastAsia" w:ascii="仿宋" w:hAnsi="仿宋" w:eastAsia="仿宋" w:cs="仿宋"/>
        </w:rPr>
      </w:pPr>
    </w:p>
    <w:p w14:paraId="1666E188">
      <w:pPr>
        <w:pStyle w:val="65"/>
        <w:snapToGrid w:val="0"/>
        <w:spacing w:line="348" w:lineRule="auto"/>
        <w:rPr>
          <w:rFonts w:hint="eastAsia" w:ascii="仿宋" w:hAnsi="仿宋" w:eastAsia="仿宋" w:cs="仿宋"/>
        </w:rPr>
      </w:pPr>
      <w:r>
        <w:rPr>
          <w:rFonts w:hint="eastAsia" w:ascii="仿宋" w:hAnsi="仿宋" w:eastAsia="仿宋" w:cs="仿宋"/>
        </w:rPr>
        <w:t>第五章</w:t>
      </w:r>
      <w:r>
        <w:rPr>
          <w:rFonts w:hint="eastAsia" w:ascii="仿宋" w:hAnsi="仿宋" w:eastAsia="仿宋" w:cs="仿宋"/>
          <w:lang w:val="en-US" w:eastAsia="zh-CN"/>
        </w:rPr>
        <w:t xml:space="preserve"> </w:t>
      </w:r>
      <w:r>
        <w:rPr>
          <w:rFonts w:hint="eastAsia" w:ascii="仿宋" w:hAnsi="仿宋" w:eastAsia="仿宋" w:cs="仿宋"/>
        </w:rPr>
        <w:t>报价要求</w:t>
      </w:r>
      <w:bookmarkEnd w:id="13"/>
      <w:bookmarkEnd w:id="14"/>
      <w:bookmarkEnd w:id="16"/>
    </w:p>
    <w:p w14:paraId="03E6EAB0">
      <w:pPr>
        <w:autoSpaceDE/>
        <w:autoSpaceDN/>
        <w:adjustRightInd/>
        <w:spacing w:line="360" w:lineRule="auto"/>
        <w:ind w:firstLine="532" w:firstLineChars="221"/>
        <w:jc w:val="both"/>
        <w:outlineLvl w:val="1"/>
        <w:rPr>
          <w:rFonts w:hint="eastAsia" w:ascii="仿宋" w:hAnsi="仿宋" w:eastAsia="仿宋" w:cs="仿宋"/>
          <w:b/>
          <w:sz w:val="24"/>
          <w:szCs w:val="18"/>
        </w:rPr>
      </w:pPr>
      <w:bookmarkStart w:id="17" w:name="_Toc386441354"/>
      <w:r>
        <w:rPr>
          <w:rFonts w:hint="eastAsia" w:ascii="仿宋" w:hAnsi="仿宋" w:eastAsia="仿宋" w:cs="仿宋"/>
          <w:b/>
          <w:sz w:val="24"/>
          <w:szCs w:val="18"/>
        </w:rPr>
        <w:t>一、报价要求</w:t>
      </w:r>
    </w:p>
    <w:bookmarkEnd w:id="15"/>
    <w:bookmarkEnd w:id="17"/>
    <w:p w14:paraId="4CC611F7">
      <w:pPr>
        <w:snapToGrid w:val="0"/>
        <w:spacing w:line="360" w:lineRule="auto"/>
        <w:ind w:firstLine="480"/>
        <w:rPr>
          <w:rFonts w:hint="eastAsia" w:ascii="仿宋" w:hAnsi="仿宋" w:eastAsia="仿宋" w:cs="仿宋"/>
          <w:sz w:val="24"/>
          <w:szCs w:val="18"/>
        </w:rPr>
      </w:pPr>
      <w:r>
        <w:rPr>
          <w:rFonts w:hint="eastAsia" w:ascii="仿宋" w:hAnsi="仿宋" w:eastAsia="仿宋" w:cs="仿宋"/>
          <w:sz w:val="24"/>
          <w:szCs w:val="18"/>
        </w:rPr>
        <w:t>本项目合同价为</w:t>
      </w:r>
      <w:r>
        <w:rPr>
          <w:rFonts w:hint="eastAsia" w:ascii="仿宋" w:hAnsi="仿宋" w:eastAsia="仿宋" w:cs="仿宋"/>
          <w:sz w:val="24"/>
          <w:szCs w:val="18"/>
          <w:u w:val="single"/>
        </w:rPr>
        <w:t xml:space="preserve"> 固定总价</w:t>
      </w:r>
      <w:r>
        <w:rPr>
          <w:rFonts w:hint="eastAsia" w:ascii="仿宋" w:hAnsi="仿宋" w:eastAsia="仿宋" w:cs="仿宋"/>
          <w:sz w:val="24"/>
          <w:szCs w:val="18"/>
        </w:rPr>
        <w:t xml:space="preserve"> ，供应商须按本次采购物资及其技术文件，对采购物资进行报价。供应商须根据谈判文件的供货内容，按照总数量报总价，该总价作为评审、谈判的依据。</w:t>
      </w:r>
    </w:p>
    <w:p w14:paraId="65AC1B20">
      <w:pPr>
        <w:snapToGrid w:val="0"/>
        <w:spacing w:line="360" w:lineRule="auto"/>
        <w:ind w:firstLine="480"/>
        <w:rPr>
          <w:rFonts w:hint="eastAsia" w:ascii="仿宋" w:hAnsi="仿宋" w:eastAsia="仿宋" w:cs="仿宋"/>
          <w:b/>
          <w:sz w:val="24"/>
          <w:szCs w:val="21"/>
          <w:lang w:eastAsia="zh-CN"/>
        </w:rPr>
      </w:pPr>
      <w:r>
        <w:rPr>
          <w:rFonts w:hint="eastAsia" w:ascii="仿宋" w:hAnsi="仿宋" w:eastAsia="仿宋" w:cs="仿宋"/>
          <w:sz w:val="24"/>
          <w:szCs w:val="21"/>
          <w:u w:val="single"/>
        </w:rPr>
        <w:t>最终报价</w:t>
      </w:r>
      <w:r>
        <w:rPr>
          <w:rFonts w:hint="eastAsia" w:ascii="仿宋" w:hAnsi="仿宋" w:eastAsia="仿宋" w:cs="仿宋"/>
          <w:sz w:val="24"/>
          <w:szCs w:val="21"/>
          <w:u w:val="single"/>
          <w:lang w:val="en-US" w:eastAsia="zh-CN"/>
        </w:rPr>
        <w:t>按</w:t>
      </w:r>
      <w:r>
        <w:rPr>
          <w:rFonts w:hint="eastAsia" w:ascii="仿宋" w:hAnsi="仿宋" w:eastAsia="仿宋" w:cs="仿宋"/>
          <w:sz w:val="24"/>
          <w:szCs w:val="21"/>
          <w:u w:val="single"/>
        </w:rPr>
        <w:t>技术规格及要求包含</w:t>
      </w:r>
      <w:r>
        <w:rPr>
          <w:rFonts w:hint="eastAsia" w:ascii="仿宋" w:hAnsi="仿宋" w:eastAsia="仿宋" w:cs="仿宋"/>
          <w:sz w:val="24"/>
          <w:szCs w:val="21"/>
          <w:u w:val="single"/>
          <w:lang w:val="en-US" w:eastAsia="zh-CN"/>
        </w:rPr>
        <w:t>南京三方一体化数字信息平台优化提升项目</w:t>
      </w:r>
      <w:r>
        <w:rPr>
          <w:rFonts w:hint="eastAsia" w:ascii="仿宋" w:hAnsi="仿宋" w:eastAsia="仿宋" w:cs="仿宋"/>
          <w:sz w:val="24"/>
          <w:szCs w:val="21"/>
          <w:u w:val="single"/>
        </w:rPr>
        <w:t>、税费（</w:t>
      </w:r>
      <w:r>
        <w:rPr>
          <w:rFonts w:hint="eastAsia" w:ascii="仿宋" w:hAnsi="仿宋" w:eastAsia="仿宋" w:cs="仿宋"/>
          <w:sz w:val="24"/>
          <w:szCs w:val="21"/>
          <w:u w:val="single"/>
          <w:lang w:val="en-US" w:eastAsia="zh-CN"/>
        </w:rPr>
        <w:t>6</w:t>
      </w:r>
      <w:r>
        <w:rPr>
          <w:rFonts w:hint="eastAsia" w:ascii="仿宋" w:hAnsi="仿宋" w:eastAsia="仿宋" w:cs="仿宋"/>
          <w:sz w:val="24"/>
          <w:szCs w:val="21"/>
          <w:u w:val="single"/>
        </w:rPr>
        <w:t>%）等相关费用</w:t>
      </w:r>
      <w:r>
        <w:rPr>
          <w:rFonts w:hint="eastAsia" w:ascii="仿宋" w:hAnsi="仿宋" w:eastAsia="仿宋" w:cs="仿宋"/>
          <w:sz w:val="24"/>
          <w:szCs w:val="21"/>
          <w:u w:val="single"/>
          <w:lang w:eastAsia="zh-CN"/>
        </w:rPr>
        <w:t>。</w:t>
      </w:r>
    </w:p>
    <w:p w14:paraId="16999822">
      <w:pPr>
        <w:autoSpaceDE/>
        <w:autoSpaceDN/>
        <w:adjustRightInd/>
        <w:spacing w:line="360" w:lineRule="auto"/>
        <w:ind w:firstLine="532" w:firstLineChars="221"/>
        <w:jc w:val="both"/>
        <w:outlineLvl w:val="1"/>
        <w:rPr>
          <w:rFonts w:hint="eastAsia" w:ascii="仿宋" w:hAnsi="仿宋" w:eastAsia="仿宋" w:cs="仿宋"/>
          <w:b/>
          <w:sz w:val="24"/>
          <w:szCs w:val="18"/>
        </w:rPr>
      </w:pPr>
      <w:r>
        <w:rPr>
          <w:rFonts w:hint="eastAsia" w:ascii="仿宋" w:hAnsi="仿宋" w:eastAsia="仿宋" w:cs="仿宋"/>
          <w:b/>
          <w:sz w:val="24"/>
          <w:szCs w:val="18"/>
        </w:rPr>
        <w:t>二、结算及付款方式</w:t>
      </w:r>
    </w:p>
    <w:p w14:paraId="4B32538F">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color w:val="000000" w:themeColor="text1"/>
          <w:spacing w:val="6"/>
          <w:kern w:val="0"/>
          <w:sz w:val="24"/>
          <w:lang w:val="en-US" w:eastAsia="zh-CN"/>
          <w14:textFill>
            <w14:solidFill>
              <w14:schemeClr w14:val="tx1"/>
            </w14:solidFill>
          </w14:textFill>
        </w:rPr>
        <w:t>支付方式：电子汇款；</w:t>
      </w:r>
      <w:r>
        <w:rPr>
          <w:rFonts w:hint="eastAsia" w:ascii="仿宋" w:hAnsi="仿宋" w:eastAsia="仿宋" w:cs="仿宋"/>
          <w:color w:val="000000" w:themeColor="text1"/>
          <w:spacing w:val="6"/>
          <w:kern w:val="0"/>
          <w:sz w:val="24"/>
          <w:lang w:val="en-US" w:eastAsia="en-US"/>
          <w14:textFill>
            <w14:solidFill>
              <w14:schemeClr w14:val="tx1"/>
            </w14:solidFill>
          </w14:textFill>
        </w:rPr>
        <w:t>合同签订后，乙方应</w:t>
      </w:r>
      <w:r>
        <w:rPr>
          <w:rFonts w:hint="eastAsia" w:ascii="仿宋" w:hAnsi="仿宋" w:eastAsia="仿宋" w:cs="仿宋"/>
          <w:color w:val="000000" w:themeColor="text1"/>
          <w:spacing w:val="6"/>
          <w:kern w:val="0"/>
          <w:sz w:val="24"/>
          <w:lang w:val="en-US" w:eastAsia="zh-CN"/>
          <w14:textFill>
            <w14:solidFill>
              <w14:schemeClr w14:val="tx1"/>
            </w14:solidFill>
          </w14:textFill>
        </w:rPr>
        <w:t>7</w:t>
      </w:r>
      <w:r>
        <w:rPr>
          <w:rFonts w:hint="eastAsia" w:ascii="仿宋" w:hAnsi="仿宋" w:eastAsia="仿宋" w:cs="仿宋"/>
          <w:color w:val="000000" w:themeColor="text1"/>
          <w:spacing w:val="6"/>
          <w:kern w:val="0"/>
          <w:sz w:val="24"/>
          <w:lang w:val="en-US" w:eastAsia="en-US"/>
          <w14:textFill>
            <w14:solidFill>
              <w14:schemeClr w14:val="tx1"/>
            </w14:solidFill>
          </w14:textFill>
        </w:rPr>
        <w:t>日内安排所需人员入驻甲方现场办公，</w:t>
      </w:r>
      <w:r>
        <w:rPr>
          <w:rFonts w:hint="eastAsia" w:ascii="仿宋" w:hAnsi="仿宋" w:eastAsia="仿宋" w:cs="仿宋"/>
          <w:spacing w:val="4"/>
          <w:kern w:val="0"/>
          <w:sz w:val="24"/>
          <w:lang w:val="en-US" w:eastAsia="en-US"/>
        </w:rPr>
        <w:t>南京三方一体化数字信息平台优化提升项目</w:t>
      </w:r>
      <w:r>
        <w:rPr>
          <w:rFonts w:hint="eastAsia" w:ascii="仿宋" w:hAnsi="仿宋" w:eastAsia="仿宋" w:cs="仿宋"/>
          <w:spacing w:val="4"/>
          <w:kern w:val="0"/>
          <w:sz w:val="24"/>
          <w:lang w:val="en-US" w:eastAsia="zh-CN"/>
        </w:rPr>
        <w:t>包含四项内容，各项付款节点如下所述：</w:t>
      </w:r>
    </w:p>
    <w:p w14:paraId="460E458A">
      <w:pPr>
        <w:widowControl/>
        <w:snapToGrid w:val="0"/>
        <w:spacing w:line="348" w:lineRule="auto"/>
        <w:ind w:firstLine="496"/>
        <w:jc w:val="both"/>
        <w:rPr>
          <w:ins w:id="707" w:author="不要说话" w:date="2026-03-25T13:41:15Z"/>
          <w:rFonts w:hint="eastAsia" w:ascii="仿宋" w:hAnsi="仿宋" w:eastAsia="仿宋" w:cs="仿宋"/>
          <w:spacing w:val="4"/>
          <w:kern w:val="0"/>
          <w:sz w:val="24"/>
          <w:lang w:val="en-US" w:eastAsia="zh-CN"/>
        </w:rPr>
      </w:pPr>
      <w:ins w:id="708" w:author="不要说话" w:date="2026-03-25T13:41:15Z">
        <w:r>
          <w:rPr>
            <w:rFonts w:hint="eastAsia" w:ascii="仿宋" w:hAnsi="仿宋" w:eastAsia="仿宋" w:cs="仿宋"/>
            <w:spacing w:val="4"/>
            <w:kern w:val="0"/>
            <w:sz w:val="24"/>
            <w:lang w:val="en-US" w:eastAsia="zh-CN"/>
          </w:rPr>
          <w:t>（1）经营管理分析模块开发，按照项目实施进度、阶段性交付成果及验收文件进行付款。乙方完成合同台账管理、项目收入管理、执行管理、工时记录、监理人员动态、开票明细管理、回款明细管理、开票/回款提醒设置等基础经营台账及提醒功能开发，并提交阶段测试验收报告后，甲方支付经营管理分析模块开发合同价款的30%；乙方完成动态成本核算管理、利润管理、利润预警与消息提醒、利润分析报表等功能开发，并提交对应测试验收报告后，甲方支付经营管理分析模块开发合同价款的30%；乙方完成经营数据量化、项目经理权限分配、全局导出功能、科研经营月报等功能开发及联调工作，并提交完整测试验收报告（含PC端及相关联动功能）后，甲方支付经营管理分析模块开发合同价款的30%；乙方完成经营管理分析模块源码（含注释）、数据库脚本、接口文档、系统架构说明、系统运维手册及用户操作手册，并经甲方确认文档和源码完整、规范后，甲方支付经营管理分析模块开发合同价款的10%。</w:t>
        </w:r>
      </w:ins>
    </w:p>
    <w:p w14:paraId="317E8A3F">
      <w:pPr>
        <w:widowControl/>
        <w:snapToGrid w:val="0"/>
        <w:spacing w:line="348" w:lineRule="auto"/>
        <w:ind w:firstLine="496"/>
        <w:jc w:val="both"/>
        <w:rPr>
          <w:ins w:id="709" w:author="不要说话" w:date="2026-03-25T13:41:15Z"/>
          <w:rFonts w:hint="eastAsia" w:ascii="仿宋" w:hAnsi="仿宋" w:eastAsia="仿宋" w:cs="仿宋"/>
          <w:spacing w:val="4"/>
          <w:kern w:val="0"/>
          <w:sz w:val="24"/>
          <w:lang w:val="en-US" w:eastAsia="zh-CN"/>
        </w:rPr>
      </w:pPr>
      <w:ins w:id="710" w:author="不要说话" w:date="2026-03-25T13:41:15Z">
        <w:r>
          <w:rPr>
            <w:rFonts w:hint="eastAsia" w:ascii="仿宋" w:hAnsi="仿宋" w:eastAsia="仿宋" w:cs="仿宋"/>
            <w:spacing w:val="4"/>
            <w:kern w:val="0"/>
            <w:sz w:val="24"/>
            <w:lang w:val="en-US" w:eastAsia="zh-CN"/>
          </w:rPr>
          <w:t>（2）对内PECMS模块优化改造，按照项目实施进度、阶段性交付成果及验收文件进行付款。乙方完成对内PECMS中派遣单、总监代表变更、驻厂交底、数据分析、监理日志、监理周报、项目管理、报表系统优化等功能的优化改造，并提交相应功能测试验收报告后，甲方支付对内PECMS模块优化改造合同价款的40%；乙方完成对内PECMS中监理文件、文件考核与升版、项目归档、知识资料库、材料库、PC消息功能等功能开发、优化及联调工作，并提交对应功能测试验收报告后，甲方支付对内PECMS模块优化改造合同价款的40%；乙方完成对内PECMS模块全部功能的完整测试验收报告、源码（含注释）、接口文档、数据库脚本、系统维护手册及用户操作手册，并经甲方确认文档和源码完整、规范后，甲方支付对内PECMS模块优化改造合同价款的10%。</w:t>
        </w:r>
      </w:ins>
    </w:p>
    <w:p w14:paraId="7884DCD2">
      <w:pPr>
        <w:widowControl/>
        <w:snapToGrid w:val="0"/>
        <w:spacing w:line="348" w:lineRule="auto"/>
        <w:ind w:firstLine="496"/>
        <w:jc w:val="both"/>
        <w:rPr>
          <w:ins w:id="711" w:author="不要说话" w:date="2026-03-25T13:41:15Z"/>
          <w:rFonts w:hint="eastAsia" w:ascii="仿宋" w:hAnsi="仿宋" w:eastAsia="仿宋" w:cs="仿宋"/>
          <w:spacing w:val="4"/>
          <w:kern w:val="0"/>
          <w:sz w:val="24"/>
          <w:lang w:val="en-US" w:eastAsia="zh-CN"/>
        </w:rPr>
      </w:pPr>
      <w:ins w:id="712" w:author="不要说话" w:date="2026-03-25T13:41:15Z">
        <w:r>
          <w:rPr>
            <w:rFonts w:hint="eastAsia" w:ascii="仿宋" w:hAnsi="仿宋" w:eastAsia="仿宋" w:cs="仿宋"/>
            <w:spacing w:val="4"/>
            <w:kern w:val="0"/>
            <w:sz w:val="24"/>
            <w:lang w:val="en-US" w:eastAsia="zh-CN"/>
          </w:rPr>
          <w:t>（3）对外PECMS模块优化改造，按照项目实施进度、阶段性交付成果及验收文件进行付款。乙方完成对外PECMS中派遣单、安全交底、驻厂交底、数据分析、监理日志、监理周报、项目管理、报表系统优化等功能的优化改造，并提交相应功能测试验收报告后，甲方支付对外PECMS模块优化改造合同价款的40%；乙方完成对外PECMS中监理文件、文件考核与升版、项目归档、知识资料库、材料库、PC消息功能等功能开发、优化及联调工作，并提交对应功能测试验收报告后，甲方支付对外PECMS模块优化改造合同价款的40%；乙方完成对外PECMS模块全部功能的完整测试验收报告、源码（含注释）、接口文档、数据库脚本、系统维护手册及用户操作手册，并经甲方确认文档和源码完整、规范后，甲方支付对外PECMS模块优化改造合同价款的10%。其中，对外PECMS中与对内PECMS共用的通用功能，应按照对外业务规则、角色权限及审批流程完成适配，不得以对内功能替代对外交付成果。</w:t>
        </w:r>
      </w:ins>
    </w:p>
    <w:p w14:paraId="7688A209">
      <w:pPr>
        <w:widowControl/>
        <w:snapToGrid w:val="0"/>
        <w:spacing w:line="348" w:lineRule="auto"/>
        <w:ind w:firstLine="496"/>
        <w:jc w:val="both"/>
        <w:rPr>
          <w:ins w:id="713" w:author="不要说话" w:date="2026-03-25T13:41:15Z"/>
          <w:rFonts w:hint="eastAsia" w:ascii="仿宋" w:hAnsi="仿宋" w:eastAsia="仿宋" w:cs="仿宋"/>
          <w:spacing w:val="4"/>
          <w:kern w:val="0"/>
          <w:sz w:val="24"/>
          <w:lang w:val="en-US" w:eastAsia="zh-CN"/>
        </w:rPr>
      </w:pPr>
      <w:ins w:id="714" w:author="不要说话" w:date="2026-03-25T13:41:15Z">
        <w:r>
          <w:rPr>
            <w:rFonts w:hint="eastAsia" w:ascii="仿宋" w:hAnsi="仿宋" w:eastAsia="仿宋" w:cs="仿宋"/>
            <w:spacing w:val="4"/>
            <w:kern w:val="0"/>
            <w:sz w:val="24"/>
            <w:lang w:val="en-US" w:eastAsia="zh-CN"/>
          </w:rPr>
          <w:t>（4）安全管理模块优化改造，按照项目实施进度、阶段性交付成果及验收文件进行付款。乙方完成实时地图与全员打卡总览、派单地图与派单全量数据总览、执行部人员动态台账、培训考试中的人员性质管理、培训考试中的类型分类与权限分配等核心功能开发，并提交相应功能测试验收报告后，甲方支付安全管理模块优化改造合同价款的50%；乙方完成培训考试中的完成时效与催办规则、统计报表权限控制、培训材料阅读页缩放优化、用户管理及通讯录筛选增强等剩余功能优化，并提交完整阶段测试验收报告后，甲方支付安全管理模块优化改造合同价款的30%；乙方完成安全管理模块全部源码（含清晰注释）、数据库脚本、接口文档、部署说明、系统运维手册及用户使用手册，并经甲方确认文档和源码的完整性、规范性后，甲方支付安全管理模块优化改造合同价款的10%。</w:t>
        </w:r>
      </w:ins>
    </w:p>
    <w:p w14:paraId="31898FBE">
      <w:pPr>
        <w:widowControl/>
        <w:snapToGrid w:val="0"/>
        <w:spacing w:line="348" w:lineRule="auto"/>
        <w:ind w:firstLine="496"/>
        <w:jc w:val="both"/>
        <w:rPr>
          <w:ins w:id="715" w:author="不要说话" w:date="2026-03-25T13:41:15Z"/>
          <w:rFonts w:hint="eastAsia" w:ascii="仿宋" w:hAnsi="仿宋" w:eastAsia="仿宋" w:cs="仿宋"/>
          <w:spacing w:val="4"/>
          <w:kern w:val="0"/>
          <w:sz w:val="24"/>
          <w:lang w:val="en-US" w:eastAsia="zh-CN"/>
        </w:rPr>
      </w:pPr>
      <w:ins w:id="716" w:author="不要说话" w:date="2026-03-25T13:41:15Z">
        <w:r>
          <w:rPr>
            <w:rFonts w:hint="eastAsia" w:ascii="仿宋" w:hAnsi="仿宋" w:eastAsia="仿宋" w:cs="仿宋"/>
            <w:spacing w:val="4"/>
            <w:kern w:val="0"/>
            <w:sz w:val="24"/>
            <w:lang w:val="en-US" w:eastAsia="zh-CN"/>
          </w:rPr>
          <w:t>（5）APP端功能优化改造，按照项目实施进度、阶段性交付成果及验收文件进行付款。乙方完成消息通知、消息分类、消息角标、待办/已办列表流程名称展示等功能优化，并实现与PC端消息、待办数据的联动展示，经甲方测试通过后，甲方支付APP端功能优化改造合同价款的40%；乙方完成任务派遣单相关功能改造，包括总监代表变更、我的派单编辑、驳回后重新提交等移动端功能适配，并实现与PC端业务逻辑保持一致后，甲方支付APP端功能优化改造合同价款的40%；乙方完成APP端优化内容对应的完整测试验收报告、二次开发源码（含明确注释）、接口文档、安装部署说明及移动端使用手册，并经甲方确认文档及源码完整、规范后，甲方支付APP端功能优化改造合同价款的10%。</w:t>
        </w:r>
      </w:ins>
    </w:p>
    <w:p w14:paraId="2CB6E31B">
      <w:pPr>
        <w:widowControl/>
        <w:snapToGrid w:val="0"/>
        <w:spacing w:line="348" w:lineRule="auto"/>
        <w:ind w:firstLine="496"/>
        <w:jc w:val="both"/>
        <w:rPr>
          <w:rFonts w:hint="eastAsia" w:ascii="仿宋" w:hAnsi="仿宋" w:eastAsia="仿宋" w:cs="仿宋"/>
          <w:spacing w:val="4"/>
          <w:kern w:val="0"/>
          <w:sz w:val="24"/>
          <w:lang w:val="en-US" w:eastAsia="zh-CN"/>
        </w:rPr>
      </w:pPr>
      <w:ins w:id="717" w:author="不要说话" w:date="2026-03-25T13:41:15Z">
        <w:r>
          <w:rPr>
            <w:rFonts w:hint="eastAsia" w:ascii="仿宋" w:hAnsi="仿宋" w:eastAsia="仿宋" w:cs="仿宋"/>
            <w:spacing w:val="4"/>
            <w:kern w:val="0"/>
            <w:sz w:val="24"/>
            <w:lang w:val="en-US" w:eastAsia="zh-CN"/>
          </w:rPr>
          <w:t>（6）上述</w:t>
        </w:r>
      </w:ins>
      <w:ins w:id="718" w:author="不要说话" w:date="2026-03-25T13:41:44Z">
        <w:r>
          <w:rPr>
            <w:rFonts w:hint="eastAsia" w:ascii="仿宋" w:hAnsi="仿宋" w:eastAsia="仿宋" w:cs="仿宋"/>
            <w:spacing w:val="4"/>
            <w:kern w:val="0"/>
            <w:sz w:val="24"/>
            <w:lang w:val="en-US" w:eastAsia="zh-CN"/>
          </w:rPr>
          <w:t>经</w:t>
        </w:r>
      </w:ins>
      <w:ins w:id="719" w:author="不要说话" w:date="2026-03-25T13:41:31Z">
        <w:r>
          <w:rPr>
            <w:rFonts w:hint="eastAsia" w:ascii="仿宋" w:hAnsi="仿宋" w:eastAsia="仿宋" w:cs="仿宋"/>
            <w:spacing w:val="4"/>
            <w:kern w:val="0"/>
            <w:sz w:val="24"/>
            <w:lang w:val="en-US" w:eastAsia="zh-CN"/>
          </w:rPr>
          <w:t>营管理分析模块开发</w:t>
        </w:r>
      </w:ins>
      <w:ins w:id="720" w:author="不要说话" w:date="2026-03-25T13:41:15Z">
        <w:r>
          <w:rPr>
            <w:rFonts w:hint="eastAsia" w:ascii="仿宋" w:hAnsi="仿宋" w:eastAsia="仿宋" w:cs="仿宋"/>
            <w:spacing w:val="4"/>
            <w:kern w:val="0"/>
            <w:sz w:val="24"/>
            <w:lang w:val="en-US" w:eastAsia="zh-CN"/>
          </w:rPr>
          <w:t>安全管理模块、对内PECMS模块、对外PECMS模块、APP端功能优化改造</w:t>
        </w:r>
      </w:ins>
      <w:ins w:id="721" w:author="不要说话" w:date="2026-03-25T13:41:49Z">
        <w:r>
          <w:rPr>
            <w:rFonts w:hint="eastAsia" w:ascii="仿宋" w:hAnsi="仿宋" w:eastAsia="仿宋" w:cs="仿宋"/>
            <w:spacing w:val="4"/>
            <w:kern w:val="0"/>
            <w:sz w:val="24"/>
            <w:lang w:val="en-US" w:eastAsia="zh-CN"/>
          </w:rPr>
          <w:t>等</w:t>
        </w:r>
      </w:ins>
      <w:ins w:id="722" w:author="不要说话" w:date="2026-03-25T13:41:15Z">
        <w:r>
          <w:rPr>
            <w:rFonts w:hint="eastAsia" w:ascii="仿宋" w:hAnsi="仿宋" w:eastAsia="仿宋" w:cs="仿宋"/>
            <w:spacing w:val="4"/>
            <w:kern w:val="0"/>
            <w:sz w:val="24"/>
            <w:lang w:val="en-US" w:eastAsia="zh-CN"/>
          </w:rPr>
          <w:t>各合同价款项下预留10%作为质保金，在维护期结束且乙方完成维护期内约定义务后，由甲方支付。每次付款前，乙方均应向甲方开具合法有效的增值税专用发票。</w:t>
        </w:r>
      </w:ins>
    </w:p>
    <w:p w14:paraId="13185C3A">
      <w:pPr>
        <w:widowControl/>
        <w:tabs>
          <w:tab w:val="center" w:pos="4394"/>
        </w:tabs>
        <w:snapToGrid w:val="0"/>
        <w:spacing w:line="348" w:lineRule="auto"/>
        <w:ind w:firstLine="480"/>
        <w:rPr>
          <w:rFonts w:hint="eastAsia" w:ascii="仿宋" w:hAnsi="仿宋" w:eastAsia="仿宋" w:cs="仿宋"/>
          <w:spacing w:val="4"/>
          <w:kern w:val="0"/>
          <w:sz w:val="24"/>
        </w:rPr>
      </w:pPr>
    </w:p>
    <w:p w14:paraId="6F1C970C">
      <w:pPr>
        <w:widowControl/>
        <w:tabs>
          <w:tab w:val="center" w:pos="4394"/>
        </w:tabs>
        <w:snapToGrid w:val="0"/>
        <w:spacing w:line="348" w:lineRule="auto"/>
        <w:ind w:firstLine="480"/>
        <w:rPr>
          <w:rFonts w:hint="eastAsia" w:ascii="仿宋" w:hAnsi="仿宋" w:eastAsia="仿宋" w:cs="仿宋"/>
          <w:spacing w:val="4"/>
          <w:kern w:val="0"/>
          <w:sz w:val="24"/>
        </w:rPr>
      </w:pPr>
    </w:p>
    <w:p w14:paraId="62234CD1">
      <w:pPr>
        <w:widowControl/>
        <w:tabs>
          <w:tab w:val="center" w:pos="4394"/>
        </w:tabs>
        <w:snapToGrid w:val="0"/>
        <w:spacing w:line="348" w:lineRule="auto"/>
        <w:ind w:firstLine="480"/>
        <w:rPr>
          <w:rFonts w:hint="eastAsia" w:ascii="仿宋" w:hAnsi="仿宋" w:eastAsia="仿宋" w:cs="仿宋"/>
          <w:spacing w:val="4"/>
          <w:kern w:val="0"/>
          <w:sz w:val="24"/>
        </w:rPr>
      </w:pPr>
    </w:p>
    <w:p w14:paraId="611AB206">
      <w:pPr>
        <w:widowControl/>
        <w:tabs>
          <w:tab w:val="center" w:pos="4394"/>
        </w:tabs>
        <w:snapToGrid w:val="0"/>
        <w:spacing w:line="348" w:lineRule="auto"/>
        <w:ind w:firstLine="480"/>
        <w:rPr>
          <w:rFonts w:hint="eastAsia" w:ascii="仿宋" w:hAnsi="仿宋" w:eastAsia="仿宋" w:cs="仿宋"/>
          <w:spacing w:val="4"/>
          <w:kern w:val="0"/>
          <w:sz w:val="24"/>
        </w:rPr>
      </w:pPr>
    </w:p>
    <w:p w14:paraId="742DD311">
      <w:pPr>
        <w:widowControl/>
        <w:tabs>
          <w:tab w:val="center" w:pos="4394"/>
        </w:tabs>
        <w:snapToGrid w:val="0"/>
        <w:spacing w:line="348" w:lineRule="auto"/>
        <w:ind w:firstLine="480"/>
        <w:rPr>
          <w:rFonts w:hint="eastAsia" w:ascii="仿宋" w:hAnsi="仿宋" w:eastAsia="仿宋" w:cs="仿宋"/>
          <w:spacing w:val="4"/>
          <w:kern w:val="0"/>
          <w:sz w:val="24"/>
        </w:rPr>
      </w:pPr>
    </w:p>
    <w:p w14:paraId="1CCE6CF6">
      <w:pPr>
        <w:widowControl/>
        <w:tabs>
          <w:tab w:val="center" w:pos="4394"/>
        </w:tabs>
        <w:snapToGrid w:val="0"/>
        <w:spacing w:line="348" w:lineRule="auto"/>
        <w:ind w:firstLine="480"/>
        <w:rPr>
          <w:rFonts w:hint="eastAsia" w:ascii="仿宋" w:hAnsi="仿宋" w:eastAsia="仿宋" w:cs="仿宋"/>
          <w:spacing w:val="4"/>
          <w:kern w:val="0"/>
          <w:sz w:val="24"/>
        </w:rPr>
      </w:pPr>
    </w:p>
    <w:p w14:paraId="67431749">
      <w:pPr>
        <w:widowControl/>
        <w:tabs>
          <w:tab w:val="center" w:pos="4394"/>
        </w:tabs>
        <w:snapToGrid w:val="0"/>
        <w:spacing w:line="348" w:lineRule="auto"/>
        <w:ind w:firstLine="480"/>
        <w:rPr>
          <w:ins w:id="723" w:author="不要说话" w:date="2026-03-25T13:42:34Z"/>
          <w:rFonts w:hint="eastAsia" w:ascii="仿宋" w:hAnsi="仿宋" w:eastAsia="仿宋" w:cs="仿宋"/>
          <w:spacing w:val="4"/>
          <w:kern w:val="0"/>
          <w:sz w:val="24"/>
        </w:rPr>
      </w:pPr>
    </w:p>
    <w:p w14:paraId="02F67336">
      <w:pPr>
        <w:widowControl/>
        <w:tabs>
          <w:tab w:val="center" w:pos="4394"/>
        </w:tabs>
        <w:snapToGrid w:val="0"/>
        <w:spacing w:line="348" w:lineRule="auto"/>
        <w:ind w:firstLine="480"/>
        <w:rPr>
          <w:ins w:id="724" w:author="不要说话" w:date="2026-03-25T13:42:34Z"/>
          <w:rFonts w:hint="eastAsia" w:ascii="仿宋" w:hAnsi="仿宋" w:eastAsia="仿宋" w:cs="仿宋"/>
          <w:spacing w:val="4"/>
          <w:kern w:val="0"/>
          <w:sz w:val="24"/>
        </w:rPr>
      </w:pPr>
    </w:p>
    <w:p w14:paraId="30A58DD9">
      <w:pPr>
        <w:widowControl/>
        <w:tabs>
          <w:tab w:val="center" w:pos="4394"/>
        </w:tabs>
        <w:snapToGrid w:val="0"/>
        <w:spacing w:line="348" w:lineRule="auto"/>
        <w:ind w:firstLine="480"/>
        <w:rPr>
          <w:ins w:id="725" w:author="不要说话" w:date="2026-03-25T13:42:35Z"/>
          <w:rFonts w:hint="eastAsia" w:ascii="仿宋" w:hAnsi="仿宋" w:eastAsia="仿宋" w:cs="仿宋"/>
          <w:spacing w:val="4"/>
          <w:kern w:val="0"/>
          <w:sz w:val="24"/>
        </w:rPr>
      </w:pPr>
    </w:p>
    <w:p w14:paraId="39175528">
      <w:pPr>
        <w:widowControl/>
        <w:tabs>
          <w:tab w:val="center" w:pos="4394"/>
        </w:tabs>
        <w:snapToGrid w:val="0"/>
        <w:spacing w:line="348" w:lineRule="auto"/>
        <w:ind w:firstLine="480"/>
        <w:rPr>
          <w:ins w:id="726" w:author="不要说话" w:date="2026-03-25T13:42:35Z"/>
          <w:rFonts w:hint="eastAsia" w:ascii="仿宋" w:hAnsi="仿宋" w:eastAsia="仿宋" w:cs="仿宋"/>
          <w:spacing w:val="4"/>
          <w:kern w:val="0"/>
          <w:sz w:val="24"/>
        </w:rPr>
      </w:pPr>
    </w:p>
    <w:p w14:paraId="56B48C5C">
      <w:pPr>
        <w:widowControl/>
        <w:tabs>
          <w:tab w:val="center" w:pos="4394"/>
        </w:tabs>
        <w:snapToGrid w:val="0"/>
        <w:spacing w:line="348" w:lineRule="auto"/>
        <w:ind w:firstLine="480"/>
        <w:rPr>
          <w:ins w:id="727" w:author="不要说话" w:date="2026-03-25T13:42:35Z"/>
          <w:rFonts w:hint="eastAsia" w:ascii="仿宋" w:hAnsi="仿宋" w:eastAsia="仿宋" w:cs="仿宋"/>
          <w:spacing w:val="4"/>
          <w:kern w:val="0"/>
          <w:sz w:val="24"/>
        </w:rPr>
      </w:pPr>
    </w:p>
    <w:p w14:paraId="50E49381">
      <w:pPr>
        <w:widowControl/>
        <w:tabs>
          <w:tab w:val="center" w:pos="4394"/>
        </w:tabs>
        <w:snapToGrid w:val="0"/>
        <w:spacing w:line="348" w:lineRule="auto"/>
        <w:ind w:firstLine="480"/>
        <w:rPr>
          <w:ins w:id="728" w:author="不要说话" w:date="2026-03-25T13:42:35Z"/>
          <w:rFonts w:hint="eastAsia" w:ascii="仿宋" w:hAnsi="仿宋" w:eastAsia="仿宋" w:cs="仿宋"/>
          <w:spacing w:val="4"/>
          <w:kern w:val="0"/>
          <w:sz w:val="24"/>
        </w:rPr>
      </w:pPr>
    </w:p>
    <w:p w14:paraId="4E27FE70">
      <w:pPr>
        <w:widowControl/>
        <w:tabs>
          <w:tab w:val="center" w:pos="4394"/>
        </w:tabs>
        <w:snapToGrid w:val="0"/>
        <w:spacing w:line="348" w:lineRule="auto"/>
        <w:ind w:firstLine="480"/>
        <w:rPr>
          <w:ins w:id="729" w:author="不要说话" w:date="2026-03-25T13:42:35Z"/>
          <w:rFonts w:hint="eastAsia" w:ascii="仿宋" w:hAnsi="仿宋" w:eastAsia="仿宋" w:cs="仿宋"/>
          <w:spacing w:val="4"/>
          <w:kern w:val="0"/>
          <w:sz w:val="24"/>
        </w:rPr>
      </w:pPr>
    </w:p>
    <w:p w14:paraId="6D394FAF">
      <w:pPr>
        <w:widowControl/>
        <w:tabs>
          <w:tab w:val="center" w:pos="4394"/>
        </w:tabs>
        <w:snapToGrid w:val="0"/>
        <w:spacing w:line="348" w:lineRule="auto"/>
        <w:ind w:firstLine="480"/>
        <w:rPr>
          <w:ins w:id="730" w:author="不要说话" w:date="2026-03-25T13:42:35Z"/>
          <w:rFonts w:hint="eastAsia" w:ascii="仿宋" w:hAnsi="仿宋" w:eastAsia="仿宋" w:cs="仿宋"/>
          <w:spacing w:val="4"/>
          <w:kern w:val="0"/>
          <w:sz w:val="24"/>
        </w:rPr>
      </w:pPr>
    </w:p>
    <w:p w14:paraId="11C1E76E">
      <w:pPr>
        <w:widowControl/>
        <w:tabs>
          <w:tab w:val="center" w:pos="4394"/>
        </w:tabs>
        <w:snapToGrid w:val="0"/>
        <w:spacing w:line="348" w:lineRule="auto"/>
        <w:ind w:firstLine="480"/>
        <w:rPr>
          <w:ins w:id="731" w:author="不要说话" w:date="2026-03-25T13:42:36Z"/>
          <w:rFonts w:hint="eastAsia" w:ascii="仿宋" w:hAnsi="仿宋" w:eastAsia="仿宋" w:cs="仿宋"/>
          <w:spacing w:val="4"/>
          <w:kern w:val="0"/>
          <w:sz w:val="24"/>
        </w:rPr>
      </w:pPr>
    </w:p>
    <w:p w14:paraId="079520A5">
      <w:pPr>
        <w:widowControl/>
        <w:tabs>
          <w:tab w:val="center" w:pos="4394"/>
        </w:tabs>
        <w:snapToGrid w:val="0"/>
        <w:spacing w:line="348" w:lineRule="auto"/>
        <w:ind w:firstLine="480"/>
        <w:rPr>
          <w:rFonts w:hint="eastAsia" w:ascii="仿宋" w:hAnsi="仿宋" w:eastAsia="仿宋" w:cs="仿宋"/>
          <w:spacing w:val="4"/>
          <w:kern w:val="0"/>
          <w:sz w:val="24"/>
        </w:rPr>
      </w:pPr>
    </w:p>
    <w:p w14:paraId="0205A67D">
      <w:pPr>
        <w:widowControl/>
        <w:snapToGrid/>
        <w:spacing w:line="240" w:lineRule="auto"/>
        <w:ind w:firstLine="0"/>
        <w:rPr>
          <w:rFonts w:hint="eastAsia" w:ascii="仿宋" w:hAnsi="仿宋" w:eastAsia="仿宋" w:cs="仿宋"/>
          <w:spacing w:val="4"/>
          <w:kern w:val="0"/>
          <w:sz w:val="24"/>
        </w:rPr>
      </w:pPr>
      <w:r>
        <w:rPr>
          <w:rFonts w:hint="eastAsia" w:ascii="仿宋" w:hAnsi="仿宋" w:eastAsia="仿宋" w:cs="仿宋"/>
          <w:spacing w:val="4"/>
          <w:kern w:val="0"/>
          <w:sz w:val="24"/>
        </w:rPr>
        <w:br w:type="page"/>
      </w:r>
    </w:p>
    <w:p w14:paraId="4CD5F352">
      <w:pPr>
        <w:widowControl/>
        <w:tabs>
          <w:tab w:val="center" w:pos="4394"/>
        </w:tabs>
        <w:snapToGrid w:val="0"/>
        <w:spacing w:line="348" w:lineRule="auto"/>
        <w:ind w:firstLine="480"/>
        <w:rPr>
          <w:rFonts w:hint="eastAsia" w:ascii="仿宋" w:hAnsi="仿宋" w:eastAsia="仿宋" w:cs="仿宋"/>
          <w:spacing w:val="4"/>
          <w:kern w:val="0"/>
          <w:sz w:val="24"/>
        </w:rPr>
      </w:pPr>
    </w:p>
    <w:p w14:paraId="2202BD44">
      <w:pPr>
        <w:pStyle w:val="65"/>
        <w:snapToGrid w:val="0"/>
        <w:spacing w:line="348" w:lineRule="auto"/>
        <w:rPr>
          <w:rFonts w:hint="eastAsia" w:ascii="仿宋" w:hAnsi="仿宋" w:eastAsia="仿宋" w:cs="仿宋"/>
        </w:rPr>
      </w:pPr>
      <w:bookmarkStart w:id="18" w:name="_Toc144893933"/>
      <w:r>
        <w:rPr>
          <w:rFonts w:hint="eastAsia" w:ascii="仿宋" w:hAnsi="仿宋" w:eastAsia="仿宋" w:cs="仿宋"/>
        </w:rPr>
        <w:t>第六章合同条款及格式</w:t>
      </w:r>
      <w:bookmarkEnd w:id="18"/>
    </w:p>
    <w:p w14:paraId="5E239A71">
      <w:pPr>
        <w:autoSpaceDE/>
        <w:autoSpaceDN/>
        <w:adjustRightInd/>
        <w:spacing w:line="360" w:lineRule="auto"/>
        <w:ind w:firstLine="0" w:firstLineChars="0"/>
        <w:jc w:val="center"/>
        <w:outlineLvl w:val="1"/>
        <w:rPr>
          <w:rFonts w:hint="eastAsia" w:ascii="仿宋" w:hAnsi="仿宋" w:eastAsia="仿宋" w:cs="仿宋"/>
          <w:b/>
          <w:bCs/>
          <w:color w:val="000000" w:themeColor="text1"/>
          <w:sz w:val="32"/>
          <w:szCs w:val="32"/>
          <w14:textFill>
            <w14:solidFill>
              <w14:schemeClr w14:val="tx1"/>
            </w14:solidFill>
          </w14:textFill>
        </w:rPr>
      </w:pPr>
      <w:r>
        <w:rPr>
          <w:rFonts w:hint="eastAsia" w:ascii="仿宋" w:hAnsi="仿宋" w:eastAsia="仿宋" w:cs="仿宋"/>
          <w:b/>
          <w:bCs/>
          <w:color w:val="000000" w:themeColor="text1"/>
          <w:sz w:val="32"/>
          <w:szCs w:val="32"/>
          <w14:textFill>
            <w14:solidFill>
              <w14:schemeClr w14:val="tx1"/>
            </w14:solidFill>
          </w14:textFill>
        </w:rPr>
        <w:t>采 购 合 同</w:t>
      </w:r>
    </w:p>
    <w:p w14:paraId="00565604">
      <w:pPr>
        <w:spacing w:line="322" w:lineRule="auto"/>
        <w:jc w:val="center"/>
        <w:rPr>
          <w:rFonts w:hint="eastAsia" w:ascii="仿宋" w:hAnsi="仿宋" w:eastAsia="仿宋" w:cs="仿宋"/>
          <w:sz w:val="21"/>
        </w:rPr>
      </w:pPr>
      <w:bookmarkStart w:id="19" w:name="_Toc283294631"/>
      <w:bookmarkStart w:id="20" w:name="_Toc386441355"/>
      <w:bookmarkStart w:id="21" w:name="_Toc144893934"/>
    </w:p>
    <w:p w14:paraId="1DB5BF1B">
      <w:pPr>
        <w:pStyle w:val="23"/>
        <w:spacing w:before="0" w:after="0" w:line="360" w:lineRule="auto"/>
        <w:rPr>
          <w:rFonts w:hint="eastAsia" w:ascii="仿宋" w:hAnsi="仿宋" w:eastAsia="仿宋" w:cs="仿宋"/>
          <w:sz w:val="24"/>
        </w:rPr>
      </w:pPr>
      <w:r>
        <w:rPr>
          <w:rFonts w:hint="eastAsia" w:ascii="仿宋" w:hAnsi="仿宋" w:eastAsia="仿宋" w:cs="仿宋"/>
          <w:spacing w:val="8"/>
          <w:sz w:val="24"/>
        </w:rPr>
        <w:t>合同签订地：[南京]</w:t>
      </w:r>
    </w:p>
    <w:p w14:paraId="18F742AA">
      <w:pPr>
        <w:spacing w:line="360" w:lineRule="auto"/>
        <w:rPr>
          <w:rFonts w:hint="eastAsia" w:ascii="仿宋" w:hAnsi="仿宋" w:eastAsia="仿宋" w:cs="仿宋"/>
          <w:sz w:val="24"/>
        </w:rPr>
      </w:pPr>
    </w:p>
    <w:p w14:paraId="122416FF">
      <w:pPr>
        <w:pStyle w:val="23"/>
        <w:spacing w:before="0" w:after="0" w:line="360" w:lineRule="auto"/>
        <w:rPr>
          <w:rFonts w:hint="eastAsia" w:ascii="仿宋" w:hAnsi="仿宋" w:eastAsia="仿宋" w:cs="仿宋"/>
          <w:sz w:val="24"/>
        </w:rPr>
      </w:pPr>
      <w:r>
        <w:rPr>
          <w:rFonts w:hint="eastAsia" w:ascii="仿宋" w:hAnsi="仿宋" w:eastAsia="仿宋" w:cs="仿宋"/>
          <w:spacing w:val="19"/>
          <w:sz w:val="24"/>
        </w:rPr>
        <w:t>甲方(委托方)</w:t>
      </w:r>
      <w:r>
        <w:rPr>
          <w:rFonts w:hint="eastAsia" w:ascii="仿宋" w:hAnsi="仿宋" w:eastAsia="仿宋" w:cs="仿宋"/>
          <w:spacing w:val="19"/>
          <w:sz w:val="24"/>
          <w:lang w:eastAsia="zh-CN"/>
        </w:rPr>
        <w:t>：</w:t>
      </w:r>
      <w:r>
        <w:rPr>
          <w:rFonts w:hint="eastAsia" w:ascii="仿宋" w:hAnsi="仿宋" w:eastAsia="仿宋" w:cs="仿宋"/>
          <w:spacing w:val="8"/>
          <w:sz w:val="24"/>
        </w:rPr>
        <w:t>[南京三方化工设备监理有限公司</w:t>
      </w:r>
      <w:r>
        <w:rPr>
          <w:rFonts w:hint="eastAsia" w:ascii="仿宋" w:hAnsi="仿宋" w:eastAsia="仿宋" w:cs="仿宋"/>
          <w:spacing w:val="8"/>
          <w:sz w:val="24"/>
          <w:lang w:val="en-US" w:eastAsia="zh-CN"/>
        </w:rPr>
        <w:t xml:space="preserve"> </w:t>
      </w:r>
      <w:r>
        <w:rPr>
          <w:rFonts w:hint="eastAsia" w:ascii="仿宋" w:hAnsi="仿宋" w:eastAsia="仿宋" w:cs="仿宋"/>
          <w:spacing w:val="8"/>
          <w:sz w:val="24"/>
        </w:rPr>
        <w:t>]</w:t>
      </w:r>
    </w:p>
    <w:p w14:paraId="4C55DC17">
      <w:pPr>
        <w:pStyle w:val="23"/>
        <w:keepNext w:val="0"/>
        <w:keepLines w:val="0"/>
        <w:pageBreakBefore w:val="0"/>
        <w:widowControl/>
        <w:kinsoku w:val="0"/>
        <w:wordWrap/>
        <w:overflowPunct/>
        <w:topLinePunct w:val="0"/>
        <w:autoSpaceDE w:val="0"/>
        <w:autoSpaceDN w:val="0"/>
        <w:bidi w:val="0"/>
        <w:adjustRightInd w:val="0"/>
        <w:snapToGrid w:val="0"/>
        <w:spacing w:before="0" w:after="0" w:line="360" w:lineRule="auto"/>
        <w:ind w:right="0"/>
        <w:jc w:val="left"/>
        <w:textAlignment w:val="baseline"/>
        <w:rPr>
          <w:rFonts w:hint="eastAsia" w:ascii="仿宋" w:hAnsi="仿宋" w:eastAsia="仿宋" w:cs="仿宋"/>
          <w:spacing w:val="-37"/>
          <w:sz w:val="24"/>
        </w:rPr>
      </w:pPr>
      <w:r>
        <w:rPr>
          <w:rFonts w:hint="eastAsia" w:ascii="仿宋" w:hAnsi="仿宋" w:eastAsia="仿宋" w:cs="仿宋"/>
          <w:spacing w:val="20"/>
          <w:sz w:val="24"/>
        </w:rPr>
        <w:t>地址：</w:t>
      </w:r>
      <w:r>
        <w:rPr>
          <w:rFonts w:hint="eastAsia" w:ascii="仿宋" w:hAnsi="仿宋" w:eastAsia="仿宋" w:cs="仿宋"/>
          <w:spacing w:val="8"/>
          <w:sz w:val="24"/>
        </w:rPr>
        <w:t>[</w:t>
      </w:r>
      <w:r>
        <w:rPr>
          <w:rFonts w:hint="eastAsia" w:ascii="仿宋" w:hAnsi="仿宋" w:eastAsia="仿宋" w:cs="仿宋"/>
          <w:spacing w:val="8"/>
          <w:sz w:val="24"/>
          <w:lang w:val="en-US" w:eastAsia="zh-CN"/>
        </w:rPr>
        <w:t xml:space="preserve"> </w:t>
      </w:r>
      <w:r>
        <w:rPr>
          <w:rFonts w:hint="eastAsia" w:ascii="仿宋" w:hAnsi="仿宋" w:eastAsia="仿宋" w:cs="仿宋"/>
          <w:spacing w:val="8"/>
          <w:sz w:val="24"/>
        </w:rPr>
        <w:t>南京市鼓楼区清江南路19号南大苏富特科技创新园一号楼3层</w:t>
      </w:r>
      <w:r>
        <w:rPr>
          <w:rFonts w:hint="eastAsia" w:ascii="仿宋" w:hAnsi="仿宋" w:eastAsia="仿宋" w:cs="仿宋"/>
          <w:spacing w:val="8"/>
          <w:sz w:val="24"/>
          <w:lang w:val="en-US" w:eastAsia="zh-CN"/>
        </w:rPr>
        <w:t xml:space="preserve"> </w:t>
      </w:r>
      <w:r>
        <w:rPr>
          <w:rFonts w:hint="eastAsia" w:ascii="仿宋" w:hAnsi="仿宋" w:eastAsia="仿宋" w:cs="仿宋"/>
          <w:spacing w:val="8"/>
          <w:sz w:val="24"/>
        </w:rPr>
        <w:t>]</w:t>
      </w:r>
    </w:p>
    <w:p w14:paraId="1F6271A6">
      <w:pPr>
        <w:pStyle w:val="23"/>
        <w:keepNext w:val="0"/>
        <w:keepLines w:val="0"/>
        <w:pageBreakBefore w:val="0"/>
        <w:widowControl/>
        <w:kinsoku w:val="0"/>
        <w:wordWrap/>
        <w:overflowPunct/>
        <w:topLinePunct w:val="0"/>
        <w:autoSpaceDE w:val="0"/>
        <w:autoSpaceDN w:val="0"/>
        <w:bidi w:val="0"/>
        <w:adjustRightInd w:val="0"/>
        <w:snapToGrid w:val="0"/>
        <w:spacing w:before="0" w:after="0" w:line="360" w:lineRule="auto"/>
        <w:ind w:right="0"/>
        <w:textAlignment w:val="baseline"/>
        <w:rPr>
          <w:rFonts w:hint="eastAsia" w:ascii="仿宋" w:hAnsi="仿宋" w:eastAsia="仿宋" w:cs="仿宋"/>
          <w:spacing w:val="20"/>
          <w:sz w:val="24"/>
        </w:rPr>
      </w:pPr>
      <w:r>
        <w:rPr>
          <w:rFonts w:hint="eastAsia" w:ascii="仿宋" w:hAnsi="仿宋" w:eastAsia="仿宋" w:cs="仿宋"/>
          <w:spacing w:val="20"/>
          <w:sz w:val="24"/>
        </w:rPr>
        <w:t>法定代表人/负责人：</w:t>
      </w:r>
      <w:r>
        <w:rPr>
          <w:rFonts w:hint="eastAsia" w:ascii="仿宋" w:hAnsi="仿宋" w:eastAsia="仿宋" w:cs="仿宋"/>
          <w:spacing w:val="22"/>
          <w:sz w:val="24"/>
        </w:rPr>
        <w:t>[</w:t>
      </w:r>
      <w:r>
        <w:rPr>
          <w:rFonts w:hint="eastAsia" w:ascii="仿宋" w:hAnsi="仿宋" w:eastAsia="仿宋" w:cs="仿宋"/>
          <w:color w:val="000000" w:themeColor="text1"/>
          <w:spacing w:val="22"/>
          <w:sz w:val="24"/>
          <w:lang w:val="en-US" w:eastAsia="zh-CN"/>
          <w14:textFill>
            <w14:solidFill>
              <w14:schemeClr w14:val="tx1"/>
            </w14:solidFill>
          </w14:textFill>
        </w:rPr>
        <w:t>赵 洵</w:t>
      </w:r>
      <w:r>
        <w:rPr>
          <w:rFonts w:hint="eastAsia" w:ascii="仿宋" w:hAnsi="仿宋" w:eastAsia="仿宋" w:cs="仿宋"/>
          <w:spacing w:val="22"/>
          <w:sz w:val="24"/>
        </w:rPr>
        <w:t>]</w:t>
      </w:r>
    </w:p>
    <w:p w14:paraId="5C780CF7">
      <w:pPr>
        <w:pStyle w:val="23"/>
        <w:spacing w:before="0" w:after="0" w:line="360" w:lineRule="auto"/>
        <w:ind w:right="0"/>
        <w:rPr>
          <w:rFonts w:hint="eastAsia" w:ascii="仿宋" w:hAnsi="仿宋" w:eastAsia="仿宋" w:cs="仿宋"/>
          <w:spacing w:val="16"/>
          <w:sz w:val="24"/>
        </w:rPr>
      </w:pPr>
      <w:r>
        <w:rPr>
          <w:rFonts w:hint="eastAsia" w:ascii="仿宋" w:hAnsi="仿宋" w:eastAsia="仿宋" w:cs="仿宋"/>
          <w:spacing w:val="25"/>
          <w:sz w:val="24"/>
          <w:lang w:val="en-US" w:eastAsia="zh-CN"/>
        </w:rPr>
        <w:t>联系方式：</w:t>
      </w:r>
      <w:r>
        <w:rPr>
          <w:rFonts w:hint="eastAsia" w:ascii="仿宋" w:hAnsi="仿宋" w:eastAsia="仿宋" w:cs="仿宋"/>
          <w:spacing w:val="22"/>
          <w:sz w:val="24"/>
        </w:rPr>
        <w:t>[</w:t>
      </w:r>
      <w:r>
        <w:rPr>
          <w:rFonts w:hint="eastAsia" w:ascii="仿宋" w:hAnsi="仿宋" w:eastAsia="仿宋" w:cs="仿宋"/>
          <w:color w:val="000000" w:themeColor="text1"/>
          <w:spacing w:val="22"/>
          <w:sz w:val="24"/>
          <w:lang w:val="en-US" w:eastAsia="zh-CN"/>
          <w14:textFill>
            <w14:solidFill>
              <w14:schemeClr w14:val="tx1"/>
            </w14:solidFill>
          </w14:textFill>
        </w:rPr>
        <w:t>186 7974 9899</w:t>
      </w:r>
      <w:r>
        <w:rPr>
          <w:rFonts w:hint="eastAsia" w:ascii="仿宋" w:hAnsi="仿宋" w:eastAsia="仿宋" w:cs="仿宋"/>
          <w:spacing w:val="22"/>
          <w:sz w:val="24"/>
        </w:rPr>
        <w:t>]</w:t>
      </w:r>
    </w:p>
    <w:p w14:paraId="4A1E9A67">
      <w:pPr>
        <w:pStyle w:val="23"/>
        <w:spacing w:before="0" w:after="0" w:line="360" w:lineRule="auto"/>
        <w:ind w:right="0"/>
        <w:rPr>
          <w:rFonts w:hint="eastAsia" w:ascii="仿宋" w:hAnsi="仿宋" w:eastAsia="仿宋" w:cs="仿宋"/>
          <w:spacing w:val="16"/>
          <w:sz w:val="24"/>
        </w:rPr>
      </w:pPr>
    </w:p>
    <w:p w14:paraId="1D21BCF7">
      <w:pPr>
        <w:pStyle w:val="23"/>
        <w:spacing w:before="0" w:after="0" w:line="360" w:lineRule="auto"/>
        <w:rPr>
          <w:rFonts w:hint="eastAsia" w:ascii="仿宋" w:hAnsi="仿宋" w:eastAsia="仿宋" w:cs="仿宋"/>
          <w:spacing w:val="19"/>
          <w:sz w:val="24"/>
        </w:rPr>
      </w:pPr>
      <w:r>
        <w:rPr>
          <w:rFonts w:hint="eastAsia" w:ascii="仿宋" w:hAnsi="仿宋" w:eastAsia="仿宋" w:cs="仿宋"/>
          <w:spacing w:val="19"/>
          <w:sz w:val="24"/>
        </w:rPr>
        <w:t>乙方(受托方):</w:t>
      </w:r>
    </w:p>
    <w:p w14:paraId="2988E964">
      <w:pPr>
        <w:pStyle w:val="23"/>
        <w:spacing w:before="0" w:after="0" w:line="360" w:lineRule="auto"/>
        <w:rPr>
          <w:rFonts w:hint="eastAsia" w:ascii="仿宋" w:hAnsi="仿宋" w:eastAsia="仿宋" w:cs="仿宋"/>
          <w:spacing w:val="19"/>
          <w:sz w:val="24"/>
        </w:rPr>
      </w:pPr>
      <w:r>
        <w:rPr>
          <w:rFonts w:hint="eastAsia" w:ascii="仿宋" w:hAnsi="仿宋" w:eastAsia="仿宋" w:cs="仿宋"/>
          <w:spacing w:val="19"/>
          <w:sz w:val="24"/>
        </w:rPr>
        <w:t>地址：</w:t>
      </w:r>
    </w:p>
    <w:p w14:paraId="5D1CD2E3">
      <w:pPr>
        <w:pStyle w:val="23"/>
        <w:spacing w:before="0" w:after="0" w:line="360" w:lineRule="auto"/>
        <w:rPr>
          <w:rFonts w:hint="eastAsia" w:ascii="仿宋" w:hAnsi="仿宋" w:eastAsia="仿宋" w:cs="仿宋"/>
          <w:spacing w:val="19"/>
          <w:sz w:val="24"/>
        </w:rPr>
      </w:pPr>
      <w:r>
        <w:rPr>
          <w:rFonts w:hint="eastAsia" w:ascii="仿宋" w:hAnsi="仿宋" w:eastAsia="仿宋" w:cs="仿宋"/>
          <w:spacing w:val="19"/>
          <w:sz w:val="24"/>
        </w:rPr>
        <w:t>法定代表人/负责人：</w:t>
      </w:r>
    </w:p>
    <w:p w14:paraId="3ABECE32">
      <w:pPr>
        <w:pStyle w:val="23"/>
        <w:spacing w:before="0" w:after="0" w:line="360" w:lineRule="auto"/>
        <w:rPr>
          <w:rFonts w:hint="eastAsia" w:ascii="仿宋" w:hAnsi="仿宋" w:eastAsia="仿宋" w:cs="仿宋"/>
          <w:spacing w:val="19"/>
          <w:sz w:val="24"/>
        </w:rPr>
      </w:pPr>
      <w:r>
        <w:rPr>
          <w:rFonts w:hint="eastAsia" w:ascii="仿宋" w:hAnsi="仿宋" w:eastAsia="仿宋" w:cs="仿宋"/>
          <w:spacing w:val="19"/>
          <w:sz w:val="24"/>
          <w:lang w:val="en-US" w:eastAsia="zh-CN"/>
        </w:rPr>
        <w:t>联系方式：</w:t>
      </w:r>
    </w:p>
    <w:p w14:paraId="3444D6D7">
      <w:pPr>
        <w:spacing w:line="323" w:lineRule="auto"/>
        <w:rPr>
          <w:rFonts w:hint="eastAsia" w:ascii="仿宋" w:hAnsi="仿宋" w:eastAsia="仿宋" w:cs="仿宋"/>
          <w:sz w:val="24"/>
        </w:rPr>
      </w:pPr>
    </w:p>
    <w:p w14:paraId="3E6B42C3">
      <w:pPr>
        <w:pStyle w:val="23"/>
        <w:spacing w:before="75" w:line="222" w:lineRule="auto"/>
        <w:ind w:left="499"/>
        <w:rPr>
          <w:rFonts w:hint="eastAsia" w:ascii="仿宋" w:hAnsi="仿宋" w:eastAsia="仿宋" w:cs="仿宋"/>
          <w:sz w:val="24"/>
        </w:rPr>
      </w:pPr>
      <w:r>
        <w:rPr>
          <w:rFonts w:hint="eastAsia" w:ascii="仿宋" w:hAnsi="仿宋" w:eastAsia="仿宋" w:cs="仿宋"/>
          <w:spacing w:val="7"/>
          <w:sz w:val="24"/>
        </w:rPr>
        <w:t>双方本着平等互惠的原则签署本合同。</w:t>
      </w:r>
    </w:p>
    <w:p w14:paraId="16F39EB8">
      <w:pPr>
        <w:pStyle w:val="23"/>
        <w:spacing w:before="100" w:line="222" w:lineRule="auto"/>
        <w:ind w:left="420" w:leftChars="0"/>
        <w:outlineLvl w:val="1"/>
        <w:rPr>
          <w:rFonts w:hint="eastAsia" w:ascii="仿宋" w:hAnsi="仿宋" w:eastAsia="仿宋" w:cs="仿宋"/>
          <w:sz w:val="24"/>
          <w:szCs w:val="24"/>
        </w:rPr>
      </w:pPr>
      <w:r>
        <w:rPr>
          <w:rFonts w:hint="eastAsia" w:ascii="仿宋" w:hAnsi="仿宋" w:eastAsia="仿宋" w:cs="仿宋"/>
          <w:b/>
          <w:bCs/>
          <w:spacing w:val="5"/>
          <w:sz w:val="24"/>
          <w:szCs w:val="24"/>
        </w:rPr>
        <w:t>第一条定义</w:t>
      </w:r>
    </w:p>
    <w:p w14:paraId="25A37CB9">
      <w:pPr>
        <w:pStyle w:val="23"/>
        <w:tabs>
          <w:tab w:val="left" w:pos="150"/>
        </w:tabs>
        <w:spacing w:before="0" w:line="360" w:lineRule="auto"/>
        <w:ind w:right="0" w:firstLine="499"/>
        <w:jc w:val="both"/>
        <w:rPr>
          <w:rFonts w:hint="eastAsia" w:ascii="仿宋" w:hAnsi="仿宋" w:eastAsia="仿宋" w:cs="仿宋"/>
          <w:sz w:val="24"/>
        </w:rPr>
      </w:pPr>
      <w:r>
        <w:rPr>
          <w:rFonts w:hint="eastAsia" w:ascii="仿宋" w:hAnsi="仿宋" w:eastAsia="仿宋" w:cs="仿宋"/>
          <w:spacing w:val="19"/>
          <w:sz w:val="24"/>
        </w:rPr>
        <w:t>1.1“软件”</w:t>
      </w:r>
      <w:r>
        <w:rPr>
          <w:rFonts w:hint="eastAsia" w:ascii="仿宋" w:hAnsi="仿宋" w:eastAsia="仿宋" w:cs="仿宋"/>
          <w:spacing w:val="19"/>
          <w:sz w:val="24"/>
          <w:lang w:eastAsia="zh-CN"/>
        </w:rPr>
        <w:t>：</w:t>
      </w:r>
      <w:r>
        <w:rPr>
          <w:rFonts w:hint="eastAsia" w:ascii="仿宋" w:hAnsi="仿宋" w:eastAsia="仿宋" w:cs="仿宋"/>
          <w:spacing w:val="19"/>
          <w:sz w:val="24"/>
        </w:rPr>
        <w:t>软件是指由硬连线逻辑指令及置于系统储存器内的机器可读码</w:t>
      </w:r>
      <w:r>
        <w:rPr>
          <w:rFonts w:hint="eastAsia" w:ascii="仿宋" w:hAnsi="仿宋" w:eastAsia="仿宋" w:cs="仿宋"/>
          <w:sz w:val="24"/>
        </w:rPr>
        <w:tab/>
      </w:r>
      <w:r>
        <w:rPr>
          <w:rFonts w:hint="eastAsia" w:ascii="仿宋" w:hAnsi="仿宋" w:eastAsia="仿宋" w:cs="仿宋"/>
          <w:spacing w:val="15"/>
          <w:sz w:val="24"/>
        </w:rPr>
        <w:t>(包括但不限于半导体装置或系统)组成的电脑程序，可提供基本逻辑、操作指令</w:t>
      </w:r>
      <w:r>
        <w:rPr>
          <w:rFonts w:hint="eastAsia" w:ascii="仿宋" w:hAnsi="仿宋" w:eastAsia="仿宋" w:cs="仿宋"/>
          <w:spacing w:val="13"/>
          <w:sz w:val="24"/>
        </w:rPr>
        <w:t>以及与用户相关的应用程序指令，包括用于说明、维</w:t>
      </w:r>
      <w:r>
        <w:rPr>
          <w:rFonts w:hint="eastAsia" w:ascii="仿宋" w:hAnsi="仿宋" w:eastAsia="仿宋" w:cs="仿宋"/>
          <w:spacing w:val="12"/>
          <w:sz w:val="24"/>
        </w:rPr>
        <w:t>护及使用程序的有关文件。软</w:t>
      </w:r>
      <w:r>
        <w:rPr>
          <w:rFonts w:hint="eastAsia" w:ascii="仿宋" w:hAnsi="仿宋" w:eastAsia="仿宋" w:cs="仿宋"/>
          <w:spacing w:val="5"/>
          <w:sz w:val="24"/>
        </w:rPr>
        <w:t>件包括系统软件和应用软件。</w:t>
      </w:r>
    </w:p>
    <w:p w14:paraId="5759F6AE">
      <w:pPr>
        <w:pStyle w:val="23"/>
        <w:spacing w:before="0" w:line="360" w:lineRule="auto"/>
        <w:ind w:firstLine="499"/>
        <w:jc w:val="both"/>
        <w:rPr>
          <w:rFonts w:hint="eastAsia" w:ascii="仿宋" w:hAnsi="仿宋" w:eastAsia="仿宋" w:cs="仿宋"/>
          <w:sz w:val="24"/>
        </w:rPr>
      </w:pPr>
      <w:r>
        <w:rPr>
          <w:rFonts w:hint="eastAsia" w:ascii="仿宋" w:hAnsi="仿宋" w:eastAsia="仿宋" w:cs="仿宋"/>
          <w:spacing w:val="11"/>
          <w:sz w:val="24"/>
        </w:rPr>
        <w:t>1.2“系统软件”</w:t>
      </w:r>
      <w:r>
        <w:rPr>
          <w:rFonts w:hint="eastAsia" w:ascii="仿宋" w:hAnsi="仿宋" w:eastAsia="仿宋" w:cs="仿宋"/>
          <w:spacing w:val="11"/>
          <w:sz w:val="24"/>
          <w:lang w:eastAsia="zh-CN"/>
        </w:rPr>
        <w:t>：</w:t>
      </w:r>
      <w:r>
        <w:rPr>
          <w:rFonts w:hint="eastAsia" w:ascii="仿宋" w:hAnsi="仿宋" w:eastAsia="仿宋" w:cs="仿宋"/>
          <w:spacing w:val="11"/>
          <w:sz w:val="24"/>
        </w:rPr>
        <w:t>乙方合法地用于开发应用软件的第三方软件</w:t>
      </w:r>
      <w:r>
        <w:rPr>
          <w:rFonts w:hint="eastAsia" w:ascii="仿宋" w:hAnsi="仿宋" w:eastAsia="仿宋" w:cs="仿宋"/>
          <w:spacing w:val="10"/>
          <w:sz w:val="24"/>
        </w:rPr>
        <w:t>和/或自有软件。</w:t>
      </w:r>
      <w:r>
        <w:rPr>
          <w:rFonts w:hint="eastAsia" w:ascii="仿宋" w:hAnsi="仿宋" w:eastAsia="仿宋" w:cs="仿宋"/>
          <w:spacing w:val="15"/>
          <w:sz w:val="24"/>
        </w:rPr>
        <w:t>乙方承诺已从系统软件权利人处取得系统软件的许可使用权(或乙方为系统软件的</w:t>
      </w:r>
      <w:r>
        <w:rPr>
          <w:rFonts w:hint="eastAsia" w:ascii="仿宋" w:hAnsi="仿宋" w:eastAsia="仿宋" w:cs="仿宋"/>
          <w:spacing w:val="12"/>
          <w:sz w:val="24"/>
        </w:rPr>
        <w:t>著作权人),并有权许可甲方或甲方指定的第三方使用并用于应用软件，且</w:t>
      </w:r>
      <w:r>
        <w:rPr>
          <w:rFonts w:hint="eastAsia" w:ascii="仿宋" w:hAnsi="仿宋" w:eastAsia="仿宋" w:cs="仿宋"/>
          <w:spacing w:val="11"/>
          <w:sz w:val="24"/>
        </w:rPr>
        <w:t>该授权长</w:t>
      </w:r>
      <w:r>
        <w:rPr>
          <w:rFonts w:hint="eastAsia" w:ascii="仿宋" w:hAnsi="仿宋" w:eastAsia="仿宋" w:cs="仿宋"/>
          <w:spacing w:val="15"/>
          <w:sz w:val="24"/>
        </w:rPr>
        <w:t>期合法有效并能够满足本项目需要。系统软件的著作权人，在本合同中指：[/]。</w:t>
      </w:r>
    </w:p>
    <w:p w14:paraId="74A32A16">
      <w:pPr>
        <w:pStyle w:val="23"/>
        <w:spacing w:before="0" w:line="360" w:lineRule="auto"/>
        <w:ind w:right="0" w:firstLine="499"/>
        <w:jc w:val="both"/>
        <w:rPr>
          <w:rFonts w:hint="eastAsia" w:ascii="仿宋" w:hAnsi="仿宋" w:eastAsia="仿宋" w:cs="仿宋"/>
          <w:sz w:val="24"/>
        </w:rPr>
      </w:pPr>
      <w:r>
        <w:rPr>
          <w:rFonts w:hint="eastAsia" w:ascii="仿宋" w:hAnsi="仿宋" w:eastAsia="仿宋" w:cs="仿宋"/>
          <w:spacing w:val="15"/>
          <w:sz w:val="24"/>
        </w:rPr>
        <w:t>1.3“应用软件”</w:t>
      </w:r>
      <w:r>
        <w:rPr>
          <w:rFonts w:hint="eastAsia" w:ascii="仿宋" w:hAnsi="仿宋" w:eastAsia="仿宋" w:cs="仿宋"/>
          <w:spacing w:val="15"/>
          <w:sz w:val="24"/>
          <w:lang w:eastAsia="zh-CN"/>
        </w:rPr>
        <w:t>：</w:t>
      </w:r>
      <w:r>
        <w:rPr>
          <w:rFonts w:hint="eastAsia" w:ascii="仿宋" w:hAnsi="仿宋" w:eastAsia="仿宋" w:cs="仿宋"/>
          <w:spacing w:val="15"/>
          <w:sz w:val="24"/>
        </w:rPr>
        <w:t>乙方根据本合同商务和技术要求为甲方[</w:t>
      </w:r>
      <w:r>
        <w:rPr>
          <w:rFonts w:hint="eastAsia" w:ascii="仿宋" w:hAnsi="仿宋" w:eastAsia="仿宋" w:cs="仿宋"/>
          <w:spacing w:val="15"/>
          <w:sz w:val="24"/>
          <w:lang w:eastAsia="zh-CN"/>
        </w:rPr>
        <w:t>南京三方一体化数字信息平台优化提升项目</w:t>
      </w:r>
      <w:r>
        <w:rPr>
          <w:rFonts w:hint="eastAsia" w:ascii="仿宋" w:hAnsi="仿宋" w:eastAsia="仿宋" w:cs="仿宋"/>
          <w:spacing w:val="9"/>
          <w:sz w:val="24"/>
        </w:rPr>
        <w:t>](“项目”或“工程”)开发、研制的软件，包括技术文</w:t>
      </w:r>
      <w:r>
        <w:rPr>
          <w:rFonts w:hint="eastAsia" w:ascii="仿宋" w:hAnsi="仿宋" w:eastAsia="仿宋" w:cs="仿宋"/>
          <w:spacing w:val="8"/>
          <w:sz w:val="24"/>
        </w:rPr>
        <w:t>件及技术</w:t>
      </w:r>
      <w:r>
        <w:rPr>
          <w:rFonts w:hint="eastAsia" w:ascii="仿宋" w:hAnsi="仿宋" w:eastAsia="仿宋" w:cs="仿宋"/>
          <w:spacing w:val="-1"/>
          <w:sz w:val="24"/>
        </w:rPr>
        <w:t>资料等。</w:t>
      </w:r>
    </w:p>
    <w:p w14:paraId="1F8ACD09">
      <w:pPr>
        <w:pStyle w:val="23"/>
        <w:spacing w:before="0" w:line="360" w:lineRule="auto"/>
        <w:ind w:right="0" w:firstLine="499"/>
        <w:jc w:val="both"/>
        <w:rPr>
          <w:rFonts w:hint="eastAsia" w:ascii="仿宋" w:hAnsi="仿宋" w:eastAsia="仿宋" w:cs="仿宋"/>
          <w:sz w:val="24"/>
        </w:rPr>
      </w:pPr>
      <w:r>
        <w:rPr>
          <w:rFonts w:hint="eastAsia" w:ascii="仿宋" w:hAnsi="仿宋" w:eastAsia="仿宋" w:cs="仿宋"/>
          <w:spacing w:val="12"/>
          <w:sz w:val="24"/>
        </w:rPr>
        <w:t>1.4“技术文件”或“技术资料”</w:t>
      </w:r>
      <w:r>
        <w:rPr>
          <w:rFonts w:hint="eastAsia" w:ascii="仿宋" w:hAnsi="仿宋" w:eastAsia="仿宋" w:cs="仿宋"/>
          <w:spacing w:val="12"/>
          <w:sz w:val="24"/>
          <w:lang w:eastAsia="zh-CN"/>
        </w:rPr>
        <w:t>：</w:t>
      </w:r>
      <w:r>
        <w:rPr>
          <w:rFonts w:hint="eastAsia" w:ascii="仿宋" w:hAnsi="仿宋" w:eastAsia="仿宋" w:cs="仿宋"/>
          <w:spacing w:val="12"/>
          <w:sz w:val="24"/>
        </w:rPr>
        <w:t>合同附件中规定的所有与应用软件、技术开</w:t>
      </w:r>
      <w:r>
        <w:rPr>
          <w:rFonts w:hint="eastAsia" w:ascii="仿宋" w:hAnsi="仿宋" w:eastAsia="仿宋" w:cs="仿宋"/>
          <w:spacing w:val="8"/>
          <w:sz w:val="24"/>
        </w:rPr>
        <w:t>发及服务、软件的安装、调测、运行、维护和检验相关的文件。</w:t>
      </w:r>
    </w:p>
    <w:p w14:paraId="5B80F4EB">
      <w:pPr>
        <w:pStyle w:val="23"/>
        <w:spacing w:before="0" w:line="360" w:lineRule="auto"/>
        <w:ind w:right="0" w:firstLine="499"/>
        <w:jc w:val="both"/>
        <w:rPr>
          <w:rFonts w:hint="eastAsia" w:ascii="仿宋" w:hAnsi="仿宋" w:eastAsia="仿宋" w:cs="仿宋"/>
          <w:sz w:val="24"/>
        </w:rPr>
      </w:pPr>
      <w:r>
        <w:rPr>
          <w:rFonts w:hint="eastAsia" w:ascii="仿宋" w:hAnsi="仿宋" w:eastAsia="仿宋" w:cs="仿宋"/>
          <w:spacing w:val="12"/>
          <w:sz w:val="24"/>
        </w:rPr>
        <w:t>1.5“培训”</w:t>
      </w:r>
      <w:r>
        <w:rPr>
          <w:rFonts w:hint="eastAsia" w:ascii="仿宋" w:hAnsi="仿宋" w:eastAsia="仿宋" w:cs="仿宋"/>
          <w:spacing w:val="12"/>
          <w:sz w:val="24"/>
          <w:lang w:eastAsia="zh-CN"/>
        </w:rPr>
        <w:t>：</w:t>
      </w:r>
      <w:r>
        <w:rPr>
          <w:rFonts w:hint="eastAsia" w:ascii="仿宋" w:hAnsi="仿宋" w:eastAsia="仿宋" w:cs="仿宋"/>
          <w:spacing w:val="12"/>
          <w:sz w:val="24"/>
        </w:rPr>
        <w:t>按合同约定，乙方为确保设计开发的应用软件能够充分适当地被</w:t>
      </w:r>
      <w:r>
        <w:rPr>
          <w:rFonts w:hint="eastAsia" w:ascii="仿宋" w:hAnsi="仿宋" w:eastAsia="仿宋" w:cs="仿宋"/>
          <w:spacing w:val="5"/>
          <w:sz w:val="24"/>
        </w:rPr>
        <w:t>甲方使用而向甲方提供的服务。</w:t>
      </w:r>
    </w:p>
    <w:p w14:paraId="02E0CA2B">
      <w:pPr>
        <w:pStyle w:val="23"/>
        <w:tabs>
          <w:tab w:val="left" w:pos="150"/>
        </w:tabs>
        <w:spacing w:line="360" w:lineRule="auto"/>
        <w:ind w:right="0" w:firstLine="499"/>
        <w:jc w:val="both"/>
        <w:rPr>
          <w:rFonts w:hint="eastAsia" w:ascii="仿宋" w:hAnsi="仿宋" w:eastAsia="仿宋" w:cs="仿宋"/>
          <w:spacing w:val="19"/>
          <w:sz w:val="24"/>
        </w:rPr>
      </w:pPr>
      <w:r>
        <w:rPr>
          <w:rFonts w:hint="eastAsia" w:ascii="仿宋" w:hAnsi="仿宋" w:eastAsia="仿宋" w:cs="仿宋"/>
          <w:spacing w:val="19"/>
          <w:sz w:val="24"/>
        </w:rPr>
        <w:t>1.6“服务”</w:t>
      </w:r>
      <w:r>
        <w:rPr>
          <w:rFonts w:hint="eastAsia" w:ascii="仿宋" w:hAnsi="仿宋" w:eastAsia="仿宋" w:cs="仿宋"/>
          <w:spacing w:val="19"/>
          <w:sz w:val="24"/>
          <w:lang w:eastAsia="zh-CN"/>
        </w:rPr>
        <w:t>：</w:t>
      </w:r>
      <w:r>
        <w:rPr>
          <w:rFonts w:hint="eastAsia" w:ascii="仿宋" w:hAnsi="仿宋" w:eastAsia="仿宋" w:cs="仿宋"/>
          <w:spacing w:val="19"/>
          <w:sz w:val="24"/>
        </w:rPr>
        <w:t>按合同规定由乙方向甲方就所设计开发的应用软件做出的行为和担保。</w:t>
      </w:r>
    </w:p>
    <w:p w14:paraId="575BBDA0">
      <w:pPr>
        <w:pStyle w:val="23"/>
        <w:tabs>
          <w:tab w:val="left" w:pos="150"/>
        </w:tabs>
        <w:spacing w:before="0" w:line="360" w:lineRule="auto"/>
        <w:ind w:firstLine="499"/>
        <w:jc w:val="both"/>
        <w:rPr>
          <w:rFonts w:hint="eastAsia" w:ascii="仿宋" w:hAnsi="仿宋" w:eastAsia="仿宋" w:cs="仿宋"/>
          <w:spacing w:val="19"/>
          <w:sz w:val="24"/>
        </w:rPr>
      </w:pPr>
      <w:r>
        <w:rPr>
          <w:rFonts w:hint="eastAsia" w:ascii="仿宋" w:hAnsi="仿宋" w:eastAsia="仿宋" w:cs="仿宋"/>
          <w:spacing w:val="19"/>
          <w:sz w:val="24"/>
        </w:rPr>
        <w:t>1.7“现场”</w:t>
      </w:r>
      <w:r>
        <w:rPr>
          <w:rFonts w:hint="eastAsia" w:ascii="仿宋" w:hAnsi="仿宋" w:eastAsia="仿宋" w:cs="仿宋"/>
          <w:spacing w:val="19"/>
          <w:sz w:val="24"/>
          <w:lang w:eastAsia="zh-CN"/>
        </w:rPr>
        <w:t>：</w:t>
      </w:r>
      <w:r>
        <w:rPr>
          <w:rFonts w:hint="eastAsia" w:ascii="仿宋" w:hAnsi="仿宋" w:eastAsia="仿宋" w:cs="仿宋"/>
          <w:spacing w:val="19"/>
          <w:sz w:val="24"/>
        </w:rPr>
        <w:t>对应用软件进行安装和运行的场所。</w:t>
      </w:r>
    </w:p>
    <w:p w14:paraId="4A9E8D37">
      <w:pPr>
        <w:pStyle w:val="23"/>
        <w:tabs>
          <w:tab w:val="left" w:pos="150"/>
        </w:tabs>
        <w:spacing w:before="0" w:line="360" w:lineRule="auto"/>
        <w:ind w:right="0" w:firstLine="499"/>
        <w:jc w:val="both"/>
        <w:rPr>
          <w:rFonts w:hint="eastAsia" w:ascii="仿宋" w:hAnsi="仿宋" w:eastAsia="仿宋" w:cs="仿宋"/>
          <w:spacing w:val="19"/>
          <w:sz w:val="24"/>
        </w:rPr>
      </w:pPr>
      <w:r>
        <w:rPr>
          <w:rFonts w:hint="eastAsia" w:ascii="仿宋" w:hAnsi="仿宋" w:eastAsia="仿宋" w:cs="仿宋"/>
          <w:spacing w:val="19"/>
          <w:sz w:val="24"/>
        </w:rPr>
        <w:t>1.8“初验”</w:t>
      </w:r>
      <w:r>
        <w:rPr>
          <w:rFonts w:hint="eastAsia" w:ascii="仿宋" w:hAnsi="仿宋" w:eastAsia="仿宋" w:cs="仿宋"/>
          <w:spacing w:val="19"/>
          <w:sz w:val="24"/>
          <w:lang w:eastAsia="zh-CN"/>
        </w:rPr>
        <w:t>：</w:t>
      </w:r>
      <w:r>
        <w:rPr>
          <w:rFonts w:hint="eastAsia" w:ascii="仿宋" w:hAnsi="仿宋" w:eastAsia="仿宋" w:cs="仿宋"/>
          <w:spacing w:val="19"/>
          <w:sz w:val="24"/>
        </w:rPr>
        <w:t>甲方按照附件对应用软件按照测试规范进行测试和验证。合格后，甲方与乙方共同签署初验证书。</w:t>
      </w:r>
    </w:p>
    <w:p w14:paraId="48713F06">
      <w:pPr>
        <w:pStyle w:val="23"/>
        <w:tabs>
          <w:tab w:val="left" w:pos="150"/>
        </w:tabs>
        <w:spacing w:before="0" w:line="360" w:lineRule="auto"/>
        <w:ind w:right="0" w:firstLine="499"/>
        <w:jc w:val="both"/>
        <w:rPr>
          <w:rFonts w:hint="eastAsia" w:ascii="仿宋" w:hAnsi="仿宋" w:eastAsia="仿宋" w:cs="仿宋"/>
          <w:spacing w:val="19"/>
          <w:sz w:val="24"/>
        </w:rPr>
      </w:pPr>
      <w:r>
        <w:rPr>
          <w:rFonts w:hint="eastAsia" w:ascii="仿宋" w:hAnsi="仿宋" w:eastAsia="仿宋" w:cs="仿宋"/>
          <w:spacing w:val="19"/>
          <w:sz w:val="24"/>
        </w:rPr>
        <w:t>1.9“移交”</w:t>
      </w:r>
      <w:r>
        <w:rPr>
          <w:rFonts w:hint="eastAsia" w:ascii="仿宋" w:hAnsi="仿宋" w:eastAsia="仿宋" w:cs="仿宋"/>
          <w:spacing w:val="19"/>
          <w:sz w:val="24"/>
          <w:lang w:eastAsia="zh-CN"/>
        </w:rPr>
        <w:t>：</w:t>
      </w:r>
      <w:r>
        <w:rPr>
          <w:rFonts w:hint="eastAsia" w:ascii="仿宋" w:hAnsi="仿宋" w:eastAsia="仿宋" w:cs="仿宋"/>
          <w:spacing w:val="19"/>
          <w:sz w:val="24"/>
        </w:rPr>
        <w:t>乙方在约定时间内向甲方提交应用软件设计文件、开发各阶段文 件及应用软件全部源代码。</w:t>
      </w:r>
    </w:p>
    <w:p w14:paraId="4883A9C0">
      <w:pPr>
        <w:pStyle w:val="23"/>
        <w:tabs>
          <w:tab w:val="left" w:pos="150"/>
        </w:tabs>
        <w:spacing w:line="360" w:lineRule="auto"/>
        <w:ind w:right="0" w:firstLine="499"/>
        <w:jc w:val="both"/>
        <w:rPr>
          <w:rFonts w:hint="eastAsia" w:ascii="仿宋" w:hAnsi="仿宋" w:eastAsia="仿宋" w:cs="仿宋"/>
          <w:spacing w:val="19"/>
          <w:sz w:val="24"/>
        </w:rPr>
      </w:pPr>
      <w:r>
        <w:rPr>
          <w:rFonts w:hint="eastAsia" w:ascii="仿宋" w:hAnsi="仿宋" w:eastAsia="仿宋" w:cs="仿宋"/>
          <w:spacing w:val="19"/>
          <w:sz w:val="24"/>
        </w:rPr>
        <w:t>1.10“试运行”</w:t>
      </w:r>
      <w:r>
        <w:rPr>
          <w:rFonts w:hint="eastAsia" w:ascii="仿宋" w:hAnsi="仿宋" w:eastAsia="仿宋" w:cs="仿宋"/>
          <w:spacing w:val="19"/>
          <w:sz w:val="24"/>
          <w:lang w:eastAsia="zh-CN"/>
        </w:rPr>
        <w:t>：</w:t>
      </w:r>
      <w:r>
        <w:rPr>
          <w:rFonts w:hint="eastAsia" w:ascii="仿宋" w:hAnsi="仿宋" w:eastAsia="仿宋" w:cs="仿宋"/>
          <w:spacing w:val="19"/>
          <w:sz w:val="24"/>
        </w:rPr>
        <w:t>在初验合格后与最终验收之间的一段时间内，对应用软件进 行运行，用来证明应用软件的指标是否达到了附件规定的所有要求。</w:t>
      </w:r>
    </w:p>
    <w:p w14:paraId="19744A38">
      <w:pPr>
        <w:pStyle w:val="23"/>
        <w:tabs>
          <w:tab w:val="left" w:pos="150"/>
        </w:tabs>
        <w:spacing w:before="0" w:line="360" w:lineRule="auto"/>
        <w:ind w:right="0" w:firstLine="499" w:firstLineChars="0"/>
        <w:jc w:val="both"/>
        <w:rPr>
          <w:rFonts w:hint="eastAsia" w:ascii="仿宋" w:hAnsi="仿宋" w:eastAsia="仿宋" w:cs="仿宋"/>
          <w:spacing w:val="19"/>
          <w:sz w:val="24"/>
        </w:rPr>
      </w:pPr>
      <w:r>
        <w:rPr>
          <w:rFonts w:hint="eastAsia" w:ascii="仿宋" w:hAnsi="仿宋" w:eastAsia="仿宋" w:cs="仿宋"/>
          <w:spacing w:val="19"/>
          <w:sz w:val="24"/>
        </w:rPr>
        <w:t>1.11“最终验收”或“终验”</w:t>
      </w:r>
      <w:r>
        <w:rPr>
          <w:rFonts w:hint="eastAsia" w:ascii="仿宋" w:hAnsi="仿宋" w:eastAsia="仿宋" w:cs="仿宋"/>
          <w:spacing w:val="19"/>
          <w:sz w:val="24"/>
          <w:lang w:eastAsia="zh-CN"/>
        </w:rPr>
        <w:t>：</w:t>
      </w:r>
      <w:r>
        <w:rPr>
          <w:rFonts w:hint="eastAsia" w:ascii="仿宋" w:hAnsi="仿宋" w:eastAsia="仿宋" w:cs="仿宋"/>
          <w:spacing w:val="19"/>
          <w:sz w:val="24"/>
        </w:rPr>
        <w:t>甲方对应用软件按照附件进行最终验收。合格后，由甲乙双方共同签署终验证书。</w:t>
      </w:r>
    </w:p>
    <w:p w14:paraId="357CA60A">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1.12“保修期”</w:t>
      </w:r>
      <w:r>
        <w:rPr>
          <w:rFonts w:hint="eastAsia" w:ascii="仿宋" w:hAnsi="仿宋" w:eastAsia="仿宋" w:cs="仿宋"/>
          <w:spacing w:val="19"/>
          <w:sz w:val="24"/>
          <w:lang w:eastAsia="zh-CN"/>
        </w:rPr>
        <w:t>：</w:t>
      </w:r>
      <w:r>
        <w:rPr>
          <w:rFonts w:hint="eastAsia" w:ascii="仿宋" w:hAnsi="仿宋" w:eastAsia="仿宋" w:cs="仿宋"/>
          <w:spacing w:val="19"/>
          <w:sz w:val="24"/>
        </w:rPr>
        <w:t>按照本合同约定，乙方提供对应用软件的免费修复、免费技术支持和服务、以及免费升级，以保证整个工程系统正常运行的时期。</w:t>
      </w:r>
    </w:p>
    <w:p w14:paraId="031B9998">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1.13“响应时间”</w:t>
      </w:r>
      <w:r>
        <w:rPr>
          <w:rFonts w:hint="eastAsia" w:ascii="仿宋" w:hAnsi="仿宋" w:eastAsia="仿宋" w:cs="仿宋"/>
          <w:spacing w:val="19"/>
          <w:sz w:val="24"/>
          <w:lang w:eastAsia="zh-CN"/>
        </w:rPr>
        <w:t>：</w:t>
      </w:r>
      <w:r>
        <w:rPr>
          <w:rFonts w:hint="eastAsia" w:ascii="仿宋" w:hAnsi="仿宋" w:eastAsia="仿宋" w:cs="仿宋"/>
          <w:spacing w:val="19"/>
          <w:sz w:val="24"/>
        </w:rPr>
        <w:t>乙方就甲方提出的问题予以答复并提供可行性解决方案的时间。</w:t>
      </w:r>
    </w:p>
    <w:p w14:paraId="2B4798F9">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1.14“一方”</w:t>
      </w:r>
      <w:r>
        <w:rPr>
          <w:rFonts w:hint="eastAsia" w:ascii="仿宋" w:hAnsi="仿宋" w:eastAsia="仿宋" w:cs="仿宋"/>
          <w:spacing w:val="19"/>
          <w:sz w:val="24"/>
          <w:lang w:eastAsia="zh-CN"/>
        </w:rPr>
        <w:t>：</w:t>
      </w:r>
      <w:r>
        <w:rPr>
          <w:rFonts w:hint="eastAsia" w:ascii="仿宋" w:hAnsi="仿宋" w:eastAsia="仿宋" w:cs="仿宋"/>
          <w:spacing w:val="19"/>
          <w:sz w:val="24"/>
        </w:rPr>
        <w:t>甲方或乙方。</w:t>
      </w:r>
    </w:p>
    <w:p w14:paraId="6803E70E">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1.15“双方”</w:t>
      </w:r>
      <w:r>
        <w:rPr>
          <w:rFonts w:hint="eastAsia" w:ascii="仿宋" w:hAnsi="仿宋" w:eastAsia="仿宋" w:cs="仿宋"/>
          <w:spacing w:val="19"/>
          <w:sz w:val="24"/>
          <w:lang w:eastAsia="zh-CN"/>
        </w:rPr>
        <w:t>：</w:t>
      </w:r>
      <w:r>
        <w:rPr>
          <w:rFonts w:hint="eastAsia" w:ascii="仿宋" w:hAnsi="仿宋" w:eastAsia="仿宋" w:cs="仿宋"/>
          <w:spacing w:val="19"/>
          <w:sz w:val="24"/>
        </w:rPr>
        <w:t>甲方和乙方。</w:t>
      </w:r>
    </w:p>
    <w:p w14:paraId="55508295">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1.16“中国”</w:t>
      </w:r>
      <w:r>
        <w:rPr>
          <w:rFonts w:hint="eastAsia" w:ascii="仿宋" w:hAnsi="仿宋" w:eastAsia="仿宋" w:cs="仿宋"/>
          <w:spacing w:val="19"/>
          <w:sz w:val="24"/>
          <w:lang w:eastAsia="zh-CN"/>
        </w:rPr>
        <w:t>：</w:t>
      </w:r>
      <w:r>
        <w:rPr>
          <w:rFonts w:hint="eastAsia" w:ascii="仿宋" w:hAnsi="仿宋" w:eastAsia="仿宋" w:cs="仿宋"/>
          <w:spacing w:val="19"/>
          <w:sz w:val="24"/>
        </w:rPr>
        <w:t>中华人民共和国，为本合同之目的不包括香港特别行政区、澳 门特别行政区和台湾地区。</w:t>
      </w:r>
    </w:p>
    <w:p w14:paraId="7DEB8DA4">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第二条合同标的</w:t>
      </w:r>
    </w:p>
    <w:p w14:paraId="2F21AC43">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2.1甲方委托乙方为甲方[</w:t>
      </w:r>
      <w:r>
        <w:rPr>
          <w:rFonts w:hint="eastAsia" w:ascii="仿宋" w:hAnsi="仿宋" w:eastAsia="仿宋" w:cs="仿宋"/>
          <w:spacing w:val="19"/>
          <w:sz w:val="24"/>
          <w:lang w:eastAsia="zh-CN"/>
        </w:rPr>
        <w:t>南京三方一体化数字信息平台优化提升项目</w:t>
      </w:r>
      <w:r>
        <w:rPr>
          <w:rFonts w:hint="eastAsia" w:ascii="仿宋" w:hAnsi="仿宋" w:eastAsia="仿宋" w:cs="仿宋"/>
          <w:spacing w:val="19"/>
          <w:sz w:val="24"/>
        </w:rPr>
        <w:t>]项目开发“[</w:t>
      </w:r>
      <w:r>
        <w:rPr>
          <w:rFonts w:hint="eastAsia" w:ascii="仿宋" w:hAnsi="仿宋" w:eastAsia="仿宋" w:cs="仿宋"/>
          <w:spacing w:val="19"/>
          <w:sz w:val="24"/>
          <w:lang w:eastAsia="zh-CN"/>
        </w:rPr>
        <w:t>南京三方一体化数字信息平台优化提升项目</w:t>
      </w:r>
      <w:r>
        <w:rPr>
          <w:rFonts w:hint="eastAsia" w:ascii="仿宋" w:hAnsi="仿宋" w:eastAsia="仿宋" w:cs="仿宋"/>
          <w:spacing w:val="19"/>
          <w:sz w:val="24"/>
        </w:rPr>
        <w:t>]项目软件”(即应用软件),乙方负责完成应用 软件的设计开发、移交、培训及相关其他服务工作，并保证该应用软件满足本合同 及附件提出的所有要求。</w:t>
      </w:r>
    </w:p>
    <w:p w14:paraId="778A798A">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2.2乙方承诺，为完成本合同约定事项，乙方已从系统软件权利人处取得系统软件的许可使用权(或乙方为系统软件的著作权人),并有权许可甲方或甲方指定的第三方使用并用于应用软件，且该授权长期合法有效并能够满足本项目需要。乙方保证系统软件及软件介质能够满足甲方要求并不存在任何权利瑕疵和质量瑕疵。乙方提供软件与服务应当符合网络安全等相关国家标准的强制性要求，不得设置恶意程序；如发现软件、服务存在安全缺陷、漏洞等风险时，乙方应当立即采取补救措施。乙方应当为其软件、服务持续提供安全维护。</w:t>
      </w:r>
    </w:p>
    <w:p w14:paraId="6F68FC86">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2.3乙方应按本合同附件的约定将应用软件移交给甲方。乙方向甲方移交应用软件的同时提供完整、准确的技术文件，包括但不限于附件规定的需移交的技术文件清单。</w:t>
      </w:r>
    </w:p>
    <w:p w14:paraId="6BF22A0F">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2.4未经甲方书面同意，乙方不得</w:t>
      </w:r>
      <w:r>
        <w:rPr>
          <w:rFonts w:hint="eastAsia" w:ascii="仿宋" w:hAnsi="仿宋" w:eastAsia="仿宋" w:cs="仿宋"/>
          <w:spacing w:val="19"/>
          <w:sz w:val="24"/>
          <w:lang w:val="en-US" w:eastAsia="zh-CN"/>
        </w:rPr>
        <w:t>擅自</w:t>
      </w:r>
      <w:r>
        <w:rPr>
          <w:rFonts w:hint="eastAsia" w:ascii="仿宋" w:hAnsi="仿宋" w:eastAsia="仿宋" w:cs="仿宋"/>
          <w:spacing w:val="19"/>
          <w:sz w:val="24"/>
        </w:rPr>
        <w:t>将合同分包或转包给第三方</w:t>
      </w:r>
      <w:r>
        <w:rPr>
          <w:rFonts w:hint="eastAsia" w:ascii="仿宋" w:hAnsi="仿宋" w:eastAsia="仿宋" w:cs="仿宋"/>
          <w:spacing w:val="19"/>
          <w:sz w:val="24"/>
          <w:lang w:eastAsia="zh-CN"/>
        </w:rPr>
        <w:t>，</w:t>
      </w:r>
      <w:r>
        <w:rPr>
          <w:rFonts w:hint="eastAsia" w:ascii="仿宋" w:hAnsi="仿宋" w:eastAsia="仿宋" w:cs="仿宋"/>
          <w:spacing w:val="19"/>
          <w:sz w:val="24"/>
        </w:rPr>
        <w:t>乙方不得</w:t>
      </w:r>
      <w:r>
        <w:rPr>
          <w:rFonts w:hint="eastAsia" w:ascii="仿宋" w:hAnsi="仿宋" w:eastAsia="仿宋" w:cs="仿宋"/>
          <w:spacing w:val="19"/>
          <w:sz w:val="24"/>
          <w:lang w:val="en-US" w:eastAsia="zh-CN"/>
        </w:rPr>
        <w:t>擅自</w:t>
      </w:r>
      <w:r>
        <w:rPr>
          <w:rFonts w:hint="eastAsia" w:ascii="仿宋" w:hAnsi="仿宋" w:eastAsia="仿宋" w:cs="仿宋"/>
          <w:spacing w:val="19"/>
          <w:sz w:val="24"/>
        </w:rPr>
        <w:t>将应用软件转让给第三方或交第三方使用。</w:t>
      </w:r>
    </w:p>
    <w:p w14:paraId="2E501992">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第三条合同价格</w:t>
      </w:r>
    </w:p>
    <w:p w14:paraId="2FDB5E3E">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3.1本合同总价(含税价):大写人民币[</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 ¥[</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];其中价款为大写人民币[</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0],增值税款为大写人民币[</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001618E9">
      <w:pPr>
        <w:pStyle w:val="23"/>
        <w:tabs>
          <w:tab w:val="left" w:pos="150"/>
        </w:tabs>
        <w:spacing w:before="0" w:line="360" w:lineRule="auto"/>
        <w:ind w:firstLine="499"/>
        <w:jc w:val="both"/>
        <w:rPr>
          <w:rFonts w:hint="eastAsia" w:ascii="仿宋" w:hAnsi="仿宋" w:eastAsia="仿宋" w:cs="仿宋"/>
          <w:spacing w:val="19"/>
          <w:sz w:val="24"/>
        </w:rPr>
      </w:pPr>
      <w:r>
        <w:rPr>
          <w:rFonts w:hint="eastAsia" w:ascii="仿宋" w:hAnsi="仿宋" w:eastAsia="仿宋" w:cs="仿宋"/>
          <w:spacing w:val="19"/>
          <w:sz w:val="24"/>
        </w:rPr>
        <w:t>3.2合同总价包括：</w:t>
      </w:r>
    </w:p>
    <w:p w14:paraId="19BD5083">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(1)由乙方根据本合同开发应用软件的费用。</w:t>
      </w:r>
    </w:p>
    <w:p w14:paraId="431C8CE6">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(2)甲方获得系统软件许可使用的费用。</w:t>
      </w:r>
    </w:p>
    <w:p w14:paraId="66EB776C">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(3)根据本合同甲方获得应用软件的费用。</w:t>
      </w:r>
    </w:p>
    <w:p w14:paraId="6A532ABA">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(4)乙方应缴纳的所有税费。</w:t>
      </w:r>
    </w:p>
    <w:p w14:paraId="20BE4572">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(5)由乙方根据本合同向甲方提供培训的费用。</w:t>
      </w:r>
    </w:p>
    <w:p w14:paraId="29095F45">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(6)乙方申请技术服务合同登记的费用。</w:t>
      </w:r>
    </w:p>
    <w:p w14:paraId="40BF0D47">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(7)甲方就乙方履行本合同所应支付的一切其他费用。</w:t>
      </w:r>
    </w:p>
    <w:p w14:paraId="36612C90">
      <w:pPr>
        <w:pStyle w:val="23"/>
        <w:tabs>
          <w:tab w:val="left" w:pos="150"/>
        </w:tabs>
        <w:spacing w:before="0" w:line="360" w:lineRule="auto"/>
        <w:ind w:firstLine="499" w:firstLineChars="0"/>
        <w:jc w:val="both"/>
        <w:rPr>
          <w:rFonts w:hint="eastAsia" w:ascii="仿宋" w:hAnsi="仿宋" w:eastAsia="仿宋" w:cs="仿宋"/>
          <w:spacing w:val="19"/>
          <w:sz w:val="24"/>
        </w:rPr>
      </w:pPr>
      <w:r>
        <w:rPr>
          <w:rFonts w:hint="eastAsia" w:ascii="仿宋" w:hAnsi="仿宋" w:eastAsia="仿宋" w:cs="仿宋"/>
          <w:spacing w:val="19"/>
          <w:sz w:val="24"/>
        </w:rPr>
        <w:t>除另有约定外，甲方无需就本合同项下委托事项向乙方支付上述费用之外的任何其他费用及税费。因国家税收政策导致增值税率变化的，本合同价款(不含税价)不变，增值税税款及合同总价(含税价)相应变更。</w:t>
      </w:r>
    </w:p>
    <w:p w14:paraId="4EC208E2">
      <w:pPr>
        <w:pStyle w:val="23"/>
        <w:spacing w:before="100" w:line="222" w:lineRule="auto"/>
        <w:ind w:left="420" w:leftChars="0"/>
        <w:outlineLvl w:val="1"/>
        <w:rPr>
          <w:ins w:id="732" w:author="不要说话" w:date="2026-03-25T17:24:37Z"/>
          <w:rFonts w:hint="eastAsia" w:ascii="仿宋" w:hAnsi="仿宋" w:eastAsia="仿宋" w:cs="仿宋"/>
          <w:b/>
          <w:bCs/>
          <w:spacing w:val="5"/>
          <w:sz w:val="24"/>
          <w:szCs w:val="24"/>
        </w:rPr>
      </w:pPr>
      <w:r>
        <w:rPr>
          <w:rFonts w:hint="eastAsia" w:ascii="仿宋" w:hAnsi="仿宋" w:eastAsia="仿宋" w:cs="仿宋"/>
          <w:b/>
          <w:bCs/>
          <w:spacing w:val="5"/>
          <w:sz w:val="24"/>
          <w:szCs w:val="24"/>
        </w:rPr>
        <w:t>第四条</w:t>
      </w:r>
      <w:ins w:id="733" w:author="不要说话" w:date="2026-03-25T17:24:35Z">
        <w:r>
          <w:rPr>
            <w:rFonts w:hint="eastAsia" w:ascii="仿宋" w:hAnsi="仿宋" w:eastAsia="仿宋" w:cs="仿宋"/>
            <w:b/>
            <w:bCs/>
            <w:spacing w:val="5"/>
            <w:sz w:val="24"/>
            <w:szCs w:val="24"/>
          </w:rPr>
          <w:t>零星需求及补充开发处理机制</w:t>
        </w:r>
      </w:ins>
    </w:p>
    <w:p w14:paraId="3DA72587">
      <w:pPr>
        <w:pStyle w:val="23"/>
        <w:spacing w:before="100" w:line="222" w:lineRule="auto"/>
        <w:ind w:left="420" w:leftChars="0"/>
        <w:outlineLvl w:val="9"/>
        <w:rPr>
          <w:ins w:id="734" w:author="不要说话" w:date="2026-03-25T17:25:05Z"/>
          <w:rFonts w:hint="eastAsia" w:ascii="仿宋" w:hAnsi="仿宋" w:eastAsia="仿宋" w:cs="仿宋"/>
          <w:b/>
          <w:bCs/>
          <w:spacing w:val="5"/>
          <w:sz w:val="24"/>
          <w:szCs w:val="24"/>
        </w:rPr>
      </w:pPr>
      <w:ins w:id="735" w:author="不要说话" w:date="2026-03-25T17:29:41Z">
        <w:r>
          <w:rPr>
            <w:rFonts w:hint="eastAsia" w:ascii="仿宋" w:hAnsi="仿宋" w:eastAsia="仿宋" w:cs="仿宋"/>
            <w:b/>
            <w:bCs/>
            <w:spacing w:val="5"/>
            <w:sz w:val="24"/>
            <w:szCs w:val="24"/>
            <w:lang w:val="en-US" w:eastAsia="zh-CN"/>
          </w:rPr>
          <w:t>4</w:t>
        </w:r>
      </w:ins>
      <w:ins w:id="736" w:author="不要说话" w:date="2026-03-25T17:29:42Z">
        <w:r>
          <w:rPr>
            <w:rFonts w:hint="eastAsia" w:ascii="仿宋" w:hAnsi="仿宋" w:eastAsia="仿宋" w:cs="仿宋"/>
            <w:b/>
            <w:bCs/>
            <w:spacing w:val="5"/>
            <w:sz w:val="24"/>
            <w:szCs w:val="24"/>
            <w:lang w:val="en-US" w:eastAsia="zh-CN"/>
          </w:rPr>
          <w:t>.1</w:t>
        </w:r>
      </w:ins>
      <w:ins w:id="737" w:author="不要说话" w:date="2026-03-25T17:29:44Z">
        <w:r>
          <w:rPr>
            <w:rFonts w:hint="eastAsia" w:ascii="仿宋" w:hAnsi="仿宋" w:eastAsia="仿宋" w:cs="仿宋"/>
            <w:b/>
            <w:bCs/>
            <w:spacing w:val="5"/>
            <w:sz w:val="24"/>
            <w:szCs w:val="24"/>
            <w:lang w:val="en-US" w:eastAsia="zh-CN"/>
          </w:rPr>
          <w:t xml:space="preserve"> </w:t>
        </w:r>
      </w:ins>
      <w:ins w:id="738" w:author="不要说话" w:date="2026-03-25T17:25:05Z">
        <w:r>
          <w:rPr>
            <w:rFonts w:hint="eastAsia" w:ascii="仿宋" w:hAnsi="仿宋" w:eastAsia="仿宋" w:cs="仿宋"/>
            <w:b/>
            <w:bCs/>
            <w:spacing w:val="5"/>
            <w:sz w:val="24"/>
            <w:szCs w:val="24"/>
          </w:rPr>
          <w:t>在本合同履行过程中，甲方根据实际业务需要提出与本项目相关的零星需求优化、功能补充、局部调整或者配套开发事项的，乙方可以根据甲方要求进行评估并实施；但该等零星需求的处理应当按照本条约定执行。</w:t>
        </w:r>
      </w:ins>
    </w:p>
    <w:p w14:paraId="674CE615">
      <w:pPr>
        <w:pStyle w:val="23"/>
        <w:spacing w:before="100" w:line="222" w:lineRule="auto"/>
        <w:ind w:left="420" w:leftChars="0"/>
        <w:outlineLvl w:val="9"/>
        <w:rPr>
          <w:ins w:id="739" w:author="不要说话" w:date="2026-03-25T17:25:05Z"/>
          <w:rFonts w:hint="eastAsia" w:ascii="仿宋" w:hAnsi="仿宋" w:eastAsia="仿宋" w:cs="仿宋"/>
          <w:b/>
          <w:bCs/>
          <w:spacing w:val="5"/>
          <w:sz w:val="24"/>
          <w:szCs w:val="24"/>
        </w:rPr>
      </w:pPr>
      <w:ins w:id="740" w:author="不要说话" w:date="2026-03-25T17:29:46Z">
        <w:r>
          <w:rPr>
            <w:rFonts w:hint="eastAsia" w:ascii="仿宋" w:hAnsi="仿宋" w:eastAsia="仿宋" w:cs="仿宋"/>
            <w:b/>
            <w:bCs/>
            <w:spacing w:val="5"/>
            <w:sz w:val="24"/>
            <w:szCs w:val="24"/>
            <w:lang w:val="en-US" w:eastAsia="zh-CN"/>
          </w:rPr>
          <w:t xml:space="preserve">4.2 </w:t>
        </w:r>
      </w:ins>
      <w:ins w:id="741" w:author="不要说话" w:date="2026-03-25T17:25:05Z">
        <w:r>
          <w:rPr>
            <w:rFonts w:hint="eastAsia" w:ascii="仿宋" w:hAnsi="仿宋" w:eastAsia="仿宋" w:cs="仿宋"/>
            <w:b/>
            <w:bCs/>
            <w:spacing w:val="5"/>
            <w:sz w:val="24"/>
            <w:szCs w:val="24"/>
          </w:rPr>
          <w:t>甲方提出零星需求时，应当通过双方约定的电子邮件方式向乙方发送需求内容、需求说明或者相关材料。乙方收到后，应当结合需求内容就开发方案、报价金额、开发周期、交付安排等向甲方进行邮件回复。</w:t>
        </w:r>
      </w:ins>
    </w:p>
    <w:p w14:paraId="00C17062">
      <w:pPr>
        <w:pStyle w:val="23"/>
        <w:spacing w:before="100" w:line="222" w:lineRule="auto"/>
        <w:ind w:left="420" w:leftChars="0"/>
        <w:outlineLvl w:val="9"/>
        <w:rPr>
          <w:ins w:id="742" w:author="不要说话" w:date="2026-03-25T17:25:05Z"/>
          <w:rFonts w:hint="eastAsia" w:ascii="仿宋" w:hAnsi="仿宋" w:eastAsia="仿宋" w:cs="仿宋"/>
          <w:b/>
          <w:bCs/>
          <w:spacing w:val="5"/>
          <w:sz w:val="24"/>
          <w:szCs w:val="24"/>
        </w:rPr>
      </w:pPr>
      <w:ins w:id="743" w:author="不要说话" w:date="2026-03-25T17:29:49Z">
        <w:r>
          <w:rPr>
            <w:rFonts w:hint="eastAsia" w:ascii="仿宋" w:hAnsi="仿宋" w:eastAsia="仿宋" w:cs="仿宋"/>
            <w:b/>
            <w:bCs/>
            <w:spacing w:val="5"/>
            <w:sz w:val="24"/>
            <w:szCs w:val="24"/>
            <w:lang w:val="en-US" w:eastAsia="zh-CN"/>
          </w:rPr>
          <w:t xml:space="preserve">4.3 </w:t>
        </w:r>
      </w:ins>
      <w:ins w:id="744" w:author="不要说话" w:date="2026-03-25T17:25:05Z">
        <w:r>
          <w:rPr>
            <w:rFonts w:hint="eastAsia" w:ascii="仿宋" w:hAnsi="仿宋" w:eastAsia="仿宋" w:cs="仿宋"/>
            <w:b/>
            <w:bCs/>
            <w:spacing w:val="5"/>
            <w:sz w:val="24"/>
            <w:szCs w:val="24"/>
          </w:rPr>
          <w:t>甲方对乙方前述报价金额、开发周期及开发安排确认后，应当以电子邮件方式向乙方发出确认意见。乙方在收到甲方确认邮件后，可以按甲方确认内容提前开展相关开发工作。双方确认，上述邮件往来构成双方就该项零星需求实施、费用及周期安排的有效依据。</w:t>
        </w:r>
      </w:ins>
    </w:p>
    <w:p w14:paraId="3E4CECBE">
      <w:pPr>
        <w:pStyle w:val="23"/>
        <w:spacing w:before="100" w:line="222" w:lineRule="auto"/>
        <w:ind w:left="420" w:leftChars="0"/>
        <w:outlineLvl w:val="9"/>
        <w:rPr>
          <w:ins w:id="745" w:author="不要说话" w:date="2026-03-25T17:25:05Z"/>
          <w:rFonts w:hint="eastAsia" w:ascii="仿宋" w:hAnsi="仿宋" w:eastAsia="仿宋" w:cs="仿宋"/>
          <w:b/>
          <w:bCs/>
          <w:spacing w:val="5"/>
          <w:sz w:val="24"/>
          <w:szCs w:val="24"/>
        </w:rPr>
      </w:pPr>
      <w:ins w:id="746" w:author="不要说话" w:date="2026-03-25T17:29:51Z">
        <w:r>
          <w:rPr>
            <w:rFonts w:hint="eastAsia" w:ascii="仿宋" w:hAnsi="仿宋" w:eastAsia="仿宋" w:cs="仿宋"/>
            <w:b/>
            <w:bCs/>
            <w:spacing w:val="5"/>
            <w:sz w:val="24"/>
            <w:szCs w:val="24"/>
            <w:lang w:val="en-US" w:eastAsia="zh-CN"/>
          </w:rPr>
          <w:t>4</w:t>
        </w:r>
      </w:ins>
      <w:ins w:id="747" w:author="不要说话" w:date="2026-03-25T17:29:52Z">
        <w:r>
          <w:rPr>
            <w:rFonts w:hint="eastAsia" w:ascii="仿宋" w:hAnsi="仿宋" w:eastAsia="仿宋" w:cs="仿宋"/>
            <w:b/>
            <w:bCs/>
            <w:spacing w:val="5"/>
            <w:sz w:val="24"/>
            <w:szCs w:val="24"/>
            <w:lang w:val="en-US" w:eastAsia="zh-CN"/>
          </w:rPr>
          <w:t xml:space="preserve">.4 </w:t>
        </w:r>
      </w:ins>
      <w:ins w:id="748" w:author="不要说话" w:date="2026-03-25T17:25:05Z">
        <w:r>
          <w:rPr>
            <w:rFonts w:hint="eastAsia" w:ascii="仿宋" w:hAnsi="仿宋" w:eastAsia="仿宋" w:cs="仿宋"/>
            <w:b/>
            <w:bCs/>
            <w:spacing w:val="5"/>
            <w:sz w:val="24"/>
            <w:szCs w:val="24"/>
          </w:rPr>
          <w:t>依据本条处理的零星需求，其累计对应的合同金额增量，合计不得超过本合同签约总金额的百分之十（10%）。在前述比例范围内，经双方按照本条约定完成邮件确认的，乙方可据此实施开发，相关费用纳入本合同项下结算或支付安排中处理，具体支付节点由双方结合项目进度另行确认。</w:t>
        </w:r>
      </w:ins>
    </w:p>
    <w:p w14:paraId="20080990">
      <w:pPr>
        <w:pStyle w:val="23"/>
        <w:spacing w:before="100" w:line="222" w:lineRule="auto"/>
        <w:ind w:left="420" w:leftChars="0"/>
        <w:outlineLvl w:val="9"/>
        <w:rPr>
          <w:ins w:id="749" w:author="不要说话" w:date="2026-03-25T17:25:05Z"/>
          <w:rFonts w:hint="eastAsia" w:ascii="仿宋" w:hAnsi="仿宋" w:eastAsia="仿宋" w:cs="仿宋"/>
          <w:b/>
          <w:bCs/>
          <w:spacing w:val="5"/>
          <w:sz w:val="24"/>
          <w:szCs w:val="24"/>
        </w:rPr>
      </w:pPr>
      <w:ins w:id="750" w:author="不要说话" w:date="2026-03-25T17:29:54Z">
        <w:r>
          <w:rPr>
            <w:rFonts w:hint="eastAsia" w:ascii="仿宋" w:hAnsi="仿宋" w:eastAsia="仿宋" w:cs="仿宋"/>
            <w:b/>
            <w:bCs/>
            <w:spacing w:val="5"/>
            <w:sz w:val="24"/>
            <w:szCs w:val="24"/>
            <w:lang w:val="en-US" w:eastAsia="zh-CN"/>
          </w:rPr>
          <w:t xml:space="preserve">4.5 </w:t>
        </w:r>
      </w:ins>
      <w:ins w:id="751" w:author="不要说话" w:date="2026-03-25T17:25:05Z">
        <w:r>
          <w:rPr>
            <w:rFonts w:hint="eastAsia" w:ascii="仿宋" w:hAnsi="仿宋" w:eastAsia="仿宋" w:cs="仿宋"/>
            <w:b/>
            <w:bCs/>
            <w:spacing w:val="5"/>
            <w:sz w:val="24"/>
            <w:szCs w:val="24"/>
          </w:rPr>
          <w:t>如甲方提出的零星需求，导致累计新增金额超过本合同签约总金额的百分之十（10%），则超出部分以及对应开发事项不再属于本合同项下调整范围，双方应当另行协商并签署新的合同或补充采购文件后再行实施。在新的合同或者补充法律文件生效前，乙方有权不开展超出前述比例范围的开发工作。</w:t>
        </w:r>
      </w:ins>
    </w:p>
    <w:p w14:paraId="6D30EA60">
      <w:pPr>
        <w:pStyle w:val="23"/>
        <w:spacing w:before="100" w:line="222" w:lineRule="auto"/>
        <w:ind w:left="420" w:leftChars="0"/>
        <w:outlineLvl w:val="9"/>
        <w:rPr>
          <w:ins w:id="752" w:author="不要说话" w:date="2026-03-25T17:25:05Z"/>
          <w:rFonts w:hint="eastAsia" w:ascii="仿宋" w:hAnsi="仿宋" w:eastAsia="仿宋" w:cs="仿宋"/>
          <w:b/>
          <w:bCs/>
          <w:spacing w:val="5"/>
          <w:sz w:val="24"/>
          <w:szCs w:val="24"/>
        </w:rPr>
      </w:pPr>
      <w:ins w:id="753" w:author="不要说话" w:date="2026-03-25T17:29:56Z">
        <w:r>
          <w:rPr>
            <w:rFonts w:hint="eastAsia" w:ascii="仿宋" w:hAnsi="仿宋" w:eastAsia="仿宋" w:cs="仿宋"/>
            <w:b/>
            <w:bCs/>
            <w:spacing w:val="5"/>
            <w:sz w:val="24"/>
            <w:szCs w:val="24"/>
            <w:lang w:val="en-US" w:eastAsia="zh-CN"/>
          </w:rPr>
          <w:t>4</w:t>
        </w:r>
      </w:ins>
      <w:ins w:id="754" w:author="不要说话" w:date="2026-03-25T17:29:57Z">
        <w:r>
          <w:rPr>
            <w:rFonts w:hint="eastAsia" w:ascii="仿宋" w:hAnsi="仿宋" w:eastAsia="仿宋" w:cs="仿宋"/>
            <w:b/>
            <w:bCs/>
            <w:spacing w:val="5"/>
            <w:sz w:val="24"/>
            <w:szCs w:val="24"/>
            <w:lang w:val="en-US" w:eastAsia="zh-CN"/>
          </w:rPr>
          <w:t xml:space="preserve">.6 </w:t>
        </w:r>
      </w:ins>
      <w:ins w:id="755" w:author="不要说话" w:date="2026-03-25T17:25:05Z">
        <w:r>
          <w:rPr>
            <w:rFonts w:hint="eastAsia" w:ascii="仿宋" w:hAnsi="仿宋" w:eastAsia="仿宋" w:cs="仿宋"/>
            <w:b/>
            <w:bCs/>
            <w:spacing w:val="5"/>
            <w:sz w:val="24"/>
            <w:szCs w:val="24"/>
          </w:rPr>
          <w:t>双方进一步确认，凡超过本合同签约总金额百分之十（10%）的新增开发、功能扩展、业务模块增加、重大流程调整或者其他实质性范围扩张事项，均不视为本合同项下当然包含的工作内容，乙方无需仅依据单方通知、口头沟通、会议纪要或者未完成确认的邮件内容承担开发义务。</w:t>
        </w:r>
      </w:ins>
    </w:p>
    <w:p w14:paraId="2C0DFEBF">
      <w:pPr>
        <w:pStyle w:val="23"/>
        <w:spacing w:before="100" w:line="222" w:lineRule="auto"/>
        <w:ind w:left="420" w:leftChars="0"/>
        <w:outlineLvl w:val="9"/>
        <w:rPr>
          <w:ins w:id="756" w:author="不要说话" w:date="2026-03-25T17:25:05Z"/>
          <w:rFonts w:hint="eastAsia" w:ascii="仿宋" w:hAnsi="仿宋" w:eastAsia="仿宋" w:cs="仿宋"/>
          <w:b/>
          <w:bCs/>
          <w:spacing w:val="5"/>
          <w:sz w:val="24"/>
          <w:szCs w:val="24"/>
        </w:rPr>
      </w:pPr>
      <w:ins w:id="757" w:author="不要说话" w:date="2026-03-25T17:29:59Z">
        <w:r>
          <w:rPr>
            <w:rFonts w:hint="eastAsia" w:ascii="仿宋" w:hAnsi="仿宋" w:eastAsia="仿宋" w:cs="仿宋"/>
            <w:b/>
            <w:bCs/>
            <w:spacing w:val="5"/>
            <w:sz w:val="24"/>
            <w:szCs w:val="24"/>
            <w:lang w:val="en-US" w:eastAsia="zh-CN"/>
          </w:rPr>
          <w:t>4.</w:t>
        </w:r>
      </w:ins>
      <w:ins w:id="758" w:author="不要说话" w:date="2026-03-25T17:30:00Z">
        <w:r>
          <w:rPr>
            <w:rFonts w:hint="eastAsia" w:ascii="仿宋" w:hAnsi="仿宋" w:eastAsia="仿宋" w:cs="仿宋"/>
            <w:b/>
            <w:bCs/>
            <w:spacing w:val="5"/>
            <w:sz w:val="24"/>
            <w:szCs w:val="24"/>
            <w:lang w:val="en-US" w:eastAsia="zh-CN"/>
          </w:rPr>
          <w:t xml:space="preserve">7 </w:t>
        </w:r>
      </w:ins>
      <w:ins w:id="759" w:author="不要说话" w:date="2026-03-25T17:25:05Z">
        <w:r>
          <w:rPr>
            <w:rFonts w:hint="eastAsia" w:ascii="仿宋" w:hAnsi="仿宋" w:eastAsia="仿宋" w:cs="仿宋"/>
            <w:b/>
            <w:bCs/>
            <w:spacing w:val="5"/>
            <w:sz w:val="24"/>
            <w:szCs w:val="24"/>
          </w:rPr>
          <w:t>除本条另有约定外，涉及零星需求的提出、报价、周期确认、开发安排及金额确认，均应以双方邮件往来内容为准；双方后续如就相关事项另行签署补充协议、新合同或者其他书面文件的，以该等经双方正式签署生效的文件为准。</w:t>
        </w:r>
      </w:ins>
    </w:p>
    <w:p w14:paraId="6D1C869D">
      <w:pPr>
        <w:pStyle w:val="23"/>
        <w:spacing w:before="100" w:line="222" w:lineRule="auto"/>
        <w:ind w:left="420" w:leftChars="0"/>
        <w:outlineLvl w:val="1"/>
        <w:rPr>
          <w:rFonts w:hint="default" w:ascii="仿宋" w:hAnsi="仿宋" w:eastAsia="仿宋" w:cs="仿宋"/>
          <w:b/>
          <w:bCs/>
          <w:spacing w:val="5"/>
          <w:sz w:val="24"/>
          <w:szCs w:val="24"/>
          <w:lang w:val="en-US" w:eastAsia="zh-CN"/>
        </w:rPr>
      </w:pPr>
      <w:ins w:id="760" w:author="不要说话" w:date="2026-03-25T17:24:15Z">
        <w:r>
          <w:rPr>
            <w:rFonts w:hint="eastAsia" w:ascii="仿宋" w:hAnsi="仿宋" w:eastAsia="仿宋" w:cs="仿宋"/>
            <w:b/>
            <w:bCs/>
            <w:spacing w:val="5"/>
            <w:sz w:val="24"/>
            <w:szCs w:val="24"/>
            <w:lang w:val="en-US" w:eastAsia="zh-CN"/>
          </w:rPr>
          <w:t>第五</w:t>
        </w:r>
      </w:ins>
      <w:ins w:id="761" w:author="不要说话" w:date="2026-03-25T17:24:17Z">
        <w:r>
          <w:rPr>
            <w:rFonts w:hint="eastAsia" w:ascii="仿宋" w:hAnsi="仿宋" w:eastAsia="仿宋" w:cs="仿宋"/>
            <w:b/>
            <w:bCs/>
            <w:spacing w:val="5"/>
            <w:sz w:val="24"/>
            <w:szCs w:val="24"/>
            <w:lang w:val="en-US" w:eastAsia="zh-CN"/>
          </w:rPr>
          <w:t>条</w:t>
        </w:r>
      </w:ins>
      <w:ins w:id="762" w:author="不要说话" w:date="2026-03-25T17:24:19Z">
        <w:r>
          <w:rPr>
            <w:rFonts w:hint="eastAsia" w:ascii="仿宋" w:hAnsi="仿宋" w:eastAsia="仿宋" w:cs="仿宋"/>
            <w:b/>
            <w:bCs/>
            <w:spacing w:val="5"/>
            <w:sz w:val="24"/>
            <w:szCs w:val="24"/>
            <w:lang w:val="en-US" w:eastAsia="zh-CN"/>
          </w:rPr>
          <w:t>支付</w:t>
        </w:r>
      </w:ins>
    </w:p>
    <w:p w14:paraId="5A338F0E">
      <w:pPr>
        <w:pStyle w:val="23"/>
        <w:tabs>
          <w:tab w:val="left" w:pos="150"/>
        </w:tabs>
        <w:spacing w:before="0" w:line="360" w:lineRule="auto"/>
        <w:ind w:left="0" w:right="0" w:firstLine="499" w:firstLineChars="0"/>
        <w:jc w:val="both"/>
        <w:rPr>
          <w:rFonts w:hint="eastAsia" w:ascii="仿宋" w:hAnsi="仿宋" w:eastAsia="仿宋" w:cs="仿宋"/>
          <w:spacing w:val="19"/>
          <w:sz w:val="24"/>
        </w:rPr>
      </w:pPr>
      <w:ins w:id="763" w:author="不要说话" w:date="2026-03-25T17:25:24Z">
        <w:r>
          <w:rPr>
            <w:rFonts w:hint="eastAsia" w:ascii="仿宋" w:hAnsi="仿宋" w:eastAsia="仿宋" w:cs="仿宋"/>
            <w:spacing w:val="19"/>
            <w:sz w:val="24"/>
            <w:lang w:val="en-US" w:eastAsia="zh-CN"/>
          </w:rPr>
          <w:t>5</w:t>
        </w:r>
      </w:ins>
      <w:r>
        <w:rPr>
          <w:rFonts w:hint="eastAsia" w:ascii="仿宋" w:hAnsi="仿宋" w:eastAsia="仿宋" w:cs="仿宋"/>
          <w:spacing w:val="19"/>
          <w:sz w:val="24"/>
        </w:rPr>
        <w:t>.1合同总价的所有支付由甲方以[银行转账](银行转账、电汇、支票等)方 式付至乙方。甲乙双方银行账户信息和纳税人信息：</w:t>
      </w:r>
    </w:p>
    <w:p w14:paraId="653B344C">
      <w:pPr>
        <w:pStyle w:val="23"/>
        <w:tabs>
          <w:tab w:val="left" w:pos="150"/>
        </w:tabs>
        <w:spacing w:before="0" w:line="360" w:lineRule="auto"/>
        <w:ind w:left="0" w:firstLine="499" w:firstLineChars="0"/>
        <w:jc w:val="both"/>
        <w:rPr>
          <w:rFonts w:hint="eastAsia" w:ascii="仿宋" w:hAnsi="仿宋" w:eastAsia="仿宋" w:cs="仿宋"/>
          <w:spacing w:val="19"/>
          <w:sz w:val="24"/>
        </w:rPr>
      </w:pPr>
      <w:r>
        <w:rPr>
          <w:rFonts w:hint="eastAsia" w:ascii="仿宋" w:hAnsi="仿宋" w:eastAsia="仿宋" w:cs="仿宋"/>
          <w:spacing w:val="19"/>
          <w:sz w:val="24"/>
        </w:rPr>
        <w:t>甲方信息如下：</w:t>
      </w:r>
    </w:p>
    <w:p w14:paraId="50DBFED4">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开户行：[中国工商银行南京市大方巷支行</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60E89D18">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 xml:space="preserve">银行地址：[鼓楼区云南路11号] </w:t>
      </w:r>
    </w:p>
    <w:p w14:paraId="7CBA34C3">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户名：[南京三方化工设备监理有限公司]</w:t>
      </w:r>
    </w:p>
    <w:p w14:paraId="5BA0C7BC">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账号：[4301011109100236073]</w:t>
      </w:r>
    </w:p>
    <w:p w14:paraId="3622A26C">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统一社会信用代码：[91320106768150436Y]</w:t>
      </w:r>
    </w:p>
    <w:p w14:paraId="64D62E79">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地址：[南京市鼓楼区清江南路19号南大苏富特科技创新园一号楼3层]</w:t>
      </w:r>
    </w:p>
    <w:p w14:paraId="6120B6FA">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电话：[025-68220752]</w:t>
      </w:r>
    </w:p>
    <w:p w14:paraId="2C95A182">
      <w:pPr>
        <w:pStyle w:val="23"/>
        <w:spacing w:before="28" w:line="272" w:lineRule="auto"/>
        <w:ind w:left="489" w:right="5694"/>
        <w:rPr>
          <w:rFonts w:hint="eastAsia" w:ascii="仿宋" w:hAnsi="仿宋" w:eastAsia="仿宋" w:cs="仿宋"/>
          <w:sz w:val="24"/>
        </w:rPr>
      </w:pPr>
    </w:p>
    <w:p w14:paraId="559DCE62">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rPr>
        <w:t>乙方信息如下：</w:t>
      </w:r>
    </w:p>
    <w:p w14:paraId="1A7CF253">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开户行：[ ]</w:t>
      </w:r>
    </w:p>
    <w:p w14:paraId="462EBC00">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银行地址：[</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794BEE81">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户名：[</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4F7D6EF8">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账号：[</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2B0AF5A8">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统一社会信用代码：[</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203F9686">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地址：[</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35546A79">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电话：[</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6E749A79">
      <w:pPr>
        <w:pStyle w:val="23"/>
        <w:tabs>
          <w:tab w:val="left" w:pos="150"/>
        </w:tabs>
        <w:spacing w:before="0"/>
        <w:ind w:left="0" w:leftChars="0" w:firstLine="499" w:firstLineChars="0"/>
        <w:jc w:val="both"/>
        <w:rPr>
          <w:rFonts w:hint="eastAsia" w:ascii="仿宋" w:hAnsi="仿宋" w:eastAsia="仿宋" w:cs="仿宋"/>
          <w:spacing w:val="19"/>
          <w:kern w:val="2"/>
          <w:sz w:val="24"/>
          <w:szCs w:val="24"/>
        </w:rPr>
      </w:pPr>
      <w:del w:id="764" w:author="不要说话" w:date="2026-03-25T17:25:27Z">
        <w:r>
          <w:rPr>
            <w:rFonts w:hint="default" w:ascii="仿宋" w:hAnsi="仿宋" w:eastAsia="仿宋" w:cs="仿宋"/>
            <w:snapToGrid/>
            <w:color w:val="000000"/>
            <w:spacing w:val="19"/>
            <w:kern w:val="2"/>
            <w:sz w:val="24"/>
            <w:szCs w:val="24"/>
            <w:lang w:val="en-US" w:eastAsia="zh-CN" w:bidi="ar-SA"/>
          </w:rPr>
          <w:delText>4</w:delText>
        </w:r>
      </w:del>
      <w:ins w:id="765" w:author="不要说话" w:date="2026-03-25T17:25:27Z">
        <w:r>
          <w:rPr>
            <w:rFonts w:hint="eastAsia" w:ascii="仿宋" w:hAnsi="仿宋" w:eastAsia="仿宋" w:cs="仿宋"/>
            <w:snapToGrid/>
            <w:color w:val="000000"/>
            <w:spacing w:val="19"/>
            <w:kern w:val="2"/>
            <w:sz w:val="24"/>
            <w:szCs w:val="24"/>
            <w:lang w:val="en-US" w:eastAsia="zh-CN" w:bidi="ar-SA"/>
          </w:rPr>
          <w:t>5</w:t>
        </w:r>
      </w:ins>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2</w:t>
      </w:r>
      <w:r>
        <w:rPr>
          <w:rFonts w:hint="eastAsia" w:ascii="仿宋" w:hAnsi="仿宋" w:eastAsia="仿宋" w:cs="仿宋"/>
          <w:snapToGrid/>
          <w:spacing w:val="19"/>
          <w:kern w:val="2"/>
          <w:sz w:val="24"/>
          <w:szCs w:val="24"/>
          <w:shd w:val="clear"/>
          <w:lang w:val="en-US" w:eastAsia="zh-CN" w:bidi="ar-SA"/>
        </w:rPr>
        <w:t>甲方按照以下条款向乙方支付合同总价：</w:t>
      </w:r>
    </w:p>
    <w:p w14:paraId="1DE4E55C">
      <w:pPr>
        <w:pStyle w:val="23"/>
        <w:widowControl/>
        <w:tabs>
          <w:tab w:val="left" w:pos="150"/>
        </w:tabs>
        <w:snapToGrid w:val="0"/>
        <w:ind w:firstLine="499"/>
        <w:jc w:val="both"/>
        <w:rPr>
          <w:rFonts w:hint="eastAsia" w:ascii="仿宋" w:hAnsi="仿宋" w:eastAsia="仿宋" w:cs="仿宋"/>
          <w:spacing w:val="19"/>
          <w:kern w:val="2"/>
          <w:sz w:val="24"/>
          <w:lang w:val="en-US" w:eastAsia="zh-CN"/>
        </w:rPr>
      </w:pPr>
      <w:r>
        <w:rPr>
          <w:rFonts w:hint="eastAsia" w:ascii="仿宋" w:hAnsi="仿宋" w:eastAsia="仿宋" w:cs="仿宋"/>
          <w:snapToGrid/>
          <w:spacing w:val="19"/>
          <w:kern w:val="2"/>
          <w:sz w:val="24"/>
          <w:szCs w:val="24"/>
          <w:shd w:val="clear"/>
          <w:lang w:val="en-US" w:eastAsia="zh-CN" w:bidi="ar-SA"/>
        </w:rPr>
        <w:t>合同签订后，乙方应3日内安排所需人员入驻甲方现场办公，</w:t>
      </w:r>
      <w:r>
        <w:rPr>
          <w:rFonts w:hint="eastAsia" w:ascii="仿宋" w:hAnsi="仿宋" w:eastAsia="仿宋" w:cs="仿宋"/>
          <w:spacing w:val="19"/>
          <w:kern w:val="2"/>
          <w:sz w:val="24"/>
          <w:lang w:val="en-US" w:eastAsia="zh-CN"/>
        </w:rPr>
        <w:t>南京三方一体化数字信息平台优化提升项目包含四项内容，各项付款节点如下所述：</w:t>
      </w:r>
    </w:p>
    <w:p w14:paraId="267C4EE4">
      <w:pPr>
        <w:widowControl/>
        <w:snapToGrid w:val="0"/>
        <w:spacing w:line="348" w:lineRule="auto"/>
        <w:ind w:firstLine="496"/>
        <w:jc w:val="both"/>
        <w:rPr>
          <w:ins w:id="766" w:author="不要说话" w:date="2026-03-25T13:43:35Z"/>
          <w:rFonts w:hint="eastAsia" w:ascii="仿宋" w:hAnsi="仿宋" w:eastAsia="仿宋" w:cs="仿宋"/>
          <w:spacing w:val="4"/>
          <w:kern w:val="0"/>
          <w:sz w:val="24"/>
          <w:lang w:val="en-US" w:eastAsia="zh-CN"/>
        </w:rPr>
      </w:pPr>
      <w:ins w:id="767" w:author="不要说话" w:date="2026-03-25T13:43:35Z">
        <w:r>
          <w:rPr>
            <w:rFonts w:hint="eastAsia" w:ascii="仿宋" w:hAnsi="仿宋" w:eastAsia="仿宋" w:cs="仿宋"/>
            <w:spacing w:val="4"/>
            <w:kern w:val="0"/>
            <w:sz w:val="24"/>
            <w:lang w:val="en-US" w:eastAsia="zh-CN"/>
          </w:rPr>
          <w:t>（1）经营管理分析模块开发，按照项目实施进度、阶段性交付成果及验收文件进行付款。乙方完成合同台账管理、项目收入管理、执行管理、工时记录、监理人员动态、开票明细管理、回款明细管理、开票/回款提醒设置等基础经营台账及提醒功能开发，并提交阶段测试验收报告后，甲方支付经营管理分析模块开发合同价款的30%；乙方完成动态成本核算管理、利润管理、利润预警与消息提醒、利润分析报表等功能开发，并提交对应测试验收报告后，甲方支付经营管理分析模块开发合同价款的30%；乙方完成经营数据量化、项目经理权限分配、全局导出功能、科研经营月报等功能开发及联调工作，并提交完整测试验收报告（含PC端及相关联动功能）后，甲方支付经营管理分析模块开发合同价款的30%；乙方完成经营管理分析模块源码（含注释）、数据库脚本、接口文档、系统架构说明、系统运维手册及用户操作手册，并经甲方确认文档和源码完整、规范后，甲方支付经营管理分析模块开发合同价款的10%。</w:t>
        </w:r>
      </w:ins>
    </w:p>
    <w:p w14:paraId="3458C5AE">
      <w:pPr>
        <w:widowControl/>
        <w:snapToGrid w:val="0"/>
        <w:spacing w:line="348" w:lineRule="auto"/>
        <w:ind w:firstLine="496"/>
        <w:jc w:val="both"/>
        <w:rPr>
          <w:ins w:id="768" w:author="不要说话" w:date="2026-03-25T13:43:35Z"/>
          <w:rFonts w:hint="eastAsia" w:ascii="仿宋" w:hAnsi="仿宋" w:eastAsia="仿宋" w:cs="仿宋"/>
          <w:spacing w:val="4"/>
          <w:kern w:val="0"/>
          <w:sz w:val="24"/>
          <w:lang w:val="en-US" w:eastAsia="zh-CN"/>
        </w:rPr>
      </w:pPr>
      <w:ins w:id="769" w:author="不要说话" w:date="2026-03-25T13:43:35Z">
        <w:r>
          <w:rPr>
            <w:rFonts w:hint="eastAsia" w:ascii="仿宋" w:hAnsi="仿宋" w:eastAsia="仿宋" w:cs="仿宋"/>
            <w:spacing w:val="4"/>
            <w:kern w:val="0"/>
            <w:sz w:val="24"/>
            <w:lang w:val="en-US" w:eastAsia="zh-CN"/>
          </w:rPr>
          <w:t>（2）对内PECMS模块优化改造，按照项目实施进度、阶段性交付成果及验收文件进行付款。乙方完成对内PECMS中派遣单、总监代表变更、驻厂交底、数据分析、监理日志、监理周报、项目管理、报表系统优化等功能的优化改造，并提交相应功能测试验收报告后，甲方支付对内PECMS模块优化改造合同价款的40%；乙方完成对内PECMS中监理文件、文件考核与升版、项目归档、知识资料库、材料库、PC消息功能等功能开发、优化及联调工作，并提交对应功能测试验收报告后，甲方支付对内PECMS模块优化改造合同价款的40%；乙方完成对内PECMS模块全部功能的完整测试验收报告、源码（含注释）、接口文档、数据库脚本、系统维护手册及用户操作手册，并经甲方确认文档和源码完整、规范后，甲方支付对内PECMS模块优化改造合同价款的10%。</w:t>
        </w:r>
      </w:ins>
    </w:p>
    <w:p w14:paraId="14308A0C">
      <w:pPr>
        <w:widowControl/>
        <w:snapToGrid w:val="0"/>
        <w:spacing w:line="348" w:lineRule="auto"/>
        <w:ind w:firstLine="496"/>
        <w:jc w:val="both"/>
        <w:rPr>
          <w:ins w:id="770" w:author="不要说话" w:date="2026-03-25T13:43:35Z"/>
          <w:rFonts w:hint="eastAsia" w:ascii="仿宋" w:hAnsi="仿宋" w:eastAsia="仿宋" w:cs="仿宋"/>
          <w:spacing w:val="4"/>
          <w:kern w:val="0"/>
          <w:sz w:val="24"/>
          <w:lang w:val="en-US" w:eastAsia="zh-CN"/>
        </w:rPr>
      </w:pPr>
      <w:ins w:id="771" w:author="不要说话" w:date="2026-03-25T13:43:35Z">
        <w:r>
          <w:rPr>
            <w:rFonts w:hint="eastAsia" w:ascii="仿宋" w:hAnsi="仿宋" w:eastAsia="仿宋" w:cs="仿宋"/>
            <w:spacing w:val="4"/>
            <w:kern w:val="0"/>
            <w:sz w:val="24"/>
            <w:lang w:val="en-US" w:eastAsia="zh-CN"/>
          </w:rPr>
          <w:t>（3）对外PECMS模块优化改造，按照项目实施进度、阶段性交付成果及验收文件进行付款。乙方完成对外PECMS中派遣单、安全交底、驻厂交底、数据分析、监理日志、监理周报、项目管理、报表系统优化等功能的优化改造，并提交相应功能测试验收报告后，甲方支付对外PECMS模块优化改造合同价款的40%；乙方完成对外PECMS中监理文件、文件考核与升版、项目归档、知识资料库、材料库、PC消息功能等功能开发、优化及联调工作，并提交对应功能测试验收报告后，甲方支付对外PECMS模块优化改造合同价款的40%；乙方完成对外PECMS模块全部功能的完整测试验收报告、源码（含注释）、接口文档、数据库脚本、系统维护手册及用户操作手册，并经甲方确认文档和源码完整、规范后，甲方支付对外PECMS模块优化改造合同价款的10%。其中，对外PECMS中与对内PECMS共用的通用功能，应按照对外业务规则、角色权限及审批流程完成适配，不得以对内功能替代对外交付成果。</w:t>
        </w:r>
      </w:ins>
    </w:p>
    <w:p w14:paraId="037F506B">
      <w:pPr>
        <w:widowControl/>
        <w:snapToGrid w:val="0"/>
        <w:spacing w:line="348" w:lineRule="auto"/>
        <w:ind w:firstLine="496"/>
        <w:jc w:val="both"/>
        <w:rPr>
          <w:ins w:id="772" w:author="不要说话" w:date="2026-03-25T13:43:35Z"/>
          <w:rFonts w:hint="eastAsia" w:ascii="仿宋" w:hAnsi="仿宋" w:eastAsia="仿宋" w:cs="仿宋"/>
          <w:spacing w:val="4"/>
          <w:kern w:val="0"/>
          <w:sz w:val="24"/>
          <w:lang w:val="en-US" w:eastAsia="zh-CN"/>
        </w:rPr>
      </w:pPr>
      <w:ins w:id="773" w:author="不要说话" w:date="2026-03-25T13:43:35Z">
        <w:r>
          <w:rPr>
            <w:rFonts w:hint="eastAsia" w:ascii="仿宋" w:hAnsi="仿宋" w:eastAsia="仿宋" w:cs="仿宋"/>
            <w:spacing w:val="4"/>
            <w:kern w:val="0"/>
            <w:sz w:val="24"/>
            <w:lang w:val="en-US" w:eastAsia="zh-CN"/>
          </w:rPr>
          <w:t>（4）安全管理模块优化改造，按照项目实施进度、阶段性交付成果及验收文件进行付款。乙方完成实时地图与全员打卡总览、派单地图与派单全量数据总览、执行部人员动态台账、培训考试中的人员性质管理、培训考试中的类型分类与权限分配等核心功能开发，并提交相应功能测试验收报告后，甲方支付安全管理模块优化改造合同价款的50%；乙方完成培训考试中的完成时效与催办规则、统计报表权限控制、培训材料阅读页缩放优化、用户管理及通讯录筛选增强等剩余功能优化，并提交完整阶段测试验收报告后，甲方支付安全管理模块优化改造合同价款的30%；乙方完成安全管理模块全部源码（含清晰注释）、数据库脚本、接口文档、部署说明、系统运维手册及用户使用手册，并经甲方确认文档和源码的完整性、规范性后，甲方支付安全管理模块优化改造合同价款的10%。</w:t>
        </w:r>
      </w:ins>
    </w:p>
    <w:p w14:paraId="341A64ED">
      <w:pPr>
        <w:widowControl/>
        <w:snapToGrid w:val="0"/>
        <w:spacing w:line="348" w:lineRule="auto"/>
        <w:ind w:firstLine="496"/>
        <w:jc w:val="both"/>
        <w:rPr>
          <w:ins w:id="774" w:author="不要说话" w:date="2026-03-25T13:43:35Z"/>
          <w:rFonts w:hint="eastAsia" w:ascii="仿宋" w:hAnsi="仿宋" w:eastAsia="仿宋" w:cs="仿宋"/>
          <w:spacing w:val="4"/>
          <w:kern w:val="0"/>
          <w:sz w:val="24"/>
          <w:lang w:val="en-US" w:eastAsia="zh-CN"/>
        </w:rPr>
      </w:pPr>
      <w:ins w:id="775" w:author="不要说话" w:date="2026-03-25T13:43:35Z">
        <w:r>
          <w:rPr>
            <w:rFonts w:hint="eastAsia" w:ascii="仿宋" w:hAnsi="仿宋" w:eastAsia="仿宋" w:cs="仿宋"/>
            <w:spacing w:val="4"/>
            <w:kern w:val="0"/>
            <w:sz w:val="24"/>
            <w:lang w:val="en-US" w:eastAsia="zh-CN"/>
          </w:rPr>
          <w:t>（5）APP端功能优化改造，按照项目实施进度、阶段性交付成果及验收文件进行付款。乙方完成消息通知、消息分类、消息角标、待办/已办列表流程名称展示等功能优化，并实现与PC端消息、待办数据的联动展示，经甲方测试通过后，甲方支付APP端功能优化改造合同价款的40%；乙方完成任务派遣单相关功能改造，包括总监代表变更、我的派单编辑、驳回后重新提交等移动端功能适配，并实现与PC端业务逻辑保持一致后，甲方支付APP端功能优化改造合同价款的40%；乙方完成APP端优化内容对应的完整测试验收报告、二次开发源码（含明确注释）、接口文档、安装部署说明及移动端使用手册，并经甲方确认文档及源码完整、规范后，甲方支付APP端功能优化改造合同价款的10%。</w:t>
        </w:r>
      </w:ins>
    </w:p>
    <w:p w14:paraId="1F7F07A8">
      <w:pPr>
        <w:pStyle w:val="23"/>
        <w:widowControl/>
        <w:tabs>
          <w:tab w:val="left" w:pos="150"/>
        </w:tabs>
        <w:snapToGrid w:val="0"/>
        <w:spacing w:line="360" w:lineRule="auto"/>
        <w:ind w:firstLine="499"/>
        <w:jc w:val="both"/>
        <w:rPr>
          <w:rFonts w:hint="eastAsia" w:ascii="仿宋" w:hAnsi="仿宋" w:eastAsia="仿宋" w:cs="仿宋"/>
          <w:color w:val="000000" w:themeColor="text1"/>
          <w:spacing w:val="19"/>
          <w:kern w:val="2"/>
          <w:sz w:val="24"/>
          <w:lang w:val="en-US" w:eastAsia="en-US"/>
          <w14:textFill>
            <w14:solidFill>
              <w14:schemeClr w14:val="tx1"/>
            </w14:solidFill>
          </w14:textFill>
        </w:rPr>
      </w:pPr>
      <w:ins w:id="776" w:author="不要说话" w:date="2026-03-25T13:43:35Z">
        <w:r>
          <w:rPr>
            <w:rFonts w:hint="eastAsia" w:ascii="仿宋" w:hAnsi="仿宋" w:eastAsia="仿宋" w:cs="仿宋"/>
            <w:spacing w:val="4"/>
            <w:kern w:val="0"/>
            <w:sz w:val="24"/>
            <w:lang w:val="en-US" w:eastAsia="zh-CN"/>
          </w:rPr>
          <w:t>（6）上述经营管理分析模块开发安全管理模块、对内PECMS模块、对外PECMS模块、APP端功能优化改造等各合同价款项下预留10%作为质保金，在维护期结束且乙方完成维护期内约定义务后，由甲方支付。每次付款前，乙方均应向甲方开具合法有效的增值税专用发票。</w:t>
        </w:r>
      </w:ins>
    </w:p>
    <w:p w14:paraId="5CFE1E52">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如甲方认为乙方工程师技术能力无法胜任本系统的开发工作，甲方有权要求乙方更换工程师，乙方在接到甲方要求后3个工作日内，</w:t>
      </w:r>
      <w:ins w:id="777" w:author="不要说话" w:date="2026-03-25T13:44:06Z">
        <w:r>
          <w:rPr>
            <w:rFonts w:hint="eastAsia" w:ascii="仿宋" w:hAnsi="仿宋" w:eastAsia="仿宋" w:cs="仿宋"/>
            <w:snapToGrid/>
            <w:color w:val="auto"/>
            <w:spacing w:val="19"/>
            <w:kern w:val="2"/>
            <w:sz w:val="24"/>
            <w:szCs w:val="24"/>
            <w:highlight w:val="none"/>
            <w:shd w:val="clear" w:color="auto" w:fill="auto"/>
            <w:lang w:val="en-US" w:eastAsia="zh-CN" w:bidi="ar-SA"/>
          </w:rPr>
          <w:t>务必</w:t>
        </w:r>
      </w:ins>
      <w:r>
        <w:rPr>
          <w:rFonts w:hint="eastAsia" w:ascii="仿宋" w:hAnsi="仿宋" w:eastAsia="仿宋" w:cs="仿宋"/>
          <w:snapToGrid/>
          <w:color w:val="auto"/>
          <w:spacing w:val="19"/>
          <w:kern w:val="2"/>
          <w:sz w:val="24"/>
          <w:szCs w:val="24"/>
          <w:highlight w:val="none"/>
          <w:shd w:val="clear" w:color="auto" w:fill="auto"/>
          <w:lang w:val="en-US" w:eastAsia="zh-CN" w:bidi="ar-SA"/>
        </w:rPr>
        <w:t>协调合适的工程师到甲方单位进行替换。</w:t>
      </w:r>
    </w:p>
    <w:p w14:paraId="6466A7C9">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如甲方认为乙方在规定时间内无法完成合同约定工作，有权要求乙方增补人员配合甲方在规定时间内完成合同约定工作。</w:t>
      </w:r>
    </w:p>
    <w:p w14:paraId="79F38BE6">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乙方UI工程师在甲方现场办公时间不低于1个月，乙方前端工程师(至少两名)、后端工程师</w:t>
      </w:r>
      <w:ins w:id="778" w:author="不要说话" w:date="2026-03-25T13:44:33Z">
        <w:r>
          <w:rPr>
            <w:rFonts w:hint="eastAsia" w:ascii="仿宋" w:hAnsi="仿宋" w:eastAsia="仿宋" w:cs="仿宋"/>
            <w:snapToGrid/>
            <w:color w:val="000000" w:themeColor="text1"/>
            <w:spacing w:val="19"/>
            <w:kern w:val="2"/>
            <w:sz w:val="24"/>
            <w:szCs w:val="24"/>
            <w:highlight w:val="none"/>
            <w:shd w:val="clear" w:color="auto" w:fill="auto"/>
            <w:lang w:val="en-US" w:eastAsia="zh-CN" w:bidi="ar-SA"/>
            <w14:textFill>
              <w14:solidFill>
                <w14:schemeClr w14:val="tx1"/>
              </w14:solidFill>
            </w14:textFill>
          </w:rPr>
          <w:t>(至少两名)</w:t>
        </w:r>
      </w:ins>
      <w:r>
        <w:rPr>
          <w:rFonts w:hint="eastAsia" w:ascii="仿宋" w:hAnsi="仿宋" w:eastAsia="仿宋" w:cs="仿宋"/>
          <w:snapToGrid/>
          <w:color w:val="auto"/>
          <w:spacing w:val="19"/>
          <w:kern w:val="2"/>
          <w:sz w:val="24"/>
          <w:szCs w:val="24"/>
          <w:highlight w:val="none"/>
          <w:shd w:val="clear" w:color="auto" w:fill="auto"/>
          <w:lang w:val="en-US" w:eastAsia="zh-CN" w:bidi="ar-SA"/>
        </w:rPr>
        <w:t>在甲方现场办公直至项目验收结束，驻场人数不得影响项目进度。</w:t>
      </w:r>
    </w:p>
    <w:p w14:paraId="130659EF">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del w:id="779" w:author="不要说话" w:date="2026-03-25T17:25:36Z">
        <w:r>
          <w:rPr>
            <w:rFonts w:hint="default" w:ascii="仿宋" w:hAnsi="仿宋" w:eastAsia="仿宋" w:cs="仿宋"/>
            <w:snapToGrid/>
            <w:spacing w:val="19"/>
            <w:sz w:val="24"/>
            <w:szCs w:val="24"/>
            <w:lang w:val="en-US"/>
          </w:rPr>
          <w:delText>4</w:delText>
        </w:r>
      </w:del>
      <w:ins w:id="780" w:author="不要说话" w:date="2026-03-25T17:25:36Z">
        <w:r>
          <w:rPr>
            <w:rFonts w:hint="eastAsia" w:ascii="仿宋" w:hAnsi="仿宋" w:eastAsia="仿宋" w:cs="仿宋"/>
            <w:snapToGrid/>
            <w:spacing w:val="19"/>
            <w:sz w:val="24"/>
            <w:szCs w:val="24"/>
            <w:lang w:val="en-US" w:eastAsia="zh-CN"/>
          </w:rPr>
          <w:t>5</w:t>
        </w:r>
      </w:ins>
      <w:r>
        <w:rPr>
          <w:rFonts w:hint="eastAsia" w:ascii="仿宋" w:hAnsi="仿宋" w:eastAsia="仿宋" w:cs="仿宋"/>
          <w:snapToGrid/>
          <w:spacing w:val="19"/>
          <w:sz w:val="24"/>
          <w:szCs w:val="24"/>
        </w:rPr>
        <w:t>.</w:t>
      </w:r>
      <w:r>
        <w:rPr>
          <w:rFonts w:hint="eastAsia" w:ascii="仿宋" w:hAnsi="仿宋" w:eastAsia="仿宋" w:cs="仿宋"/>
          <w:snapToGrid/>
          <w:color w:val="auto"/>
          <w:spacing w:val="19"/>
          <w:kern w:val="2"/>
          <w:sz w:val="24"/>
          <w:szCs w:val="24"/>
          <w:highlight w:val="none"/>
          <w:shd w:val="clear" w:color="auto" w:fill="auto"/>
          <w:lang w:val="en-US" w:eastAsia="zh-CN"/>
        </w:rPr>
        <w:t>3</w:t>
      </w:r>
      <w:ins w:id="781" w:author="不要说话" w:date="2026-03-25T16:34:01Z">
        <w:r>
          <w:rPr>
            <w:rFonts w:hint="eastAsia" w:ascii="仿宋" w:hAnsi="仿宋" w:eastAsia="仿宋" w:cs="仿宋"/>
            <w:snapToGrid/>
            <w:color w:val="auto"/>
            <w:spacing w:val="19"/>
            <w:kern w:val="2"/>
            <w:sz w:val="24"/>
            <w:szCs w:val="24"/>
            <w:highlight w:val="none"/>
            <w:shd w:val="clear" w:color="auto" w:fill="auto"/>
            <w:lang w:val="en-US" w:eastAsia="zh-CN"/>
          </w:rPr>
          <w:t xml:space="preserve"> </w:t>
        </w:r>
      </w:ins>
      <w:r>
        <w:rPr>
          <w:rFonts w:hint="eastAsia" w:ascii="仿宋" w:hAnsi="仿宋" w:eastAsia="仿宋" w:cs="仿宋"/>
          <w:snapToGrid/>
          <w:spacing w:val="19"/>
          <w:sz w:val="24"/>
          <w:szCs w:val="24"/>
        </w:rPr>
        <w:t>乙方向甲方开具增值税专用发票的，乙方应当派专人或使用挂号信件或特快专递方式在发票开具后三十日内送达甲方，送达日期以甲方签收日期为准；逾期送达的，每逾期一日，乙方应当按逾期送达发票金额的千分之三支付违约金，若因逾期送达造成甲方无法抵扣的，乙方还应赔偿甲方由此遭受的损失，金额相当于逾期送达发票可抵扣金额。</w:t>
      </w:r>
    </w:p>
    <w:p w14:paraId="248F357A">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del w:id="782" w:author="不要说话" w:date="2026-03-25T17:25:37Z">
        <w:r>
          <w:rPr>
            <w:rFonts w:hint="default" w:ascii="仿宋" w:hAnsi="仿宋" w:eastAsia="仿宋" w:cs="仿宋"/>
            <w:snapToGrid/>
            <w:spacing w:val="19"/>
            <w:sz w:val="24"/>
            <w:szCs w:val="24"/>
            <w:lang w:val="en-US"/>
          </w:rPr>
          <w:delText>4</w:delText>
        </w:r>
      </w:del>
      <w:ins w:id="783" w:author="不要说话" w:date="2026-03-25T17:25:37Z">
        <w:r>
          <w:rPr>
            <w:rFonts w:hint="eastAsia" w:ascii="仿宋" w:hAnsi="仿宋" w:eastAsia="仿宋" w:cs="仿宋"/>
            <w:snapToGrid/>
            <w:spacing w:val="19"/>
            <w:sz w:val="24"/>
            <w:szCs w:val="24"/>
            <w:lang w:val="en-US" w:eastAsia="zh-CN"/>
          </w:rPr>
          <w:t>5</w:t>
        </w:r>
      </w:ins>
      <w:r>
        <w:rPr>
          <w:rFonts w:hint="eastAsia" w:ascii="仿宋" w:hAnsi="仿宋" w:eastAsia="仿宋" w:cs="仿宋"/>
          <w:snapToGrid/>
          <w:spacing w:val="19"/>
          <w:sz w:val="24"/>
          <w:szCs w:val="24"/>
        </w:rPr>
        <w:t>.</w:t>
      </w:r>
      <w:r>
        <w:rPr>
          <w:rFonts w:hint="eastAsia" w:ascii="仿宋" w:hAnsi="仿宋" w:eastAsia="仿宋" w:cs="仿宋"/>
          <w:snapToGrid/>
          <w:color w:val="auto"/>
          <w:spacing w:val="19"/>
          <w:kern w:val="2"/>
          <w:sz w:val="24"/>
          <w:szCs w:val="24"/>
          <w:highlight w:val="none"/>
          <w:shd w:val="clear" w:color="auto" w:fill="auto"/>
          <w:lang w:val="en-US" w:eastAsia="zh-CN"/>
        </w:rPr>
        <w:t>4</w:t>
      </w:r>
      <w:ins w:id="784" w:author="不要说话" w:date="2026-03-25T16:34:00Z">
        <w:r>
          <w:rPr>
            <w:rFonts w:hint="eastAsia" w:ascii="仿宋" w:hAnsi="仿宋" w:eastAsia="仿宋" w:cs="仿宋"/>
            <w:snapToGrid/>
            <w:color w:val="auto"/>
            <w:spacing w:val="19"/>
            <w:kern w:val="2"/>
            <w:sz w:val="24"/>
            <w:szCs w:val="24"/>
            <w:highlight w:val="none"/>
            <w:shd w:val="clear" w:color="auto" w:fill="auto"/>
            <w:lang w:val="en-US" w:eastAsia="zh-CN"/>
          </w:rPr>
          <w:t xml:space="preserve"> </w:t>
        </w:r>
      </w:ins>
      <w:r>
        <w:rPr>
          <w:rFonts w:hint="eastAsia" w:ascii="仿宋" w:hAnsi="仿宋" w:eastAsia="仿宋" w:cs="仿宋"/>
          <w:snapToGrid/>
          <w:spacing w:val="19"/>
          <w:sz w:val="24"/>
          <w:szCs w:val="24"/>
        </w:rPr>
        <w:t>如乙方提供的增值税专用发票不符合法律法规要求或本合同约定，或不能通过税务认证或不能实现税款抵扣的，甲方有权拒收或于发现问题后退回，乙方应及时更换，如因此导致未能在第4.3条约定时限内送达增值税专用发票的，乙方应当按照第4.3条约定承担逾期送达的违约责任；如无法更换的，甲方有权要求乙方支付发票金额[5]%的违约金，并赔偿甲方由此遭受的损失。</w:t>
      </w:r>
    </w:p>
    <w:p w14:paraId="284894A1">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del w:id="785" w:author="不要说话" w:date="2026-03-25T17:25:38Z">
        <w:r>
          <w:rPr>
            <w:rFonts w:hint="default" w:ascii="仿宋" w:hAnsi="仿宋" w:eastAsia="仿宋" w:cs="仿宋"/>
            <w:snapToGrid/>
            <w:spacing w:val="19"/>
            <w:sz w:val="24"/>
            <w:szCs w:val="24"/>
            <w:lang w:val="en-US"/>
          </w:rPr>
          <w:delText>4</w:delText>
        </w:r>
      </w:del>
      <w:ins w:id="786" w:author="不要说话" w:date="2026-03-25T17:25:38Z">
        <w:r>
          <w:rPr>
            <w:rFonts w:hint="eastAsia" w:ascii="仿宋" w:hAnsi="仿宋" w:eastAsia="仿宋" w:cs="仿宋"/>
            <w:snapToGrid/>
            <w:spacing w:val="19"/>
            <w:sz w:val="24"/>
            <w:szCs w:val="24"/>
            <w:lang w:val="en-US" w:eastAsia="zh-CN"/>
          </w:rPr>
          <w:t>5</w:t>
        </w:r>
      </w:ins>
      <w:r>
        <w:rPr>
          <w:rFonts w:hint="eastAsia" w:ascii="仿宋" w:hAnsi="仿宋" w:eastAsia="仿宋" w:cs="仿宋"/>
          <w:snapToGrid/>
          <w:spacing w:val="19"/>
          <w:sz w:val="24"/>
          <w:szCs w:val="24"/>
        </w:rPr>
        <w:t>.</w:t>
      </w:r>
      <w:r>
        <w:rPr>
          <w:rFonts w:hint="eastAsia" w:ascii="仿宋" w:hAnsi="仿宋" w:eastAsia="仿宋" w:cs="仿宋"/>
          <w:snapToGrid/>
          <w:color w:val="auto"/>
          <w:spacing w:val="19"/>
          <w:kern w:val="2"/>
          <w:sz w:val="24"/>
          <w:szCs w:val="24"/>
          <w:highlight w:val="none"/>
          <w:shd w:val="clear" w:color="auto" w:fill="auto"/>
          <w:lang w:val="en-US" w:eastAsia="zh-CN"/>
        </w:rPr>
        <w:t>5</w:t>
      </w:r>
      <w:ins w:id="787" w:author="不要说话" w:date="2026-03-25T16:33:58Z">
        <w:r>
          <w:rPr>
            <w:rFonts w:hint="eastAsia" w:ascii="仿宋" w:hAnsi="仿宋" w:eastAsia="仿宋" w:cs="仿宋"/>
            <w:snapToGrid/>
            <w:color w:val="auto"/>
            <w:spacing w:val="19"/>
            <w:kern w:val="2"/>
            <w:sz w:val="24"/>
            <w:szCs w:val="24"/>
            <w:highlight w:val="none"/>
            <w:shd w:val="clear" w:color="auto" w:fill="auto"/>
            <w:lang w:val="en-US" w:eastAsia="zh-CN"/>
          </w:rPr>
          <w:t xml:space="preserve"> </w:t>
        </w:r>
      </w:ins>
      <w:r>
        <w:rPr>
          <w:rFonts w:hint="eastAsia" w:ascii="仿宋" w:hAnsi="仿宋" w:eastAsia="仿宋" w:cs="仿宋"/>
          <w:snapToGrid/>
          <w:spacing w:val="19"/>
          <w:sz w:val="24"/>
          <w:szCs w:val="24"/>
        </w:rPr>
        <w:t>若根据本合同规定，乙方应当支付违约金和/或承担赔偿责任，则甲方有权从上述任何一笔付款中直接扣除相应金额。扣除后仍不足以赔偿甲方损失的，乙方应在接到甲方通知后十五日内将不足部分以[银行转账](银行转账、电汇、支票等)方式付至甲方。</w:t>
      </w:r>
    </w:p>
    <w:p w14:paraId="0C8253C7">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del w:id="788" w:author="不要说话" w:date="2026-03-25T17:25:40Z">
        <w:r>
          <w:rPr>
            <w:rFonts w:hint="default" w:ascii="仿宋" w:hAnsi="仿宋" w:eastAsia="仿宋" w:cs="仿宋"/>
            <w:snapToGrid/>
            <w:spacing w:val="19"/>
            <w:sz w:val="24"/>
            <w:szCs w:val="24"/>
            <w:lang w:val="en-US"/>
          </w:rPr>
          <w:delText>4</w:delText>
        </w:r>
      </w:del>
      <w:ins w:id="789" w:author="不要说话" w:date="2026-03-25T17:25:40Z">
        <w:r>
          <w:rPr>
            <w:rFonts w:hint="eastAsia" w:ascii="仿宋" w:hAnsi="仿宋" w:eastAsia="仿宋" w:cs="仿宋"/>
            <w:snapToGrid/>
            <w:spacing w:val="19"/>
            <w:sz w:val="24"/>
            <w:szCs w:val="24"/>
            <w:lang w:val="en-US" w:eastAsia="zh-CN"/>
          </w:rPr>
          <w:t>5</w:t>
        </w:r>
      </w:ins>
      <w:r>
        <w:rPr>
          <w:rFonts w:hint="eastAsia" w:ascii="仿宋" w:hAnsi="仿宋" w:eastAsia="仿宋" w:cs="仿宋"/>
          <w:snapToGrid/>
          <w:spacing w:val="19"/>
          <w:sz w:val="24"/>
          <w:szCs w:val="24"/>
        </w:rPr>
        <w:t>.</w:t>
      </w:r>
      <w:r>
        <w:rPr>
          <w:rFonts w:hint="eastAsia" w:ascii="仿宋" w:hAnsi="仿宋" w:eastAsia="仿宋" w:cs="仿宋"/>
          <w:snapToGrid/>
          <w:color w:val="auto"/>
          <w:spacing w:val="19"/>
          <w:kern w:val="2"/>
          <w:sz w:val="24"/>
          <w:szCs w:val="24"/>
          <w:highlight w:val="none"/>
          <w:shd w:val="clear" w:color="auto" w:fill="auto"/>
          <w:lang w:val="en-US" w:eastAsia="zh-CN"/>
        </w:rPr>
        <w:t>6</w:t>
      </w:r>
      <w:ins w:id="790" w:author="不要说话" w:date="2026-03-25T16:33:56Z">
        <w:r>
          <w:rPr>
            <w:rFonts w:hint="eastAsia" w:ascii="仿宋" w:hAnsi="仿宋" w:eastAsia="仿宋" w:cs="仿宋"/>
            <w:snapToGrid/>
            <w:color w:val="auto"/>
            <w:spacing w:val="19"/>
            <w:kern w:val="2"/>
            <w:sz w:val="24"/>
            <w:szCs w:val="24"/>
            <w:highlight w:val="none"/>
            <w:shd w:val="clear" w:color="auto" w:fill="auto"/>
            <w:lang w:val="en-US" w:eastAsia="zh-CN"/>
          </w:rPr>
          <w:t xml:space="preserve"> </w:t>
        </w:r>
      </w:ins>
      <w:r>
        <w:rPr>
          <w:rFonts w:hint="eastAsia" w:ascii="仿宋" w:hAnsi="仿宋" w:eastAsia="仿宋" w:cs="仿宋"/>
          <w:snapToGrid/>
          <w:spacing w:val="19"/>
          <w:sz w:val="24"/>
          <w:szCs w:val="24"/>
        </w:rPr>
        <w:t>在甲方开户银行所发生的银行费用由甲方负担，甲方开户银行以外的一切银行费用由乙方负担。</w:t>
      </w:r>
    </w:p>
    <w:p w14:paraId="608611F2">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del w:id="791" w:author="不要说话" w:date="2026-03-25T17:25:42Z">
        <w:r>
          <w:rPr>
            <w:rFonts w:hint="default" w:ascii="仿宋" w:hAnsi="仿宋" w:eastAsia="仿宋" w:cs="仿宋"/>
            <w:snapToGrid/>
            <w:spacing w:val="19"/>
            <w:sz w:val="24"/>
            <w:szCs w:val="24"/>
            <w:lang w:val="en-US"/>
          </w:rPr>
          <w:delText>4</w:delText>
        </w:r>
      </w:del>
      <w:ins w:id="792" w:author="不要说话" w:date="2026-03-25T17:25:42Z">
        <w:r>
          <w:rPr>
            <w:rFonts w:hint="eastAsia" w:ascii="仿宋" w:hAnsi="仿宋" w:eastAsia="仿宋" w:cs="仿宋"/>
            <w:snapToGrid/>
            <w:spacing w:val="19"/>
            <w:sz w:val="24"/>
            <w:szCs w:val="24"/>
            <w:lang w:val="en-US" w:eastAsia="zh-CN"/>
          </w:rPr>
          <w:t>5</w:t>
        </w:r>
      </w:ins>
      <w:r>
        <w:rPr>
          <w:rFonts w:hint="eastAsia" w:ascii="仿宋" w:hAnsi="仿宋" w:eastAsia="仿宋" w:cs="仿宋"/>
          <w:snapToGrid/>
          <w:spacing w:val="19"/>
          <w:sz w:val="24"/>
          <w:szCs w:val="24"/>
        </w:rPr>
        <w:t>.</w:t>
      </w:r>
      <w:r>
        <w:rPr>
          <w:rFonts w:hint="eastAsia" w:ascii="仿宋" w:hAnsi="仿宋" w:eastAsia="仿宋" w:cs="仿宋"/>
          <w:snapToGrid/>
          <w:color w:val="auto"/>
          <w:spacing w:val="19"/>
          <w:kern w:val="2"/>
          <w:sz w:val="24"/>
          <w:szCs w:val="24"/>
          <w:highlight w:val="none"/>
          <w:shd w:val="clear" w:color="auto" w:fill="auto"/>
          <w:lang w:val="en-US" w:eastAsia="zh-CN"/>
        </w:rPr>
        <w:t>7</w:t>
      </w:r>
      <w:ins w:id="793" w:author="不要说话" w:date="2026-03-25T16:33:56Z">
        <w:r>
          <w:rPr>
            <w:rFonts w:hint="eastAsia" w:ascii="仿宋" w:hAnsi="仿宋" w:eastAsia="仿宋" w:cs="仿宋"/>
            <w:snapToGrid/>
            <w:color w:val="auto"/>
            <w:spacing w:val="19"/>
            <w:kern w:val="2"/>
            <w:sz w:val="24"/>
            <w:szCs w:val="24"/>
            <w:highlight w:val="none"/>
            <w:shd w:val="clear" w:color="auto" w:fill="auto"/>
            <w:lang w:val="en-US" w:eastAsia="zh-CN"/>
          </w:rPr>
          <w:t xml:space="preserve"> </w:t>
        </w:r>
      </w:ins>
      <w:r>
        <w:rPr>
          <w:rFonts w:hint="eastAsia" w:ascii="仿宋" w:hAnsi="仿宋" w:eastAsia="仿宋" w:cs="仿宋"/>
          <w:snapToGrid/>
          <w:spacing w:val="19"/>
          <w:sz w:val="24"/>
          <w:szCs w:val="24"/>
        </w:rPr>
        <w:t>若甲乙双方互负到期债务，且该债务均为金钱给付的，甲方有权以其到期债务抵销乙方的到期债务，抵销自甲方通知到达乙方时生效。</w:t>
      </w:r>
    </w:p>
    <w:p w14:paraId="14DD1218">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w:t>
      </w:r>
      <w:del w:id="794" w:author="不要说话" w:date="2026-03-25T17:25:44Z">
        <w:r>
          <w:rPr>
            <w:rFonts w:hint="default" w:ascii="仿宋" w:hAnsi="仿宋" w:eastAsia="仿宋" w:cs="仿宋"/>
            <w:b/>
            <w:bCs/>
            <w:spacing w:val="5"/>
            <w:sz w:val="24"/>
            <w:szCs w:val="24"/>
            <w:lang w:val="en-US"/>
          </w:rPr>
          <w:delText>五</w:delText>
        </w:r>
      </w:del>
      <w:ins w:id="795" w:author="不要说话" w:date="2026-03-25T17:25:45Z">
        <w:r>
          <w:rPr>
            <w:rFonts w:hint="eastAsia" w:ascii="仿宋" w:hAnsi="仿宋" w:eastAsia="仿宋" w:cs="仿宋"/>
            <w:b/>
            <w:bCs/>
            <w:spacing w:val="5"/>
            <w:sz w:val="24"/>
            <w:szCs w:val="24"/>
            <w:lang w:val="en-US" w:eastAsia="zh-CN"/>
          </w:rPr>
          <w:t>六</w:t>
        </w:r>
      </w:ins>
      <w:r>
        <w:rPr>
          <w:rFonts w:hint="eastAsia" w:ascii="仿宋" w:hAnsi="仿宋" w:eastAsia="仿宋" w:cs="仿宋"/>
          <w:b/>
          <w:bCs/>
          <w:spacing w:val="5"/>
          <w:sz w:val="24"/>
          <w:szCs w:val="24"/>
        </w:rPr>
        <w:t>条上线标准、初验、移交、试运行和终验</w:t>
      </w:r>
    </w:p>
    <w:p w14:paraId="362544E4">
      <w:pPr>
        <w:pStyle w:val="23"/>
        <w:tabs>
          <w:tab w:val="left" w:pos="150"/>
        </w:tabs>
        <w:spacing w:before="0" w:line="360" w:lineRule="auto"/>
        <w:ind w:left="0" w:right="0" w:firstLine="499"/>
        <w:jc w:val="both"/>
        <w:rPr>
          <w:rFonts w:hint="eastAsia" w:ascii="仿宋" w:hAnsi="仿宋" w:eastAsia="仿宋" w:cs="仿宋"/>
          <w:snapToGrid/>
          <w:spacing w:val="19"/>
          <w:sz w:val="24"/>
          <w:szCs w:val="24"/>
          <w:lang w:eastAsia="zh-CN"/>
        </w:rPr>
      </w:pPr>
      <w:del w:id="796" w:author="不要说话" w:date="2026-03-25T17:25:47Z">
        <w:r>
          <w:rPr>
            <w:rFonts w:hint="default" w:ascii="仿宋" w:hAnsi="仿宋" w:eastAsia="仿宋" w:cs="仿宋"/>
            <w:snapToGrid/>
            <w:spacing w:val="19"/>
            <w:sz w:val="24"/>
            <w:szCs w:val="24"/>
            <w:lang w:val="en-US"/>
          </w:rPr>
          <w:delText>5</w:delText>
        </w:r>
      </w:del>
      <w:ins w:id="797" w:author="不要说话" w:date="2026-03-25T17:25:47Z">
        <w:r>
          <w:rPr>
            <w:rFonts w:hint="eastAsia" w:ascii="仿宋" w:hAnsi="仿宋" w:eastAsia="仿宋" w:cs="仿宋"/>
            <w:snapToGrid/>
            <w:spacing w:val="19"/>
            <w:sz w:val="24"/>
            <w:szCs w:val="24"/>
            <w:lang w:val="en-US" w:eastAsia="zh-CN"/>
          </w:rPr>
          <w:t>6</w:t>
        </w:r>
      </w:ins>
      <w:r>
        <w:rPr>
          <w:rFonts w:hint="eastAsia" w:ascii="仿宋" w:hAnsi="仿宋" w:eastAsia="仿宋" w:cs="仿宋"/>
          <w:snapToGrid/>
          <w:spacing w:val="19"/>
          <w:sz w:val="24"/>
          <w:szCs w:val="24"/>
        </w:rPr>
        <w:t>.1</w:t>
      </w:r>
      <w:ins w:id="798" w:author="不要说话" w:date="2026-03-25T16:33:54Z">
        <w:r>
          <w:rPr>
            <w:rFonts w:hint="eastAsia" w:ascii="仿宋" w:hAnsi="仿宋" w:eastAsia="仿宋" w:cs="仿宋"/>
            <w:snapToGrid/>
            <w:spacing w:val="19"/>
            <w:sz w:val="24"/>
            <w:szCs w:val="24"/>
            <w:lang w:val="en-US" w:eastAsia="zh-CN"/>
          </w:rPr>
          <w:t xml:space="preserve"> </w:t>
        </w:r>
      </w:ins>
      <w:r>
        <w:rPr>
          <w:rFonts w:hint="eastAsia" w:ascii="仿宋" w:hAnsi="仿宋" w:eastAsia="仿宋" w:cs="仿宋"/>
          <w:snapToGrid/>
          <w:spacing w:val="19"/>
          <w:sz w:val="24"/>
          <w:szCs w:val="24"/>
        </w:rPr>
        <w:t>上线标准：所有功能必须全部实现，并且性能指标需要全部达到预定的要求</w:t>
      </w:r>
      <w:r>
        <w:rPr>
          <w:rFonts w:hint="eastAsia" w:ascii="仿宋" w:hAnsi="仿宋" w:eastAsia="仿宋" w:cs="仿宋"/>
          <w:snapToGrid/>
          <w:spacing w:val="19"/>
          <w:sz w:val="24"/>
          <w:szCs w:val="24"/>
          <w:lang w:eastAsia="zh-CN"/>
        </w:rPr>
        <w:t>。</w:t>
      </w:r>
    </w:p>
    <w:p w14:paraId="3532F5A5">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del w:id="799" w:author="不要说话" w:date="2026-03-25T17:25:49Z">
        <w:r>
          <w:rPr>
            <w:rFonts w:hint="default" w:ascii="仿宋" w:hAnsi="仿宋" w:eastAsia="仿宋" w:cs="仿宋"/>
            <w:snapToGrid/>
            <w:spacing w:val="19"/>
            <w:sz w:val="24"/>
            <w:szCs w:val="24"/>
            <w:lang w:val="en-US"/>
          </w:rPr>
          <w:delText>5</w:delText>
        </w:r>
      </w:del>
      <w:ins w:id="800" w:author="不要说话" w:date="2026-03-25T17:25:49Z">
        <w:r>
          <w:rPr>
            <w:rFonts w:hint="eastAsia" w:ascii="仿宋" w:hAnsi="仿宋" w:eastAsia="仿宋" w:cs="仿宋"/>
            <w:snapToGrid/>
            <w:spacing w:val="19"/>
            <w:sz w:val="24"/>
            <w:szCs w:val="24"/>
            <w:lang w:val="en-US" w:eastAsia="zh-CN"/>
          </w:rPr>
          <w:t>6</w:t>
        </w:r>
      </w:ins>
      <w:r>
        <w:rPr>
          <w:rFonts w:hint="eastAsia" w:ascii="仿宋" w:hAnsi="仿宋" w:eastAsia="仿宋" w:cs="仿宋"/>
          <w:snapToGrid/>
          <w:spacing w:val="19"/>
          <w:sz w:val="24"/>
          <w:szCs w:val="24"/>
        </w:rPr>
        <w:t>.2</w:t>
      </w:r>
      <w:ins w:id="801" w:author="不要说话" w:date="2026-03-25T16:33:53Z">
        <w:r>
          <w:rPr>
            <w:rFonts w:hint="eastAsia" w:ascii="仿宋" w:hAnsi="仿宋" w:eastAsia="仿宋" w:cs="仿宋"/>
            <w:snapToGrid/>
            <w:spacing w:val="19"/>
            <w:sz w:val="24"/>
            <w:szCs w:val="24"/>
            <w:lang w:val="en-US" w:eastAsia="zh-CN"/>
          </w:rPr>
          <w:t xml:space="preserve"> </w:t>
        </w:r>
      </w:ins>
      <w:r>
        <w:rPr>
          <w:rFonts w:hint="eastAsia" w:ascii="仿宋" w:hAnsi="仿宋" w:eastAsia="仿宋" w:cs="仿宋"/>
          <w:snapToGrid/>
          <w:spacing w:val="19"/>
          <w:sz w:val="24"/>
          <w:szCs w:val="24"/>
        </w:rPr>
        <w:t>乙方保证其向甲方提供的应用软件为全新、完整的软件，并且保证其提供的应用软件的性能、质量及运行与本合同及附件中的所有要求相符。双方按本条规定的程序和标准对乙方完成的应用软件进行初验、移交、试运行和终验。</w:t>
      </w:r>
    </w:p>
    <w:p w14:paraId="4FC5A479">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del w:id="802" w:author="不要说话" w:date="2026-03-25T17:25:50Z">
        <w:r>
          <w:rPr>
            <w:rFonts w:hint="default" w:ascii="仿宋" w:hAnsi="仿宋" w:eastAsia="仿宋" w:cs="仿宋"/>
            <w:snapToGrid/>
            <w:spacing w:val="19"/>
            <w:sz w:val="24"/>
            <w:szCs w:val="24"/>
            <w:lang w:val="en-US"/>
          </w:rPr>
          <w:delText>5</w:delText>
        </w:r>
      </w:del>
      <w:ins w:id="803" w:author="不要说话" w:date="2026-03-25T17:25:50Z">
        <w:r>
          <w:rPr>
            <w:rFonts w:hint="eastAsia" w:ascii="仿宋" w:hAnsi="仿宋" w:eastAsia="仿宋" w:cs="仿宋"/>
            <w:snapToGrid/>
            <w:spacing w:val="19"/>
            <w:sz w:val="24"/>
            <w:szCs w:val="24"/>
            <w:lang w:val="en-US" w:eastAsia="zh-CN"/>
          </w:rPr>
          <w:t>6</w:t>
        </w:r>
      </w:ins>
      <w:r>
        <w:rPr>
          <w:rFonts w:hint="eastAsia" w:ascii="仿宋" w:hAnsi="仿宋" w:eastAsia="仿宋" w:cs="仿宋"/>
          <w:snapToGrid/>
          <w:spacing w:val="19"/>
          <w:sz w:val="24"/>
          <w:szCs w:val="24"/>
        </w:rPr>
        <w:t>.3</w:t>
      </w:r>
      <w:ins w:id="804" w:author="不要说话" w:date="2026-03-25T16:33:51Z">
        <w:r>
          <w:rPr>
            <w:rFonts w:hint="eastAsia" w:ascii="仿宋" w:hAnsi="仿宋" w:eastAsia="仿宋" w:cs="仿宋"/>
            <w:snapToGrid/>
            <w:spacing w:val="19"/>
            <w:sz w:val="24"/>
            <w:szCs w:val="24"/>
            <w:lang w:val="en-US" w:eastAsia="zh-CN"/>
          </w:rPr>
          <w:t xml:space="preserve"> </w:t>
        </w:r>
      </w:ins>
      <w:r>
        <w:rPr>
          <w:rFonts w:hint="eastAsia" w:ascii="仿宋" w:hAnsi="仿宋" w:eastAsia="仿宋" w:cs="仿宋"/>
          <w:snapToGrid/>
          <w:spacing w:val="19"/>
          <w:sz w:val="24"/>
          <w:szCs w:val="24"/>
        </w:rPr>
        <w:t>初验</w:t>
      </w:r>
    </w:p>
    <w:p w14:paraId="6E22AC12">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乙方按照本合同规定将应用软件开发完成后，应向甲方提交书面初验申请，甲方在收到申请后[</w:t>
      </w:r>
      <w:r>
        <w:rPr>
          <w:rFonts w:hint="eastAsia" w:ascii="仿宋" w:hAnsi="仿宋" w:eastAsia="仿宋" w:cs="仿宋"/>
          <w:snapToGrid/>
          <w:spacing w:val="19"/>
          <w:sz w:val="24"/>
          <w:szCs w:val="24"/>
          <w:lang w:val="en-US" w:eastAsia="zh-CN"/>
        </w:rPr>
        <w:t>3</w:t>
      </w:r>
      <w:r>
        <w:rPr>
          <w:rFonts w:hint="eastAsia" w:ascii="仿宋" w:hAnsi="仿宋" w:eastAsia="仿宋" w:cs="仿宋"/>
          <w:snapToGrid/>
          <w:spacing w:val="19"/>
          <w:sz w:val="24"/>
          <w:szCs w:val="24"/>
        </w:rPr>
        <w:t>]个工作日内，按照附件对应用软件进行初验，乙方应当提供必要的配合。如果测试结果符合附件的初验测试标准，双方签署初验证书。初验证书应由双方代表签字， 一式二份，双方各执一份。</w:t>
      </w:r>
    </w:p>
    <w:p w14:paraId="62E6503B">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初验不合格，乙方应立即进行更正修改，直至测试结果符合附件。初验不合格[3]日后，经乙方更正修改仍不能达到附件的，乙方应退还甲方已付款项并按本合同总价的[10]%向甲方支付违约金，且甲方有权解除本合同。</w:t>
      </w:r>
    </w:p>
    <w:p w14:paraId="2EC23E15">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del w:id="805" w:author="不要说话" w:date="2026-03-25T17:25:52Z">
        <w:r>
          <w:rPr>
            <w:rFonts w:hint="default" w:ascii="仿宋" w:hAnsi="仿宋" w:eastAsia="仿宋" w:cs="仿宋"/>
            <w:snapToGrid/>
            <w:spacing w:val="19"/>
            <w:sz w:val="24"/>
            <w:szCs w:val="24"/>
            <w:lang w:val="en-US"/>
          </w:rPr>
          <w:delText>5</w:delText>
        </w:r>
      </w:del>
      <w:ins w:id="806" w:author="不要说话" w:date="2026-03-25T17:25:52Z">
        <w:r>
          <w:rPr>
            <w:rFonts w:hint="eastAsia" w:ascii="仿宋" w:hAnsi="仿宋" w:eastAsia="仿宋" w:cs="仿宋"/>
            <w:snapToGrid/>
            <w:spacing w:val="19"/>
            <w:sz w:val="24"/>
            <w:szCs w:val="24"/>
            <w:lang w:val="en-US" w:eastAsia="zh-CN"/>
          </w:rPr>
          <w:t>6</w:t>
        </w:r>
      </w:ins>
      <w:r>
        <w:rPr>
          <w:rFonts w:hint="eastAsia" w:ascii="仿宋" w:hAnsi="仿宋" w:eastAsia="仿宋" w:cs="仿宋"/>
          <w:snapToGrid/>
          <w:spacing w:val="19"/>
          <w:sz w:val="24"/>
          <w:szCs w:val="24"/>
        </w:rPr>
        <w:t>.4</w:t>
      </w:r>
      <w:ins w:id="807" w:author="不要说话" w:date="2026-03-25T16:33:49Z">
        <w:r>
          <w:rPr>
            <w:rFonts w:hint="eastAsia" w:ascii="仿宋" w:hAnsi="仿宋" w:eastAsia="仿宋" w:cs="仿宋"/>
            <w:snapToGrid/>
            <w:spacing w:val="19"/>
            <w:sz w:val="24"/>
            <w:szCs w:val="24"/>
            <w:lang w:val="en-US" w:eastAsia="zh-CN"/>
          </w:rPr>
          <w:t xml:space="preserve"> </w:t>
        </w:r>
      </w:ins>
      <w:r>
        <w:rPr>
          <w:rFonts w:hint="eastAsia" w:ascii="仿宋" w:hAnsi="仿宋" w:eastAsia="仿宋" w:cs="仿宋"/>
          <w:snapToGrid/>
          <w:spacing w:val="19"/>
          <w:sz w:val="24"/>
          <w:szCs w:val="24"/>
        </w:rPr>
        <w:t>移交</w:t>
      </w:r>
    </w:p>
    <w:p w14:paraId="1EAD7162">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乙方在初验合格后[1]个工作日内向甲方提交应用软件设计文件，包括但不限于应用软件的软件开发计划及其管理变更日志、软件开发安全过程管控报告、需求规格说明书、软件设计文档、软件架构文档、软件系统设计、软件安装前测试方案、测试计划、模块设计、模块组织、模块流程</w:t>
      </w:r>
      <w:r>
        <w:rPr>
          <w:rFonts w:hint="eastAsia" w:ascii="仿宋" w:hAnsi="仿宋" w:eastAsia="仿宋" w:cs="仿宋"/>
          <w:snapToGrid/>
          <w:spacing w:val="19"/>
          <w:sz w:val="24"/>
          <w:szCs w:val="24"/>
          <w:lang w:eastAsia="zh-CN"/>
        </w:rPr>
        <w:t>、</w:t>
      </w:r>
      <w:r>
        <w:rPr>
          <w:rFonts w:hint="eastAsia" w:ascii="仿宋" w:hAnsi="仿宋" w:eastAsia="仿宋" w:cs="仿宋"/>
          <w:snapToGrid/>
          <w:spacing w:val="19"/>
          <w:sz w:val="24"/>
          <w:szCs w:val="24"/>
        </w:rPr>
        <w:t>模块间接口设计</w:t>
      </w:r>
      <w:r>
        <w:rPr>
          <w:rFonts w:hint="eastAsia" w:ascii="仿宋" w:hAnsi="仿宋" w:eastAsia="仿宋" w:cs="仿宋"/>
          <w:snapToGrid/>
          <w:spacing w:val="19"/>
          <w:sz w:val="24"/>
          <w:szCs w:val="24"/>
          <w:lang w:val="en-US" w:eastAsia="zh-CN"/>
        </w:rPr>
        <w:t>文档、系统运维手册及用户系统使用指南</w:t>
      </w:r>
      <w:r>
        <w:rPr>
          <w:rFonts w:hint="eastAsia" w:ascii="仿宋" w:hAnsi="仿宋" w:eastAsia="仿宋" w:cs="仿宋"/>
          <w:snapToGrid/>
          <w:spacing w:val="19"/>
          <w:sz w:val="24"/>
          <w:szCs w:val="24"/>
        </w:rPr>
        <w:t>等，同时应提交应用软件开发各阶段文件及应用软件源代码</w:t>
      </w:r>
      <w:r>
        <w:rPr>
          <w:rFonts w:hint="eastAsia" w:ascii="仿宋" w:hAnsi="仿宋" w:eastAsia="仿宋" w:cs="仿宋"/>
          <w:snapToGrid/>
          <w:spacing w:val="19"/>
          <w:sz w:val="24"/>
          <w:szCs w:val="24"/>
          <w:lang w:eastAsia="zh-CN"/>
        </w:rPr>
        <w:t>（</w:t>
      </w:r>
      <w:r>
        <w:rPr>
          <w:rFonts w:hint="eastAsia" w:ascii="仿宋" w:hAnsi="仿宋" w:eastAsia="仿宋" w:cs="仿宋"/>
          <w:snapToGrid/>
          <w:spacing w:val="19"/>
          <w:sz w:val="24"/>
          <w:szCs w:val="24"/>
          <w:lang w:val="en-US" w:eastAsia="zh-CN"/>
        </w:rPr>
        <w:t>含注释</w:t>
      </w:r>
      <w:r>
        <w:rPr>
          <w:rFonts w:hint="eastAsia" w:ascii="仿宋" w:hAnsi="仿宋" w:eastAsia="仿宋" w:cs="仿宋"/>
          <w:snapToGrid/>
          <w:spacing w:val="19"/>
          <w:sz w:val="24"/>
          <w:szCs w:val="24"/>
          <w:lang w:eastAsia="zh-CN"/>
        </w:rPr>
        <w:t>），</w:t>
      </w:r>
      <w:r>
        <w:rPr>
          <w:rFonts w:hint="eastAsia" w:ascii="仿宋" w:hAnsi="仿宋" w:eastAsia="仿宋" w:cs="仿宋"/>
          <w:snapToGrid/>
          <w:spacing w:val="19"/>
          <w:sz w:val="24"/>
          <w:szCs w:val="24"/>
          <w:lang w:val="en-US" w:eastAsia="zh-CN"/>
        </w:rPr>
        <w:t>泛微部分需提供泛微OA的授权书</w:t>
      </w:r>
      <w:r>
        <w:rPr>
          <w:rFonts w:hint="eastAsia" w:ascii="仿宋" w:hAnsi="仿宋" w:eastAsia="仿宋" w:cs="仿宋"/>
          <w:snapToGrid/>
          <w:spacing w:val="19"/>
          <w:sz w:val="24"/>
          <w:szCs w:val="24"/>
        </w:rPr>
        <w:t>，并根据附件的要求进行全部完整、准确的技术文件的移交。</w:t>
      </w:r>
    </w:p>
    <w:p w14:paraId="077A762E">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del w:id="808" w:author="不要说话" w:date="2026-03-25T17:25:54Z">
        <w:r>
          <w:rPr>
            <w:rFonts w:hint="default" w:ascii="仿宋" w:hAnsi="仿宋" w:eastAsia="仿宋" w:cs="仿宋"/>
            <w:snapToGrid/>
            <w:spacing w:val="19"/>
            <w:sz w:val="24"/>
            <w:szCs w:val="24"/>
            <w:lang w:val="en-US"/>
          </w:rPr>
          <w:delText>5</w:delText>
        </w:r>
      </w:del>
      <w:ins w:id="809" w:author="不要说话" w:date="2026-03-25T17:25:54Z">
        <w:r>
          <w:rPr>
            <w:rFonts w:hint="eastAsia" w:ascii="仿宋" w:hAnsi="仿宋" w:eastAsia="仿宋" w:cs="仿宋"/>
            <w:snapToGrid/>
            <w:spacing w:val="19"/>
            <w:sz w:val="24"/>
            <w:szCs w:val="24"/>
            <w:lang w:val="en-US" w:eastAsia="zh-CN"/>
          </w:rPr>
          <w:t>6</w:t>
        </w:r>
      </w:ins>
      <w:r>
        <w:rPr>
          <w:rFonts w:hint="eastAsia" w:ascii="仿宋" w:hAnsi="仿宋" w:eastAsia="仿宋" w:cs="仿宋"/>
          <w:snapToGrid/>
          <w:spacing w:val="19"/>
          <w:sz w:val="24"/>
          <w:szCs w:val="24"/>
        </w:rPr>
        <w:t>.5试运行</w:t>
      </w:r>
    </w:p>
    <w:p w14:paraId="32100787">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应用软件初验合格后进入试运行期。试运行期限为[</w:t>
      </w:r>
      <w:r>
        <w:rPr>
          <w:rFonts w:hint="eastAsia" w:ascii="仿宋" w:hAnsi="仿宋" w:eastAsia="仿宋" w:cs="仿宋"/>
          <w:snapToGrid/>
          <w:spacing w:val="19"/>
          <w:sz w:val="24"/>
          <w:szCs w:val="24"/>
          <w:lang w:val="en-US" w:eastAsia="zh-CN"/>
        </w:rPr>
        <w:t>1个月</w:t>
      </w:r>
      <w:r>
        <w:rPr>
          <w:rFonts w:hint="eastAsia" w:ascii="仿宋" w:hAnsi="仿宋" w:eastAsia="仿宋" w:cs="仿宋"/>
          <w:snapToGrid/>
          <w:spacing w:val="19"/>
          <w:sz w:val="24"/>
          <w:szCs w:val="24"/>
        </w:rPr>
        <w:t>]。试运行应表明应用软件的功能和性能符合乙方在本合同附件中的承诺。如果在试运行期间发现任何因乙方原因造成的与附件规定的不符，乙方有责任对其进行修改和更正直到达到附件中的要求，同时试运行期依据上述修改、更正期间进行相应顺延。如果由于乙方原因引起的应用软件的质量和性能问题造成整个系统瘫痪，并且不能在[6]小时内恢复，试运行期自系统恢复之次日起重新开始计算。试运行最长不得超过[9天],超过该期间后仍不能达到附件的标准的，乙方应退还甲方已付款项并按本合同总价的 [10]%向甲方支付违约金，且甲方有权解除合同。</w:t>
      </w:r>
    </w:p>
    <w:p w14:paraId="0942F58F">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del w:id="810" w:author="不要说话" w:date="2026-03-25T17:25:56Z">
        <w:r>
          <w:rPr>
            <w:rFonts w:hint="default" w:ascii="仿宋" w:hAnsi="仿宋" w:eastAsia="仿宋" w:cs="仿宋"/>
            <w:snapToGrid/>
            <w:spacing w:val="19"/>
            <w:sz w:val="24"/>
            <w:szCs w:val="24"/>
            <w:lang w:val="en-US"/>
          </w:rPr>
          <w:delText>5</w:delText>
        </w:r>
      </w:del>
      <w:ins w:id="811" w:author="不要说话" w:date="2026-03-25T17:25:56Z">
        <w:r>
          <w:rPr>
            <w:rFonts w:hint="eastAsia" w:ascii="仿宋" w:hAnsi="仿宋" w:eastAsia="仿宋" w:cs="仿宋"/>
            <w:snapToGrid/>
            <w:spacing w:val="19"/>
            <w:sz w:val="24"/>
            <w:szCs w:val="24"/>
            <w:lang w:val="en-US" w:eastAsia="zh-CN"/>
          </w:rPr>
          <w:t>6</w:t>
        </w:r>
      </w:ins>
      <w:r>
        <w:rPr>
          <w:rFonts w:hint="eastAsia" w:ascii="仿宋" w:hAnsi="仿宋" w:eastAsia="仿宋" w:cs="仿宋"/>
          <w:snapToGrid/>
          <w:spacing w:val="19"/>
          <w:sz w:val="24"/>
          <w:szCs w:val="24"/>
        </w:rPr>
        <w:t>.6终验</w:t>
      </w:r>
    </w:p>
    <w:p w14:paraId="1BCC1819">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终验在试运行期届满后[1]个工作日内由甲方指派代表进行。如果终验测试应用软件的所有功能和性能指标均与附件的规定相符，甲方与乙方共同签署两份终验证书，其中一份由乙方保存， 一份由甲方保存。终验不合格，由乙方负责更正和修改。乙方更正、修改后应当再次按照附件进行终验。如果再次终验仍不合格，乙方应退还甲方已付款项并按本合同总价的[10]%向甲方支付违约金，且甲方有权解除本合同。</w:t>
      </w:r>
    </w:p>
    <w:p w14:paraId="06F7A58A">
      <w:pPr>
        <w:pStyle w:val="23"/>
        <w:tabs>
          <w:tab w:val="left" w:pos="150"/>
        </w:tabs>
        <w:spacing w:before="0" w:line="360" w:lineRule="auto"/>
        <w:ind w:right="0" w:firstLine="499"/>
        <w:jc w:val="both"/>
        <w:rPr>
          <w:rFonts w:hint="eastAsia" w:ascii="仿宋" w:hAnsi="仿宋" w:eastAsia="仿宋" w:cs="仿宋"/>
          <w:spacing w:val="10"/>
          <w:sz w:val="24"/>
          <w:szCs w:val="24"/>
          <w:lang w:val="en-US" w:eastAsia="zh-CN"/>
        </w:rPr>
      </w:pPr>
      <w:del w:id="812" w:author="不要说话" w:date="2026-03-25T17:25:58Z">
        <w:r>
          <w:rPr>
            <w:rFonts w:hint="default" w:ascii="仿宋" w:hAnsi="仿宋" w:eastAsia="仿宋" w:cs="仿宋"/>
            <w:snapToGrid/>
            <w:spacing w:val="19"/>
            <w:sz w:val="24"/>
            <w:szCs w:val="24"/>
            <w:lang w:val="en-US"/>
          </w:rPr>
          <w:delText>5</w:delText>
        </w:r>
      </w:del>
      <w:ins w:id="813" w:author="不要说话" w:date="2026-03-25T17:25:58Z">
        <w:r>
          <w:rPr>
            <w:rFonts w:hint="eastAsia" w:ascii="仿宋" w:hAnsi="仿宋" w:eastAsia="仿宋" w:cs="仿宋"/>
            <w:snapToGrid/>
            <w:spacing w:val="19"/>
            <w:sz w:val="24"/>
            <w:szCs w:val="24"/>
            <w:lang w:val="en-US" w:eastAsia="zh-CN"/>
          </w:rPr>
          <w:t>6</w:t>
        </w:r>
      </w:ins>
      <w:r>
        <w:rPr>
          <w:rFonts w:hint="eastAsia" w:ascii="仿宋" w:hAnsi="仿宋" w:eastAsia="仿宋" w:cs="仿宋"/>
          <w:snapToGrid/>
          <w:spacing w:val="19"/>
          <w:sz w:val="24"/>
          <w:szCs w:val="24"/>
        </w:rPr>
        <w:t>.7终验合格并不免除乙方根据本合同规定的保修责任。</w:t>
      </w:r>
    </w:p>
    <w:p w14:paraId="5D251493">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w:t>
      </w:r>
      <w:del w:id="814" w:author="不要说话" w:date="2026-03-25T17:26:01Z">
        <w:r>
          <w:rPr>
            <w:rFonts w:hint="default" w:ascii="仿宋" w:hAnsi="仿宋" w:eastAsia="仿宋" w:cs="仿宋"/>
            <w:b/>
            <w:bCs/>
            <w:spacing w:val="5"/>
            <w:sz w:val="24"/>
            <w:szCs w:val="24"/>
            <w:lang w:val="en-US"/>
          </w:rPr>
          <w:delText>六</w:delText>
        </w:r>
      </w:del>
      <w:ins w:id="815" w:author="不要说话" w:date="2026-03-25T17:26:03Z">
        <w:r>
          <w:rPr>
            <w:rFonts w:hint="eastAsia" w:ascii="仿宋" w:hAnsi="仿宋" w:eastAsia="仿宋" w:cs="仿宋"/>
            <w:b/>
            <w:bCs/>
            <w:spacing w:val="5"/>
            <w:sz w:val="24"/>
            <w:szCs w:val="24"/>
            <w:lang w:val="en-US" w:eastAsia="zh-CN"/>
          </w:rPr>
          <w:t>七</w:t>
        </w:r>
      </w:ins>
      <w:r>
        <w:rPr>
          <w:rFonts w:hint="eastAsia" w:ascii="仿宋" w:hAnsi="仿宋" w:eastAsia="仿宋" w:cs="仿宋"/>
          <w:b/>
          <w:bCs/>
          <w:spacing w:val="5"/>
          <w:sz w:val="24"/>
          <w:szCs w:val="24"/>
        </w:rPr>
        <w:t>条技术支持与服务、保修</w:t>
      </w:r>
    </w:p>
    <w:p w14:paraId="341835FA">
      <w:pPr>
        <w:pStyle w:val="23"/>
        <w:tabs>
          <w:tab w:val="left" w:pos="150"/>
        </w:tabs>
        <w:spacing w:before="0" w:line="360" w:lineRule="auto"/>
        <w:ind w:right="0" w:firstLine="499"/>
        <w:jc w:val="both"/>
        <w:rPr>
          <w:rFonts w:hint="eastAsia" w:ascii="仿宋" w:hAnsi="仿宋" w:eastAsia="仿宋" w:cs="仿宋"/>
          <w:spacing w:val="19"/>
          <w:sz w:val="24"/>
          <w:szCs w:val="24"/>
        </w:rPr>
      </w:pPr>
      <w:del w:id="816" w:author="不要说话" w:date="2026-03-25T17:26:06Z">
        <w:r>
          <w:rPr>
            <w:rFonts w:hint="default" w:ascii="仿宋" w:hAnsi="仿宋" w:eastAsia="仿宋" w:cs="仿宋"/>
            <w:spacing w:val="19"/>
            <w:sz w:val="24"/>
            <w:szCs w:val="24"/>
            <w:lang w:val="en-US"/>
          </w:rPr>
          <w:delText>6</w:delText>
        </w:r>
      </w:del>
      <w:ins w:id="817" w:author="不要说话" w:date="2026-03-25T17:26:06Z">
        <w:r>
          <w:rPr>
            <w:rFonts w:hint="eastAsia" w:ascii="仿宋" w:hAnsi="仿宋" w:eastAsia="仿宋" w:cs="仿宋"/>
            <w:spacing w:val="19"/>
            <w:sz w:val="24"/>
            <w:szCs w:val="24"/>
            <w:lang w:val="en-US" w:eastAsia="zh-CN"/>
          </w:rPr>
          <w:t>7</w:t>
        </w:r>
      </w:ins>
      <w:r>
        <w:rPr>
          <w:rFonts w:hint="eastAsia" w:ascii="仿宋" w:hAnsi="仿宋" w:eastAsia="仿宋" w:cs="仿宋"/>
          <w:spacing w:val="19"/>
          <w:sz w:val="24"/>
          <w:szCs w:val="24"/>
        </w:rPr>
        <w:t>.1乙方指定专业团队向甲方提供与使用应用软件相关的技术服务。乙方提供的技术支持和服务的内容包括微信、QQ、电话支持、现场服务、软件维护支持、电子邮件支持、因特网支持和提供系统应急策略等内容。本项目技术支持和服务内容详见附件。</w:t>
      </w:r>
    </w:p>
    <w:p w14:paraId="0A722711">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rFonts w:hint="eastAsia" w:ascii="仿宋" w:hAnsi="仿宋" w:eastAsia="仿宋" w:cs="仿宋"/>
          <w:spacing w:val="19"/>
          <w:sz w:val="24"/>
          <w:szCs w:val="24"/>
          <w:lang w:val="en-US" w:eastAsia="zh-CN"/>
        </w:rPr>
      </w:pPr>
      <w:del w:id="818" w:author="不要说话" w:date="2026-03-25T17:26:09Z">
        <w:r>
          <w:rPr>
            <w:rFonts w:hint="default" w:ascii="仿宋" w:hAnsi="仿宋" w:eastAsia="仿宋" w:cs="仿宋"/>
            <w:spacing w:val="19"/>
            <w:sz w:val="24"/>
            <w:szCs w:val="24"/>
            <w:lang w:val="en-US" w:eastAsia="zh-CN"/>
          </w:rPr>
          <w:delText>6</w:delText>
        </w:r>
      </w:del>
      <w:ins w:id="819" w:author="不要说话" w:date="2026-03-25T17:26:09Z">
        <w:r>
          <w:rPr>
            <w:rFonts w:hint="eastAsia" w:ascii="仿宋" w:hAnsi="仿宋" w:eastAsia="仿宋" w:cs="仿宋"/>
            <w:spacing w:val="19"/>
            <w:sz w:val="24"/>
            <w:szCs w:val="24"/>
            <w:lang w:val="en-US" w:eastAsia="zh-CN"/>
          </w:rPr>
          <w:t>7</w:t>
        </w:r>
      </w:ins>
      <w:r>
        <w:rPr>
          <w:rFonts w:hint="eastAsia" w:ascii="仿宋" w:hAnsi="仿宋" w:eastAsia="仿宋" w:cs="仿宋"/>
          <w:spacing w:val="19"/>
          <w:sz w:val="24"/>
          <w:szCs w:val="24"/>
          <w:lang w:val="en-US" w:eastAsia="zh-CN"/>
        </w:rPr>
        <w:t>.2乙方应依据</w:t>
      </w:r>
      <w:r>
        <w:rPr>
          <w:rFonts w:hint="eastAsia" w:ascii="仿宋" w:hAnsi="仿宋" w:eastAsia="仿宋" w:cs="仿宋"/>
          <w:spacing w:val="19"/>
          <w:sz w:val="24"/>
          <w:szCs w:val="24"/>
        </w:rPr>
        <w:t>技术支持和服务内容</w:t>
      </w:r>
      <w:r>
        <w:rPr>
          <w:rFonts w:hint="eastAsia" w:ascii="仿宋" w:hAnsi="仿宋" w:eastAsia="仿宋" w:cs="仿宋"/>
          <w:spacing w:val="19"/>
          <w:sz w:val="24"/>
          <w:szCs w:val="24"/>
          <w:lang w:val="en-US" w:eastAsia="zh-CN"/>
        </w:rPr>
        <w:t>制定详细进度计划，确定项目进度关键检查点，合理分配资源，定期向甲方汇报任务完成情况，出现偏差及时调整（在保证质量的前提下，增加资源投入、加强沟通协调、调整进度计划）保证项目进度。</w:t>
      </w:r>
    </w:p>
    <w:p w14:paraId="107259FD">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ins w:id="820" w:author="不要说话" w:date="2026-03-25T13:49:27Z"/>
          <w:rFonts w:hint="eastAsia" w:ascii="仿宋" w:hAnsi="仿宋" w:eastAsia="仿宋" w:cs="仿宋"/>
          <w:spacing w:val="19"/>
          <w:kern w:val="2"/>
          <w:sz w:val="24"/>
          <w:szCs w:val="24"/>
          <w:highlight w:val="none"/>
          <w:lang w:val="en-US" w:eastAsia="zh-CN" w:bidi="ar-SA"/>
        </w:rPr>
      </w:pPr>
      <w:ins w:id="821" w:author="不要说话" w:date="2026-03-25T13:49:27Z">
        <w:r>
          <w:rPr>
            <w:rFonts w:hint="eastAsia" w:ascii="仿宋" w:hAnsi="仿宋" w:eastAsia="仿宋" w:cs="仿宋"/>
            <w:spacing w:val="19"/>
            <w:kern w:val="2"/>
            <w:sz w:val="24"/>
            <w:szCs w:val="24"/>
            <w:highlight w:val="none"/>
            <w:lang w:val="en-US" w:eastAsia="zh-CN" w:bidi="ar-SA"/>
          </w:rPr>
          <w:t>（1）乙方应于</w:t>
        </w:r>
      </w:ins>
      <w:ins w:id="822" w:author="不要说话" w:date="2026-03-25T13:49:27Z">
        <w:r>
          <w:rPr>
            <w:rFonts w:hint="eastAsia" w:ascii="仿宋" w:hAnsi="仿宋" w:eastAsia="仿宋" w:cs="仿宋"/>
            <w:color w:val="FF0000"/>
            <w:spacing w:val="19"/>
            <w:kern w:val="2"/>
            <w:sz w:val="24"/>
            <w:szCs w:val="24"/>
            <w:highlight w:val="yellow"/>
            <w:lang w:val="en-US" w:eastAsia="zh-CN" w:bidi="ar-SA"/>
          </w:rPr>
          <w:t>2026年11月30日</w:t>
        </w:r>
      </w:ins>
      <w:ins w:id="823" w:author="不要说话" w:date="2026-03-25T13:49:27Z">
        <w:r>
          <w:rPr>
            <w:rFonts w:hint="eastAsia" w:ascii="仿宋" w:hAnsi="仿宋" w:eastAsia="仿宋" w:cs="仿宋"/>
            <w:spacing w:val="19"/>
            <w:kern w:val="2"/>
            <w:sz w:val="24"/>
            <w:szCs w:val="24"/>
            <w:highlight w:val="none"/>
            <w:lang w:val="en-US" w:eastAsia="zh-CN" w:bidi="ar-SA"/>
          </w:rPr>
          <w:t>前完成经营管理分析模块开发并上线运行；每延期1日，乙方应按经营管理分析模块开发合同价款的0.5%向甲方支付违约金。</w:t>
        </w:r>
      </w:ins>
    </w:p>
    <w:p w14:paraId="6B6618B1">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ins w:id="824" w:author="不要说话" w:date="2026-03-25T13:49:27Z"/>
          <w:rFonts w:hint="eastAsia" w:ascii="仿宋" w:hAnsi="仿宋" w:eastAsia="仿宋" w:cs="仿宋"/>
          <w:spacing w:val="19"/>
          <w:kern w:val="2"/>
          <w:sz w:val="24"/>
          <w:szCs w:val="24"/>
          <w:highlight w:val="none"/>
          <w:lang w:val="en-US" w:eastAsia="zh-CN" w:bidi="ar-SA"/>
        </w:rPr>
      </w:pPr>
      <w:ins w:id="825" w:author="不要说话" w:date="2026-03-25T13:49:27Z">
        <w:r>
          <w:rPr>
            <w:rFonts w:hint="eastAsia" w:ascii="仿宋" w:hAnsi="仿宋" w:eastAsia="仿宋" w:cs="仿宋"/>
            <w:spacing w:val="19"/>
            <w:kern w:val="2"/>
            <w:sz w:val="24"/>
            <w:szCs w:val="24"/>
            <w:highlight w:val="none"/>
            <w:lang w:val="en-US" w:eastAsia="zh-CN" w:bidi="ar-SA"/>
          </w:rPr>
          <w:t>（2）乙方应于</w:t>
        </w:r>
      </w:ins>
      <w:ins w:id="826" w:author="不要说话" w:date="2026-03-25T13:49:27Z">
        <w:r>
          <w:rPr>
            <w:rFonts w:hint="eastAsia" w:ascii="仿宋" w:hAnsi="仿宋" w:eastAsia="仿宋" w:cs="仿宋"/>
            <w:spacing w:val="19"/>
            <w:kern w:val="2"/>
            <w:sz w:val="24"/>
            <w:szCs w:val="24"/>
            <w:highlight w:val="yellow"/>
            <w:lang w:val="en-US" w:eastAsia="zh-CN" w:bidi="ar-SA"/>
          </w:rPr>
          <w:t>2026年8月30日</w:t>
        </w:r>
      </w:ins>
      <w:ins w:id="827" w:author="不要说话" w:date="2026-03-25T13:49:27Z">
        <w:r>
          <w:rPr>
            <w:rFonts w:hint="eastAsia" w:ascii="仿宋" w:hAnsi="仿宋" w:eastAsia="仿宋" w:cs="仿宋"/>
            <w:spacing w:val="19"/>
            <w:kern w:val="2"/>
            <w:sz w:val="24"/>
            <w:szCs w:val="24"/>
            <w:highlight w:val="none"/>
            <w:lang w:val="en-US" w:eastAsia="zh-CN" w:bidi="ar-SA"/>
          </w:rPr>
          <w:t>前完成对内PECMS模块优化改造并上线运行；每延期1日，乙方应按对内PECMS模块优化改造合同价款的0.5%向甲方支付违约金。</w:t>
        </w:r>
      </w:ins>
    </w:p>
    <w:p w14:paraId="3C78AB3F">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ins w:id="828" w:author="不要说话" w:date="2026-03-25T13:49:27Z"/>
          <w:rFonts w:hint="eastAsia" w:ascii="仿宋" w:hAnsi="仿宋" w:eastAsia="仿宋" w:cs="仿宋"/>
          <w:spacing w:val="19"/>
          <w:kern w:val="2"/>
          <w:sz w:val="24"/>
          <w:szCs w:val="24"/>
          <w:highlight w:val="none"/>
          <w:lang w:val="en-US" w:eastAsia="zh-CN" w:bidi="ar-SA"/>
        </w:rPr>
      </w:pPr>
      <w:ins w:id="829" w:author="不要说话" w:date="2026-03-25T13:49:27Z">
        <w:r>
          <w:rPr>
            <w:rFonts w:hint="eastAsia" w:ascii="仿宋" w:hAnsi="仿宋" w:eastAsia="仿宋" w:cs="仿宋"/>
            <w:spacing w:val="19"/>
            <w:kern w:val="2"/>
            <w:sz w:val="24"/>
            <w:szCs w:val="24"/>
            <w:highlight w:val="none"/>
            <w:lang w:val="en-US" w:eastAsia="zh-CN" w:bidi="ar-SA"/>
          </w:rPr>
          <w:t>（3）乙方应于</w:t>
        </w:r>
      </w:ins>
      <w:ins w:id="830" w:author="不要说话" w:date="2026-03-25T13:49:27Z">
        <w:r>
          <w:rPr>
            <w:rFonts w:hint="eastAsia" w:ascii="仿宋" w:hAnsi="仿宋" w:eastAsia="仿宋" w:cs="仿宋"/>
            <w:spacing w:val="19"/>
            <w:kern w:val="2"/>
            <w:sz w:val="24"/>
            <w:szCs w:val="24"/>
            <w:highlight w:val="yellow"/>
            <w:lang w:val="en-US" w:eastAsia="zh-CN" w:bidi="ar-SA"/>
          </w:rPr>
          <w:t>2026年9月30日</w:t>
        </w:r>
      </w:ins>
      <w:ins w:id="831" w:author="不要说话" w:date="2026-03-25T13:49:27Z">
        <w:r>
          <w:rPr>
            <w:rFonts w:hint="eastAsia" w:ascii="仿宋" w:hAnsi="仿宋" w:eastAsia="仿宋" w:cs="仿宋"/>
            <w:spacing w:val="19"/>
            <w:kern w:val="2"/>
            <w:sz w:val="24"/>
            <w:szCs w:val="24"/>
            <w:highlight w:val="none"/>
            <w:lang w:val="en-US" w:eastAsia="zh-CN" w:bidi="ar-SA"/>
          </w:rPr>
          <w:t>前完成安全管理模块优化改造并上线运行；每延期1日，乙方应按安全管理模块优化改造合同价款的0.5%向甲方支付违约金。</w:t>
        </w:r>
      </w:ins>
    </w:p>
    <w:p w14:paraId="4E5FCB6B">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ins w:id="832" w:author="不要说话" w:date="2026-03-25T13:49:27Z"/>
          <w:rFonts w:hint="eastAsia" w:ascii="仿宋" w:hAnsi="仿宋" w:eastAsia="仿宋" w:cs="仿宋"/>
          <w:spacing w:val="19"/>
          <w:kern w:val="2"/>
          <w:sz w:val="24"/>
          <w:szCs w:val="24"/>
          <w:highlight w:val="none"/>
          <w:lang w:val="en-US" w:eastAsia="zh-CN" w:bidi="ar-SA"/>
        </w:rPr>
      </w:pPr>
      <w:ins w:id="833" w:author="不要说话" w:date="2026-03-25T13:49:27Z">
        <w:r>
          <w:rPr>
            <w:rFonts w:hint="eastAsia" w:ascii="仿宋" w:hAnsi="仿宋" w:eastAsia="仿宋" w:cs="仿宋"/>
            <w:spacing w:val="19"/>
            <w:kern w:val="2"/>
            <w:sz w:val="24"/>
            <w:szCs w:val="24"/>
            <w:highlight w:val="none"/>
            <w:lang w:val="en-US" w:eastAsia="zh-CN" w:bidi="ar-SA"/>
          </w:rPr>
          <w:t>（4）乙方应于</w:t>
        </w:r>
      </w:ins>
      <w:ins w:id="834" w:author="不要说话" w:date="2026-03-25T13:49:27Z">
        <w:r>
          <w:rPr>
            <w:rFonts w:hint="eastAsia" w:ascii="仿宋" w:hAnsi="仿宋" w:eastAsia="仿宋" w:cs="仿宋"/>
            <w:spacing w:val="19"/>
            <w:kern w:val="2"/>
            <w:sz w:val="24"/>
            <w:szCs w:val="24"/>
            <w:highlight w:val="yellow"/>
            <w:lang w:val="en-US" w:eastAsia="zh-CN" w:bidi="ar-SA"/>
          </w:rPr>
          <w:t>2026年9月30日</w:t>
        </w:r>
      </w:ins>
      <w:ins w:id="835" w:author="不要说话" w:date="2026-03-25T13:49:27Z">
        <w:r>
          <w:rPr>
            <w:rFonts w:hint="eastAsia" w:ascii="仿宋" w:hAnsi="仿宋" w:eastAsia="仿宋" w:cs="仿宋"/>
            <w:spacing w:val="19"/>
            <w:kern w:val="2"/>
            <w:sz w:val="24"/>
            <w:szCs w:val="24"/>
            <w:highlight w:val="none"/>
            <w:lang w:val="en-US" w:eastAsia="zh-CN" w:bidi="ar-SA"/>
          </w:rPr>
          <w:t>前完成APP端功能优化改造并上线运行；每延期1日，乙方应按APP端功能优化改造合同价款的0.5%向甲方支付违约金。</w:t>
        </w:r>
      </w:ins>
    </w:p>
    <w:p w14:paraId="6F8B6EE7">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ins w:id="836" w:author="不要说话" w:date="2026-03-25T13:49:29Z"/>
          <w:rFonts w:hint="eastAsia" w:ascii="仿宋" w:hAnsi="仿宋" w:eastAsia="仿宋" w:cs="仿宋"/>
          <w:spacing w:val="19"/>
          <w:kern w:val="2"/>
          <w:sz w:val="24"/>
          <w:szCs w:val="24"/>
          <w:lang w:val="en-US" w:eastAsia="zh-CN" w:bidi="ar-SA"/>
        </w:rPr>
      </w:pPr>
      <w:ins w:id="837" w:author="不要说话" w:date="2026-03-25T13:49:27Z">
        <w:r>
          <w:rPr>
            <w:rFonts w:hint="eastAsia" w:ascii="仿宋" w:hAnsi="仿宋" w:eastAsia="仿宋" w:cs="仿宋"/>
            <w:spacing w:val="19"/>
            <w:kern w:val="2"/>
            <w:sz w:val="24"/>
            <w:szCs w:val="24"/>
            <w:highlight w:val="none"/>
            <w:lang w:val="en-US" w:eastAsia="zh-CN" w:bidi="ar-SA"/>
          </w:rPr>
          <w:t>（5）乙方应于</w:t>
        </w:r>
      </w:ins>
      <w:ins w:id="838" w:author="不要说话" w:date="2026-03-25T13:49:27Z">
        <w:r>
          <w:rPr>
            <w:rFonts w:hint="eastAsia" w:ascii="仿宋" w:hAnsi="仿宋" w:eastAsia="仿宋" w:cs="仿宋"/>
            <w:spacing w:val="19"/>
            <w:kern w:val="2"/>
            <w:sz w:val="24"/>
            <w:szCs w:val="24"/>
            <w:highlight w:val="yellow"/>
            <w:lang w:val="en-US" w:eastAsia="zh-CN" w:bidi="ar-SA"/>
          </w:rPr>
          <w:t>2026年10月30日</w:t>
        </w:r>
      </w:ins>
      <w:ins w:id="839" w:author="不要说话" w:date="2026-03-25T13:49:27Z">
        <w:r>
          <w:rPr>
            <w:rFonts w:hint="eastAsia" w:ascii="仿宋" w:hAnsi="仿宋" w:eastAsia="仿宋" w:cs="仿宋"/>
            <w:spacing w:val="19"/>
            <w:kern w:val="2"/>
            <w:sz w:val="24"/>
            <w:szCs w:val="24"/>
            <w:highlight w:val="none"/>
            <w:lang w:val="en-US" w:eastAsia="zh-CN" w:bidi="ar-SA"/>
          </w:rPr>
          <w:t>前完成对外PECMS模块优化改造并上线运行；每延期1日，乙方应按对外PECMS模块优化改造合同价款的0.5%向甲方支付违约金。</w:t>
        </w:r>
      </w:ins>
    </w:p>
    <w:p w14:paraId="17151B65">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rFonts w:hint="eastAsia" w:ascii="仿宋" w:hAnsi="仿宋" w:eastAsia="仿宋" w:cs="仿宋"/>
          <w:color w:val="FF0000"/>
          <w:spacing w:val="19"/>
          <w:kern w:val="2"/>
          <w:sz w:val="24"/>
          <w:szCs w:val="24"/>
          <w:highlight w:val="yellow"/>
          <w:u w:val="none"/>
          <w:lang w:val="en-US" w:eastAsia="zh-CN" w:bidi="ar-SA"/>
        </w:rPr>
      </w:pPr>
      <w:del w:id="840" w:author="不要说话" w:date="2026-03-25T17:26:13Z">
        <w:r>
          <w:rPr>
            <w:rFonts w:hint="default" w:ascii="仿宋" w:hAnsi="仿宋" w:eastAsia="仿宋" w:cs="仿宋"/>
            <w:spacing w:val="19"/>
            <w:kern w:val="2"/>
            <w:sz w:val="24"/>
            <w:szCs w:val="24"/>
            <w:lang w:val="en-US" w:eastAsia="zh-CN" w:bidi="ar-SA"/>
          </w:rPr>
          <w:delText>6</w:delText>
        </w:r>
      </w:del>
      <w:ins w:id="841" w:author="不要说话" w:date="2026-03-25T17:26:13Z">
        <w:r>
          <w:rPr>
            <w:rFonts w:hint="eastAsia" w:ascii="仿宋" w:hAnsi="仿宋" w:eastAsia="仿宋" w:cs="仿宋"/>
            <w:spacing w:val="19"/>
            <w:kern w:val="2"/>
            <w:sz w:val="24"/>
            <w:szCs w:val="24"/>
            <w:lang w:val="en-US" w:eastAsia="zh-CN" w:bidi="ar-SA"/>
          </w:rPr>
          <w:t>7</w:t>
        </w:r>
      </w:ins>
      <w:r>
        <w:rPr>
          <w:rFonts w:hint="eastAsia" w:ascii="仿宋" w:hAnsi="仿宋" w:eastAsia="仿宋" w:cs="仿宋"/>
          <w:spacing w:val="19"/>
          <w:kern w:val="2"/>
          <w:sz w:val="24"/>
          <w:szCs w:val="24"/>
          <w:lang w:val="en-US" w:eastAsia="zh-CN" w:bidi="ar-SA"/>
        </w:rPr>
        <w:t>.3</w:t>
      </w:r>
      <w:r>
        <w:rPr>
          <w:rFonts w:hint="eastAsia" w:ascii="仿宋" w:hAnsi="仿宋" w:eastAsia="仿宋" w:cs="仿宋"/>
          <w:color w:val="000000" w:themeColor="text1"/>
          <w:spacing w:val="19"/>
          <w:kern w:val="2"/>
          <w:sz w:val="24"/>
          <w:u w:val="none"/>
          <w:lang w:val="en-US" w:eastAsia="zh-CN"/>
          <w14:textFill>
            <w14:solidFill>
              <w14:schemeClr w14:val="tx1"/>
            </w14:solidFill>
          </w14:textFill>
        </w:rPr>
        <w:t>南京三方一体化数字信息平台优化提升项目</w:t>
      </w:r>
      <w:r>
        <w:rPr>
          <w:rFonts w:hint="eastAsia" w:ascii="仿宋" w:hAnsi="仿宋" w:eastAsia="仿宋" w:cs="仿宋"/>
          <w:spacing w:val="19"/>
          <w:kern w:val="2"/>
          <w:sz w:val="24"/>
          <w:u w:val="none"/>
          <w:lang w:val="en-US" w:eastAsia="zh-CN"/>
        </w:rPr>
        <w:t>不仅有新功能开发，更有平台的</w:t>
      </w:r>
      <w:r>
        <w:rPr>
          <w:rFonts w:hint="eastAsia" w:ascii="仿宋" w:hAnsi="仿宋" w:eastAsia="仿宋" w:cs="仿宋"/>
          <w:i w:val="0"/>
          <w:iCs w:val="0"/>
          <w:caps w:val="0"/>
          <w:spacing w:val="19"/>
          <w:sz w:val="24"/>
          <w:szCs w:val="24"/>
          <w:u w:val="none"/>
          <w:shd w:val="clear" w:fill="FFFFFF"/>
        </w:rPr>
        <w:t>全面维护工作，</w:t>
      </w:r>
      <w:r>
        <w:rPr>
          <w:rFonts w:hint="eastAsia" w:ascii="仿宋" w:hAnsi="仿宋" w:eastAsia="仿宋" w:cs="仿宋"/>
          <w:i w:val="0"/>
          <w:iCs w:val="0"/>
          <w:caps w:val="0"/>
          <w:spacing w:val="19"/>
          <w:sz w:val="24"/>
          <w:szCs w:val="24"/>
          <w:u w:val="none"/>
          <w:shd w:val="clear"/>
          <w:lang w:val="en-US" w:eastAsia="zh-CN"/>
        </w:rPr>
        <w:t>工作日：8：00~20：00，周六、周日：8：00~22：00，乙方应对提出的问题2h内响应并提出解决方案，24h修复，</w:t>
      </w:r>
      <w:r>
        <w:rPr>
          <w:rFonts w:hint="eastAsia" w:ascii="仿宋" w:hAnsi="仿宋" w:eastAsia="仿宋" w:cs="仿宋"/>
          <w:i w:val="0"/>
          <w:iCs w:val="0"/>
          <w:caps w:val="0"/>
          <w:spacing w:val="19"/>
          <w:sz w:val="24"/>
          <w:szCs w:val="24"/>
          <w:u w:val="none"/>
          <w:shd w:val="clear" w:fill="FFFFFF"/>
        </w:rPr>
        <w:t>对于复杂的、难以在短时间内解决的</w:t>
      </w:r>
      <w:r>
        <w:rPr>
          <w:rFonts w:hint="eastAsia" w:ascii="仿宋" w:hAnsi="仿宋" w:eastAsia="仿宋" w:cs="仿宋"/>
          <w:i w:val="0"/>
          <w:iCs w:val="0"/>
          <w:caps w:val="0"/>
          <w:spacing w:val="19"/>
          <w:sz w:val="24"/>
          <w:szCs w:val="24"/>
          <w:u w:val="none"/>
          <w:shd w:val="clear"/>
          <w:lang w:val="en-US" w:eastAsia="zh-CN"/>
        </w:rPr>
        <w:t>缺陷</w:t>
      </w:r>
      <w:r>
        <w:rPr>
          <w:rFonts w:hint="eastAsia" w:ascii="仿宋" w:hAnsi="仿宋" w:eastAsia="仿宋" w:cs="仿宋"/>
          <w:i w:val="0"/>
          <w:iCs w:val="0"/>
          <w:caps w:val="0"/>
          <w:spacing w:val="19"/>
          <w:sz w:val="24"/>
          <w:szCs w:val="24"/>
          <w:u w:val="none"/>
          <w:shd w:val="clear" w:fill="FFFFFF"/>
        </w:rPr>
        <w:t>，</w:t>
      </w:r>
      <w:r>
        <w:rPr>
          <w:rFonts w:hint="eastAsia" w:ascii="仿宋" w:hAnsi="仿宋" w:eastAsia="仿宋" w:cs="仿宋"/>
          <w:i w:val="0"/>
          <w:iCs w:val="0"/>
          <w:caps w:val="0"/>
          <w:spacing w:val="19"/>
          <w:sz w:val="24"/>
          <w:szCs w:val="24"/>
          <w:u w:val="none"/>
          <w:shd w:val="clear"/>
          <w:lang w:val="en-US" w:eastAsia="zh-CN"/>
        </w:rPr>
        <w:t>乙方应</w:t>
      </w:r>
      <w:r>
        <w:rPr>
          <w:rFonts w:hint="eastAsia" w:ascii="仿宋" w:hAnsi="仿宋" w:eastAsia="仿宋" w:cs="仿宋"/>
          <w:i w:val="0"/>
          <w:iCs w:val="0"/>
          <w:caps w:val="0"/>
          <w:spacing w:val="19"/>
          <w:sz w:val="24"/>
          <w:szCs w:val="24"/>
          <w:u w:val="none"/>
          <w:shd w:val="clear" w:fill="FFFFFF"/>
        </w:rPr>
        <w:t>及时提供处理建议和替代方案，如不能及时解决问题的软件缺陷或故障，承诺在7个工作日内解决问题，并提供相同档次的替代品供用户方使用，使软件正常工作</w:t>
      </w:r>
      <w:r>
        <w:rPr>
          <w:rFonts w:hint="eastAsia" w:ascii="仿宋" w:hAnsi="仿宋" w:eastAsia="仿宋" w:cs="仿宋"/>
          <w:i w:val="0"/>
          <w:iCs w:val="0"/>
          <w:caps w:val="0"/>
          <w:spacing w:val="19"/>
          <w:sz w:val="24"/>
          <w:szCs w:val="24"/>
          <w:u w:val="none"/>
          <w:shd w:val="clear"/>
          <w:lang w:eastAsia="zh-CN"/>
        </w:rPr>
        <w:t>。</w:t>
      </w:r>
      <w:r>
        <w:rPr>
          <w:rFonts w:hint="eastAsia" w:ascii="仿宋" w:hAnsi="仿宋" w:eastAsia="仿宋" w:cs="仿宋"/>
          <w:i w:val="0"/>
          <w:iCs w:val="0"/>
          <w:caps w:val="0"/>
          <w:spacing w:val="19"/>
          <w:sz w:val="24"/>
          <w:szCs w:val="24"/>
          <w:u w:val="none"/>
          <w:shd w:val="clear" w:fill="FFFFFF"/>
        </w:rPr>
        <w:t>若</w:t>
      </w:r>
      <w:r>
        <w:rPr>
          <w:rFonts w:hint="eastAsia" w:ascii="仿宋" w:hAnsi="仿宋" w:eastAsia="仿宋" w:cs="仿宋"/>
          <w:i w:val="0"/>
          <w:iCs w:val="0"/>
          <w:caps w:val="0"/>
          <w:spacing w:val="19"/>
          <w:sz w:val="24"/>
          <w:szCs w:val="24"/>
          <w:u w:val="none"/>
          <w:shd w:val="clear"/>
          <w:lang w:val="en-US" w:eastAsia="zh-CN"/>
        </w:rPr>
        <w:t>乙方</w:t>
      </w:r>
      <w:r>
        <w:rPr>
          <w:rFonts w:hint="eastAsia" w:ascii="仿宋" w:hAnsi="仿宋" w:eastAsia="仿宋" w:cs="仿宋"/>
          <w:i w:val="0"/>
          <w:iCs w:val="0"/>
          <w:caps w:val="0"/>
          <w:spacing w:val="19"/>
          <w:sz w:val="24"/>
          <w:szCs w:val="24"/>
          <w:u w:val="none"/>
          <w:shd w:val="clear" w:fill="FFFFFF"/>
        </w:rPr>
        <w:t>未在约定时间内对</w:t>
      </w:r>
      <w:r>
        <w:rPr>
          <w:rFonts w:hint="eastAsia" w:ascii="仿宋" w:hAnsi="仿宋" w:eastAsia="仿宋" w:cs="仿宋"/>
          <w:i w:val="0"/>
          <w:iCs w:val="0"/>
          <w:caps w:val="0"/>
          <w:spacing w:val="19"/>
          <w:sz w:val="24"/>
          <w:szCs w:val="24"/>
          <w:u w:val="none"/>
          <w:shd w:val="clear"/>
          <w:lang w:val="en-US" w:eastAsia="zh-CN"/>
        </w:rPr>
        <w:t>甲方反馈缺陷</w:t>
      </w:r>
      <w:r>
        <w:rPr>
          <w:rFonts w:hint="eastAsia" w:ascii="仿宋" w:hAnsi="仿宋" w:eastAsia="仿宋" w:cs="仿宋"/>
          <w:i w:val="0"/>
          <w:iCs w:val="0"/>
          <w:caps w:val="0"/>
          <w:spacing w:val="19"/>
          <w:sz w:val="24"/>
          <w:szCs w:val="24"/>
          <w:u w:val="none"/>
          <w:shd w:val="clear" w:fill="FFFFFF"/>
        </w:rPr>
        <w:t>进行响应</w:t>
      </w:r>
      <w:r>
        <w:rPr>
          <w:rFonts w:hint="eastAsia" w:ascii="仿宋" w:hAnsi="仿宋" w:eastAsia="仿宋" w:cs="仿宋"/>
          <w:i w:val="0"/>
          <w:iCs w:val="0"/>
          <w:caps w:val="0"/>
          <w:spacing w:val="19"/>
          <w:sz w:val="24"/>
          <w:szCs w:val="24"/>
          <w:u w:val="none"/>
          <w:shd w:val="clear"/>
          <w:lang w:val="en-US" w:eastAsia="zh-CN"/>
        </w:rPr>
        <w:t>并优先提出解决方案</w:t>
      </w:r>
      <w:r>
        <w:rPr>
          <w:rFonts w:hint="eastAsia" w:ascii="仿宋" w:hAnsi="仿宋" w:eastAsia="仿宋" w:cs="仿宋"/>
          <w:i w:val="0"/>
          <w:iCs w:val="0"/>
          <w:caps w:val="0"/>
          <w:spacing w:val="19"/>
          <w:sz w:val="24"/>
          <w:szCs w:val="24"/>
          <w:u w:val="none"/>
          <w:shd w:val="clear" w:fill="FFFFFF"/>
        </w:rPr>
        <w:t>，每延迟响应1小时，扣除合同总价款的0.</w:t>
      </w:r>
      <w:r>
        <w:rPr>
          <w:rFonts w:hint="eastAsia" w:ascii="仿宋" w:hAnsi="仿宋" w:eastAsia="仿宋" w:cs="仿宋"/>
          <w:i w:val="0"/>
          <w:iCs w:val="0"/>
          <w:caps w:val="0"/>
          <w:spacing w:val="19"/>
          <w:sz w:val="24"/>
          <w:szCs w:val="24"/>
          <w:u w:val="none"/>
          <w:shd w:val="clear"/>
          <w:lang w:eastAsia="zh-CN"/>
        </w:rPr>
        <w:t>1</w:t>
      </w:r>
      <w:r>
        <w:rPr>
          <w:rFonts w:hint="eastAsia" w:ascii="仿宋" w:hAnsi="仿宋" w:eastAsia="仿宋" w:cs="仿宋"/>
          <w:i w:val="0"/>
          <w:iCs w:val="0"/>
          <w:caps w:val="0"/>
          <w:spacing w:val="19"/>
          <w:sz w:val="24"/>
          <w:szCs w:val="24"/>
          <w:u w:val="none"/>
          <w:shd w:val="clear" w:fill="FFFFFF"/>
        </w:rPr>
        <w:t>‰作为违约金</w:t>
      </w:r>
      <w:r>
        <w:rPr>
          <w:rFonts w:hint="eastAsia" w:ascii="仿宋" w:hAnsi="仿宋" w:eastAsia="仿宋" w:cs="仿宋"/>
          <w:i w:val="0"/>
          <w:iCs w:val="0"/>
          <w:caps w:val="0"/>
          <w:spacing w:val="19"/>
          <w:sz w:val="24"/>
          <w:szCs w:val="24"/>
          <w:u w:val="none"/>
          <w:shd w:val="clear"/>
          <w:lang w:eastAsia="zh-CN"/>
        </w:rPr>
        <w:t>。</w:t>
      </w:r>
    </w:p>
    <w:p w14:paraId="04A5CC3D">
      <w:pPr>
        <w:pStyle w:val="23"/>
        <w:tabs>
          <w:tab w:val="left" w:pos="150"/>
        </w:tabs>
        <w:spacing w:before="0" w:line="360" w:lineRule="auto"/>
        <w:ind w:right="0" w:firstLine="499"/>
        <w:jc w:val="both"/>
        <w:rPr>
          <w:rFonts w:hint="eastAsia" w:ascii="仿宋" w:hAnsi="仿宋" w:eastAsia="仿宋" w:cs="仿宋"/>
          <w:spacing w:val="19"/>
          <w:sz w:val="24"/>
          <w:szCs w:val="24"/>
        </w:rPr>
      </w:pPr>
      <w:del w:id="842" w:author="不要说话" w:date="2026-03-25T17:26:15Z">
        <w:r>
          <w:rPr>
            <w:rFonts w:hint="default" w:ascii="仿宋" w:hAnsi="仿宋" w:eastAsia="仿宋" w:cs="仿宋"/>
            <w:spacing w:val="19"/>
            <w:sz w:val="24"/>
            <w:szCs w:val="24"/>
            <w:lang w:val="en-US"/>
          </w:rPr>
          <w:delText>6</w:delText>
        </w:r>
      </w:del>
      <w:ins w:id="843" w:author="不要说话" w:date="2026-03-25T17:26:15Z">
        <w:r>
          <w:rPr>
            <w:rFonts w:hint="eastAsia" w:ascii="仿宋" w:hAnsi="仿宋" w:eastAsia="仿宋" w:cs="仿宋"/>
            <w:spacing w:val="19"/>
            <w:sz w:val="24"/>
            <w:szCs w:val="24"/>
            <w:lang w:val="en-US" w:eastAsia="zh-CN"/>
          </w:rPr>
          <w:t>7</w:t>
        </w:r>
      </w:ins>
      <w:r>
        <w:rPr>
          <w:rFonts w:hint="eastAsia" w:ascii="仿宋" w:hAnsi="仿宋" w:eastAsia="仿宋" w:cs="仿宋"/>
          <w:spacing w:val="19"/>
          <w:sz w:val="24"/>
          <w:szCs w:val="24"/>
        </w:rPr>
        <w:t>.</w:t>
      </w:r>
      <w:del w:id="844" w:author="不要说话" w:date="2026-03-25T17:26:18Z">
        <w:r>
          <w:rPr>
            <w:rFonts w:hint="default" w:ascii="仿宋" w:hAnsi="仿宋" w:eastAsia="仿宋" w:cs="仿宋"/>
            <w:spacing w:val="19"/>
            <w:sz w:val="24"/>
            <w:szCs w:val="24"/>
            <w:lang w:val="en-US" w:eastAsia="zh-CN"/>
          </w:rPr>
          <w:delText>3</w:delText>
        </w:r>
      </w:del>
      <w:ins w:id="845" w:author="不要说话" w:date="2026-03-25T17:26:18Z">
        <w:r>
          <w:rPr>
            <w:rFonts w:hint="eastAsia" w:ascii="仿宋" w:hAnsi="仿宋" w:eastAsia="仿宋" w:cs="仿宋"/>
            <w:spacing w:val="19"/>
            <w:sz w:val="24"/>
            <w:szCs w:val="24"/>
            <w:lang w:val="en-US" w:eastAsia="zh-CN"/>
          </w:rPr>
          <w:t>4</w:t>
        </w:r>
      </w:ins>
      <w:ins w:id="846" w:author="不要说话" w:date="2026-03-25T13:52:29Z">
        <w:r>
          <w:rPr>
            <w:rFonts w:hint="eastAsia" w:ascii="仿宋" w:hAnsi="仿宋" w:eastAsia="仿宋" w:cs="仿宋"/>
            <w:spacing w:val="19"/>
            <w:sz w:val="24"/>
            <w:szCs w:val="24"/>
          </w:rPr>
          <w:t>自双方签署终验证书次日起算，乙方应就其向甲方提供的应用软件向甲方提供连续12个自然月的免费技术支持与维护服务，该期间称为“保修期”。</w:t>
        </w:r>
      </w:ins>
    </w:p>
    <w:p w14:paraId="481B1067">
      <w:pPr>
        <w:pStyle w:val="23"/>
        <w:tabs>
          <w:tab w:val="left" w:pos="150"/>
        </w:tabs>
        <w:spacing w:before="0" w:line="360" w:lineRule="auto"/>
        <w:ind w:right="0" w:firstLine="499"/>
        <w:jc w:val="both"/>
        <w:rPr>
          <w:rFonts w:hint="eastAsia" w:ascii="仿宋" w:hAnsi="仿宋" w:eastAsia="仿宋" w:cs="仿宋"/>
          <w:spacing w:val="19"/>
          <w:sz w:val="24"/>
          <w:szCs w:val="24"/>
        </w:rPr>
      </w:pPr>
      <w:del w:id="847" w:author="不要说话" w:date="2026-03-25T17:26:22Z">
        <w:r>
          <w:rPr>
            <w:rFonts w:hint="default" w:ascii="仿宋" w:hAnsi="仿宋" w:eastAsia="仿宋" w:cs="仿宋"/>
            <w:spacing w:val="19"/>
            <w:sz w:val="24"/>
            <w:szCs w:val="24"/>
            <w:lang w:val="en-US"/>
          </w:rPr>
          <w:delText>6</w:delText>
        </w:r>
      </w:del>
      <w:ins w:id="848" w:author="不要说话" w:date="2026-03-25T17:26:22Z">
        <w:r>
          <w:rPr>
            <w:rFonts w:hint="eastAsia" w:ascii="仿宋" w:hAnsi="仿宋" w:eastAsia="仿宋" w:cs="仿宋"/>
            <w:spacing w:val="19"/>
            <w:sz w:val="24"/>
            <w:szCs w:val="24"/>
            <w:lang w:val="en-US" w:eastAsia="zh-CN"/>
          </w:rPr>
          <w:t>7</w:t>
        </w:r>
      </w:ins>
      <w:r>
        <w:rPr>
          <w:rFonts w:hint="eastAsia" w:ascii="仿宋" w:hAnsi="仿宋" w:eastAsia="仿宋" w:cs="仿宋"/>
          <w:spacing w:val="19"/>
          <w:sz w:val="24"/>
          <w:szCs w:val="24"/>
        </w:rPr>
        <w:t>.</w:t>
      </w:r>
      <w:del w:id="849" w:author="不要说话" w:date="2026-03-25T17:26:20Z">
        <w:r>
          <w:rPr>
            <w:rFonts w:hint="default" w:ascii="仿宋" w:hAnsi="仿宋" w:eastAsia="仿宋" w:cs="仿宋"/>
            <w:spacing w:val="19"/>
            <w:sz w:val="24"/>
            <w:szCs w:val="24"/>
            <w:lang w:val="en-US" w:eastAsia="zh-CN"/>
          </w:rPr>
          <w:delText>4</w:delText>
        </w:r>
      </w:del>
      <w:ins w:id="850" w:author="不要说话" w:date="2026-03-25T17:26:20Z">
        <w:r>
          <w:rPr>
            <w:rFonts w:hint="eastAsia" w:ascii="仿宋" w:hAnsi="仿宋" w:eastAsia="仿宋" w:cs="仿宋"/>
            <w:spacing w:val="19"/>
            <w:sz w:val="24"/>
            <w:szCs w:val="24"/>
            <w:lang w:val="en-US" w:eastAsia="zh-CN"/>
          </w:rPr>
          <w:t>5</w:t>
        </w:r>
      </w:ins>
      <w:r>
        <w:rPr>
          <w:rFonts w:hint="eastAsia" w:ascii="仿宋" w:hAnsi="仿宋" w:eastAsia="仿宋" w:cs="仿宋"/>
          <w:spacing w:val="19"/>
          <w:sz w:val="24"/>
          <w:szCs w:val="24"/>
        </w:rPr>
        <w:t>在保修期内，如果乙方所提供的应用软件的性能和质量与合同规定不符，乙方应当尽快排除缺陷，所有费用由乙方承担。</w:t>
      </w:r>
    </w:p>
    <w:p w14:paraId="4A59CAEA">
      <w:pPr>
        <w:pStyle w:val="23"/>
        <w:tabs>
          <w:tab w:val="left" w:pos="150"/>
        </w:tabs>
        <w:spacing w:before="0" w:line="360" w:lineRule="auto"/>
        <w:ind w:right="0" w:firstLine="499"/>
        <w:jc w:val="both"/>
        <w:rPr>
          <w:rFonts w:hint="eastAsia" w:ascii="仿宋" w:hAnsi="仿宋" w:eastAsia="仿宋" w:cs="仿宋"/>
          <w:spacing w:val="19"/>
          <w:sz w:val="24"/>
          <w:szCs w:val="24"/>
        </w:rPr>
      </w:pPr>
      <w:del w:id="851" w:author="不要说话" w:date="2026-03-25T17:26:22Z">
        <w:r>
          <w:rPr>
            <w:rFonts w:hint="default" w:ascii="仿宋" w:hAnsi="仿宋" w:eastAsia="仿宋" w:cs="仿宋"/>
            <w:spacing w:val="19"/>
            <w:sz w:val="24"/>
            <w:szCs w:val="24"/>
            <w:lang w:val="en-US"/>
          </w:rPr>
          <w:delText>6</w:delText>
        </w:r>
      </w:del>
      <w:ins w:id="852" w:author="不要说话" w:date="2026-03-25T17:26:22Z">
        <w:r>
          <w:rPr>
            <w:rFonts w:hint="eastAsia" w:ascii="仿宋" w:hAnsi="仿宋" w:eastAsia="仿宋" w:cs="仿宋"/>
            <w:spacing w:val="19"/>
            <w:sz w:val="24"/>
            <w:szCs w:val="24"/>
            <w:lang w:val="en-US" w:eastAsia="zh-CN"/>
          </w:rPr>
          <w:t>7</w:t>
        </w:r>
      </w:ins>
      <w:r>
        <w:rPr>
          <w:rFonts w:hint="eastAsia" w:ascii="仿宋" w:hAnsi="仿宋" w:eastAsia="仿宋" w:cs="仿宋"/>
          <w:spacing w:val="19"/>
          <w:sz w:val="24"/>
          <w:szCs w:val="24"/>
        </w:rPr>
        <w:t>.</w:t>
      </w:r>
      <w:del w:id="853" w:author="不要说话" w:date="2026-03-25T17:26:26Z">
        <w:r>
          <w:rPr>
            <w:rFonts w:hint="default" w:ascii="仿宋" w:hAnsi="仿宋" w:eastAsia="仿宋" w:cs="仿宋"/>
            <w:spacing w:val="19"/>
            <w:sz w:val="24"/>
            <w:szCs w:val="24"/>
            <w:lang w:val="en-US" w:eastAsia="zh-CN"/>
          </w:rPr>
          <w:delText>5</w:delText>
        </w:r>
      </w:del>
      <w:ins w:id="854" w:author="不要说话" w:date="2026-03-25T17:26:26Z">
        <w:r>
          <w:rPr>
            <w:rFonts w:hint="eastAsia" w:ascii="仿宋" w:hAnsi="仿宋" w:eastAsia="仿宋" w:cs="仿宋"/>
            <w:spacing w:val="19"/>
            <w:sz w:val="24"/>
            <w:szCs w:val="24"/>
            <w:lang w:val="en-US" w:eastAsia="zh-CN"/>
          </w:rPr>
          <w:t>6</w:t>
        </w:r>
      </w:ins>
      <w:r>
        <w:rPr>
          <w:rFonts w:hint="eastAsia" w:ascii="仿宋" w:hAnsi="仿宋" w:eastAsia="仿宋" w:cs="仿宋"/>
          <w:spacing w:val="19"/>
          <w:sz w:val="24"/>
          <w:szCs w:val="24"/>
        </w:rPr>
        <w:t>在保修期内如果甲方的有关技术规范进行了修改，乙方承诺对应用软件进行免费升级。</w:t>
      </w:r>
    </w:p>
    <w:p w14:paraId="5F666286">
      <w:pPr>
        <w:pStyle w:val="23"/>
        <w:tabs>
          <w:tab w:val="left" w:pos="150"/>
        </w:tabs>
        <w:spacing w:before="0" w:line="360" w:lineRule="auto"/>
        <w:ind w:right="0" w:firstLine="499"/>
        <w:jc w:val="both"/>
        <w:rPr>
          <w:rFonts w:hint="eastAsia" w:ascii="仿宋" w:hAnsi="仿宋" w:eastAsia="仿宋" w:cs="仿宋"/>
          <w:spacing w:val="19"/>
          <w:sz w:val="24"/>
          <w:szCs w:val="24"/>
        </w:rPr>
      </w:pPr>
      <w:del w:id="855" w:author="不要说话" w:date="2026-03-25T17:26:23Z">
        <w:r>
          <w:rPr>
            <w:rFonts w:hint="default" w:ascii="仿宋" w:hAnsi="仿宋" w:eastAsia="仿宋" w:cs="仿宋"/>
            <w:spacing w:val="19"/>
            <w:sz w:val="24"/>
            <w:szCs w:val="24"/>
            <w:lang w:val="en-US"/>
          </w:rPr>
          <w:delText>6</w:delText>
        </w:r>
      </w:del>
      <w:ins w:id="856" w:author="不要说话" w:date="2026-03-25T17:26:23Z">
        <w:r>
          <w:rPr>
            <w:rFonts w:hint="eastAsia" w:ascii="仿宋" w:hAnsi="仿宋" w:eastAsia="仿宋" w:cs="仿宋"/>
            <w:spacing w:val="19"/>
            <w:sz w:val="24"/>
            <w:szCs w:val="24"/>
            <w:lang w:val="en-US" w:eastAsia="zh-CN"/>
          </w:rPr>
          <w:t>7</w:t>
        </w:r>
      </w:ins>
      <w:r>
        <w:rPr>
          <w:rFonts w:hint="eastAsia" w:ascii="仿宋" w:hAnsi="仿宋" w:eastAsia="仿宋" w:cs="仿宋"/>
          <w:spacing w:val="19"/>
          <w:sz w:val="24"/>
          <w:szCs w:val="24"/>
        </w:rPr>
        <w:t>.</w:t>
      </w:r>
      <w:del w:id="857" w:author="不要说话" w:date="2026-03-25T17:26:27Z">
        <w:r>
          <w:rPr>
            <w:rFonts w:hint="default" w:ascii="仿宋" w:hAnsi="仿宋" w:eastAsia="仿宋" w:cs="仿宋"/>
            <w:spacing w:val="19"/>
            <w:sz w:val="24"/>
            <w:szCs w:val="24"/>
            <w:lang w:val="en-US" w:eastAsia="zh-CN"/>
          </w:rPr>
          <w:delText>6</w:delText>
        </w:r>
      </w:del>
      <w:ins w:id="858" w:author="不要说话" w:date="2026-03-25T17:26:27Z">
        <w:r>
          <w:rPr>
            <w:rFonts w:hint="eastAsia" w:ascii="仿宋" w:hAnsi="仿宋" w:eastAsia="仿宋" w:cs="仿宋"/>
            <w:spacing w:val="19"/>
            <w:sz w:val="24"/>
            <w:szCs w:val="24"/>
            <w:lang w:val="en-US" w:eastAsia="zh-CN"/>
          </w:rPr>
          <w:t>7</w:t>
        </w:r>
      </w:ins>
      <w:ins w:id="859" w:author="不要说话" w:date="2026-03-25T13:53:44Z">
        <w:r>
          <w:rPr>
            <w:rFonts w:hint="eastAsia" w:ascii="仿宋" w:hAnsi="仿宋" w:eastAsia="仿宋" w:cs="仿宋"/>
            <w:spacing w:val="19"/>
            <w:sz w:val="24"/>
            <w:szCs w:val="24"/>
          </w:rPr>
          <w:t>自应用软件保修期满之日起1年内，对于因乙方开发、实施或者维护原因导致的应用软件缺陷、错误或与合同约定功能不符的情形，乙方应免费提供必要的补丁、缺陷修复及版本更新服务。</w:t>
        </w:r>
      </w:ins>
    </w:p>
    <w:p w14:paraId="3CD60A54">
      <w:pPr>
        <w:pStyle w:val="23"/>
        <w:tabs>
          <w:tab w:val="left" w:pos="150"/>
        </w:tabs>
        <w:spacing w:before="0" w:line="360" w:lineRule="auto"/>
        <w:ind w:right="0" w:firstLine="499"/>
        <w:jc w:val="both"/>
        <w:rPr>
          <w:rFonts w:hint="eastAsia" w:ascii="仿宋" w:hAnsi="仿宋" w:eastAsia="仿宋" w:cs="仿宋"/>
          <w:spacing w:val="19"/>
          <w:sz w:val="24"/>
          <w:szCs w:val="24"/>
        </w:rPr>
      </w:pPr>
      <w:del w:id="860" w:author="不要说话" w:date="2026-03-25T17:26:24Z">
        <w:r>
          <w:rPr>
            <w:rFonts w:hint="default" w:ascii="仿宋" w:hAnsi="仿宋" w:eastAsia="仿宋" w:cs="仿宋"/>
            <w:spacing w:val="19"/>
            <w:sz w:val="24"/>
            <w:szCs w:val="24"/>
            <w:lang w:val="en-US"/>
          </w:rPr>
          <w:delText>6</w:delText>
        </w:r>
      </w:del>
      <w:ins w:id="861" w:author="不要说话" w:date="2026-03-25T17:26:24Z">
        <w:r>
          <w:rPr>
            <w:rFonts w:hint="eastAsia" w:ascii="仿宋" w:hAnsi="仿宋" w:eastAsia="仿宋" w:cs="仿宋"/>
            <w:spacing w:val="19"/>
            <w:sz w:val="24"/>
            <w:szCs w:val="24"/>
            <w:lang w:val="en-US" w:eastAsia="zh-CN"/>
          </w:rPr>
          <w:t>7</w:t>
        </w:r>
      </w:ins>
      <w:r>
        <w:rPr>
          <w:rFonts w:hint="eastAsia" w:ascii="仿宋" w:hAnsi="仿宋" w:eastAsia="仿宋" w:cs="仿宋"/>
          <w:spacing w:val="19"/>
          <w:sz w:val="24"/>
          <w:szCs w:val="24"/>
        </w:rPr>
        <w:t>.</w:t>
      </w:r>
      <w:del w:id="862" w:author="不要说话" w:date="2026-03-25T17:26:28Z">
        <w:r>
          <w:rPr>
            <w:rFonts w:hint="default" w:ascii="仿宋" w:hAnsi="仿宋" w:eastAsia="仿宋" w:cs="仿宋"/>
            <w:spacing w:val="19"/>
            <w:sz w:val="24"/>
            <w:szCs w:val="24"/>
            <w:lang w:val="en-US" w:eastAsia="zh-CN"/>
          </w:rPr>
          <w:delText>7</w:delText>
        </w:r>
      </w:del>
      <w:ins w:id="863" w:author="不要说话" w:date="2026-03-25T17:26:28Z">
        <w:r>
          <w:rPr>
            <w:rFonts w:hint="eastAsia" w:ascii="仿宋" w:hAnsi="仿宋" w:eastAsia="仿宋" w:cs="仿宋"/>
            <w:spacing w:val="19"/>
            <w:sz w:val="24"/>
            <w:szCs w:val="24"/>
            <w:lang w:val="en-US" w:eastAsia="zh-CN"/>
          </w:rPr>
          <w:t>8</w:t>
        </w:r>
      </w:ins>
      <w:r>
        <w:rPr>
          <w:rFonts w:hint="eastAsia" w:ascii="仿宋" w:hAnsi="仿宋" w:eastAsia="仿宋" w:cs="仿宋"/>
          <w:spacing w:val="19"/>
          <w:sz w:val="24"/>
          <w:szCs w:val="24"/>
        </w:rPr>
        <w:t>保修期内应用软件出现问题时，乙方响应时间不得超过</w:t>
      </w:r>
      <w:r>
        <w:rPr>
          <w:rFonts w:hint="eastAsia" w:ascii="仿宋" w:hAnsi="仿宋" w:eastAsia="仿宋" w:cs="仿宋"/>
          <w:spacing w:val="19"/>
          <w:sz w:val="24"/>
          <w:szCs w:val="24"/>
          <w:lang w:val="en-US" w:eastAsia="zh-CN"/>
        </w:rPr>
        <w:t>贰</w:t>
      </w:r>
      <w:r>
        <w:rPr>
          <w:rFonts w:hint="eastAsia" w:ascii="仿宋" w:hAnsi="仿宋" w:eastAsia="仿宋" w:cs="仿宋"/>
          <w:spacing w:val="19"/>
          <w:sz w:val="24"/>
          <w:szCs w:val="24"/>
        </w:rPr>
        <w:t>小时，故障修复时间不得超过</w:t>
      </w:r>
      <w:r>
        <w:rPr>
          <w:rFonts w:hint="eastAsia" w:ascii="仿宋" w:hAnsi="仿宋" w:eastAsia="仿宋" w:cs="仿宋"/>
          <w:spacing w:val="19"/>
          <w:sz w:val="24"/>
          <w:szCs w:val="24"/>
          <w:lang w:val="en-US" w:eastAsia="zh-CN"/>
        </w:rPr>
        <w:t xml:space="preserve"> 24</w:t>
      </w:r>
      <w:r>
        <w:rPr>
          <w:rFonts w:hint="eastAsia" w:ascii="仿宋" w:hAnsi="仿宋" w:eastAsia="仿宋" w:cs="仿宋"/>
          <w:spacing w:val="19"/>
          <w:sz w:val="24"/>
          <w:szCs w:val="24"/>
        </w:rPr>
        <w:t>小时，包括但不限于免费提供相同功能的应用软件给甲方使用，直至故障应用软件修复为止。在特殊情况下，如果乙方不能在上述期限内将替换或修复后的软件运至现场，双方协商故障应用软件修复或替换时间期限。如应用软件出现故障造成甲方损失的，由乙方承担。乙方应当具备相应的通信手段，以保证能够提供每天24小时、每周7天的响应服务(“7×24小时响应服务”)。</w:t>
      </w:r>
    </w:p>
    <w:p w14:paraId="04A1FB5D">
      <w:pPr>
        <w:pStyle w:val="23"/>
        <w:tabs>
          <w:tab w:val="left" w:pos="150"/>
        </w:tabs>
        <w:spacing w:before="0" w:line="360" w:lineRule="auto"/>
        <w:ind w:right="0" w:firstLine="499"/>
        <w:jc w:val="both"/>
        <w:rPr>
          <w:rFonts w:hint="eastAsia" w:ascii="仿宋" w:hAnsi="仿宋" w:eastAsia="仿宋" w:cs="仿宋"/>
          <w:spacing w:val="19"/>
          <w:sz w:val="24"/>
          <w:szCs w:val="24"/>
        </w:rPr>
      </w:pPr>
      <w:del w:id="864" w:author="不要说话" w:date="2026-03-25T17:26:31Z">
        <w:r>
          <w:rPr>
            <w:rFonts w:hint="default" w:ascii="仿宋" w:hAnsi="仿宋" w:eastAsia="仿宋" w:cs="仿宋"/>
            <w:spacing w:val="19"/>
            <w:sz w:val="24"/>
            <w:szCs w:val="24"/>
            <w:lang w:val="en-US"/>
          </w:rPr>
          <w:delText>6</w:delText>
        </w:r>
      </w:del>
      <w:ins w:id="865" w:author="不要说话" w:date="2026-03-25T17:26:31Z">
        <w:r>
          <w:rPr>
            <w:rFonts w:hint="eastAsia" w:ascii="仿宋" w:hAnsi="仿宋" w:eastAsia="仿宋" w:cs="仿宋"/>
            <w:spacing w:val="19"/>
            <w:sz w:val="24"/>
            <w:szCs w:val="24"/>
            <w:lang w:val="en-US" w:eastAsia="zh-CN"/>
          </w:rPr>
          <w:t>7</w:t>
        </w:r>
      </w:ins>
      <w:r>
        <w:rPr>
          <w:rFonts w:hint="eastAsia" w:ascii="仿宋" w:hAnsi="仿宋" w:eastAsia="仿宋" w:cs="仿宋"/>
          <w:spacing w:val="19"/>
          <w:sz w:val="24"/>
          <w:szCs w:val="24"/>
        </w:rPr>
        <w:t>.</w:t>
      </w:r>
      <w:del w:id="866" w:author="不要说话" w:date="2026-03-25T17:26:45Z">
        <w:r>
          <w:rPr>
            <w:rFonts w:hint="default" w:ascii="仿宋" w:hAnsi="仿宋" w:eastAsia="仿宋" w:cs="仿宋"/>
            <w:spacing w:val="19"/>
            <w:sz w:val="24"/>
            <w:szCs w:val="24"/>
            <w:lang w:val="en-US" w:eastAsia="zh-CN"/>
          </w:rPr>
          <w:delText>8</w:delText>
        </w:r>
      </w:del>
      <w:ins w:id="867" w:author="不要说话" w:date="2026-03-25T17:26:45Z">
        <w:r>
          <w:rPr>
            <w:rFonts w:hint="eastAsia" w:ascii="仿宋" w:hAnsi="仿宋" w:eastAsia="仿宋" w:cs="仿宋"/>
            <w:spacing w:val="19"/>
            <w:sz w:val="24"/>
            <w:szCs w:val="24"/>
            <w:lang w:val="en-US" w:eastAsia="zh-CN"/>
          </w:rPr>
          <w:t>9</w:t>
        </w:r>
      </w:ins>
      <w:r>
        <w:rPr>
          <w:rFonts w:hint="eastAsia" w:ascii="仿宋" w:hAnsi="仿宋" w:eastAsia="仿宋" w:cs="仿宋"/>
          <w:spacing w:val="19"/>
          <w:sz w:val="24"/>
          <w:szCs w:val="24"/>
        </w:rPr>
        <w:t>在保修期内，如果乙方进行了技术改进，且该改进对甲方有重要意义并对软件运行维护有实用价值，乙方应当免费向甲方提供与该改进有关的详细技术资料和软件升级。</w:t>
      </w:r>
    </w:p>
    <w:p w14:paraId="2309040A">
      <w:pPr>
        <w:pStyle w:val="23"/>
        <w:tabs>
          <w:tab w:val="left" w:pos="150"/>
        </w:tabs>
        <w:spacing w:before="0" w:line="360" w:lineRule="auto"/>
        <w:ind w:firstLine="499"/>
        <w:jc w:val="both"/>
        <w:rPr>
          <w:rFonts w:hint="eastAsia" w:ascii="仿宋" w:hAnsi="仿宋" w:eastAsia="仿宋" w:cs="仿宋"/>
          <w:spacing w:val="19"/>
          <w:sz w:val="24"/>
          <w:szCs w:val="24"/>
        </w:rPr>
      </w:pPr>
      <w:del w:id="868" w:author="不要说话" w:date="2026-03-25T17:26:33Z">
        <w:r>
          <w:rPr>
            <w:rFonts w:hint="default" w:ascii="仿宋" w:hAnsi="仿宋" w:eastAsia="仿宋" w:cs="仿宋"/>
            <w:spacing w:val="19"/>
            <w:sz w:val="24"/>
            <w:szCs w:val="24"/>
            <w:lang w:val="en-US"/>
          </w:rPr>
          <w:delText>6</w:delText>
        </w:r>
      </w:del>
      <w:ins w:id="869" w:author="不要说话" w:date="2026-03-25T17:26:33Z">
        <w:r>
          <w:rPr>
            <w:rFonts w:hint="eastAsia" w:ascii="仿宋" w:hAnsi="仿宋" w:eastAsia="仿宋" w:cs="仿宋"/>
            <w:spacing w:val="19"/>
            <w:sz w:val="24"/>
            <w:szCs w:val="24"/>
            <w:lang w:val="en-US" w:eastAsia="zh-CN"/>
          </w:rPr>
          <w:t>7</w:t>
        </w:r>
      </w:ins>
      <w:r>
        <w:rPr>
          <w:rFonts w:hint="eastAsia" w:ascii="仿宋" w:hAnsi="仿宋" w:eastAsia="仿宋" w:cs="仿宋"/>
          <w:spacing w:val="19"/>
          <w:sz w:val="24"/>
          <w:szCs w:val="24"/>
        </w:rPr>
        <w:t>.</w:t>
      </w:r>
      <w:del w:id="870" w:author="不要说话" w:date="2026-03-25T17:26:47Z">
        <w:r>
          <w:rPr>
            <w:rFonts w:hint="default" w:ascii="仿宋" w:hAnsi="仿宋" w:eastAsia="仿宋" w:cs="仿宋"/>
            <w:spacing w:val="19"/>
            <w:sz w:val="24"/>
            <w:szCs w:val="24"/>
            <w:lang w:val="en-US" w:eastAsia="zh-CN"/>
          </w:rPr>
          <w:delText>9</w:delText>
        </w:r>
      </w:del>
      <w:ins w:id="871" w:author="不要说话" w:date="2026-03-25T17:26:47Z">
        <w:r>
          <w:rPr>
            <w:rFonts w:hint="eastAsia" w:ascii="仿宋" w:hAnsi="仿宋" w:eastAsia="仿宋" w:cs="仿宋"/>
            <w:spacing w:val="19"/>
            <w:sz w:val="24"/>
            <w:szCs w:val="24"/>
            <w:lang w:val="en-US" w:eastAsia="zh-CN"/>
          </w:rPr>
          <w:t>10</w:t>
        </w:r>
      </w:ins>
      <w:r>
        <w:rPr>
          <w:rFonts w:hint="eastAsia" w:ascii="仿宋" w:hAnsi="仿宋" w:eastAsia="仿宋" w:cs="仿宋"/>
          <w:spacing w:val="19"/>
          <w:sz w:val="24"/>
          <w:szCs w:val="24"/>
        </w:rPr>
        <w:t>应用软件保修期满后，甲方签发两份保修期满证书。</w:t>
      </w:r>
    </w:p>
    <w:p w14:paraId="180AB18D">
      <w:pPr>
        <w:pStyle w:val="23"/>
        <w:tabs>
          <w:tab w:val="left" w:pos="150"/>
        </w:tabs>
        <w:spacing w:before="0" w:line="360" w:lineRule="auto"/>
        <w:ind w:right="0" w:firstLine="499"/>
        <w:jc w:val="both"/>
        <w:rPr>
          <w:rFonts w:hint="eastAsia" w:ascii="仿宋" w:hAnsi="仿宋" w:eastAsia="仿宋" w:cs="仿宋"/>
          <w:spacing w:val="19"/>
          <w:sz w:val="24"/>
          <w:szCs w:val="24"/>
        </w:rPr>
      </w:pPr>
      <w:del w:id="872" w:author="不要说话" w:date="2026-03-25T17:26:34Z">
        <w:r>
          <w:rPr>
            <w:rFonts w:hint="default" w:ascii="仿宋" w:hAnsi="仿宋" w:eastAsia="仿宋" w:cs="仿宋"/>
            <w:spacing w:val="19"/>
            <w:sz w:val="24"/>
            <w:szCs w:val="24"/>
            <w:lang w:val="en-US"/>
          </w:rPr>
          <w:delText>6</w:delText>
        </w:r>
      </w:del>
      <w:ins w:id="873" w:author="不要说话" w:date="2026-03-25T17:26:34Z">
        <w:r>
          <w:rPr>
            <w:rFonts w:hint="eastAsia" w:ascii="仿宋" w:hAnsi="仿宋" w:eastAsia="仿宋" w:cs="仿宋"/>
            <w:spacing w:val="19"/>
            <w:sz w:val="24"/>
            <w:szCs w:val="24"/>
            <w:lang w:val="en-US" w:eastAsia="zh-CN"/>
          </w:rPr>
          <w:t>7</w:t>
        </w:r>
      </w:ins>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1</w:t>
      </w:r>
      <w:del w:id="874" w:author="不要说话" w:date="2026-03-25T17:26:49Z">
        <w:r>
          <w:rPr>
            <w:rFonts w:hint="default" w:ascii="仿宋" w:hAnsi="仿宋" w:eastAsia="仿宋" w:cs="仿宋"/>
            <w:spacing w:val="19"/>
            <w:sz w:val="24"/>
            <w:szCs w:val="24"/>
            <w:lang w:val="en-US" w:eastAsia="zh-CN"/>
          </w:rPr>
          <w:delText>0</w:delText>
        </w:r>
      </w:del>
      <w:ins w:id="875" w:author="不要说话" w:date="2026-03-25T17:26:49Z">
        <w:r>
          <w:rPr>
            <w:rFonts w:hint="eastAsia" w:ascii="仿宋" w:hAnsi="仿宋" w:eastAsia="仿宋" w:cs="仿宋"/>
            <w:spacing w:val="19"/>
            <w:sz w:val="24"/>
            <w:szCs w:val="24"/>
            <w:lang w:val="en-US" w:eastAsia="zh-CN"/>
          </w:rPr>
          <w:t>1</w:t>
        </w:r>
      </w:ins>
      <w:r>
        <w:rPr>
          <w:rFonts w:hint="eastAsia" w:ascii="仿宋" w:hAnsi="仿宋" w:eastAsia="仿宋" w:cs="仿宋"/>
          <w:spacing w:val="19"/>
          <w:sz w:val="24"/>
          <w:szCs w:val="24"/>
        </w:rPr>
        <w:t>保修期届满后乙方继续提供服务的价格和方式由双方另行协商确定。但乙方需保证保修期后给予甲方优惠的服务价格，且该价格不得高于本合同约定的有关价格。</w:t>
      </w:r>
    </w:p>
    <w:p w14:paraId="6E0DA460">
      <w:pPr>
        <w:pStyle w:val="23"/>
        <w:tabs>
          <w:tab w:val="left" w:pos="150"/>
        </w:tabs>
        <w:spacing w:before="0" w:line="360" w:lineRule="auto"/>
        <w:ind w:right="0" w:firstLine="499"/>
        <w:jc w:val="both"/>
        <w:rPr>
          <w:rFonts w:hint="eastAsia" w:ascii="仿宋" w:hAnsi="仿宋" w:eastAsia="仿宋" w:cs="仿宋"/>
          <w:spacing w:val="19"/>
          <w:sz w:val="24"/>
          <w:szCs w:val="24"/>
        </w:rPr>
      </w:pPr>
      <w:del w:id="876" w:author="不要说话" w:date="2026-03-25T17:26:34Z">
        <w:r>
          <w:rPr>
            <w:rFonts w:hint="default" w:ascii="仿宋" w:hAnsi="仿宋" w:eastAsia="仿宋" w:cs="仿宋"/>
            <w:spacing w:val="19"/>
            <w:sz w:val="24"/>
            <w:szCs w:val="24"/>
            <w:lang w:val="en-US"/>
          </w:rPr>
          <w:delText>6</w:delText>
        </w:r>
      </w:del>
      <w:ins w:id="877" w:author="不要说话" w:date="2026-03-25T17:26:34Z">
        <w:r>
          <w:rPr>
            <w:rFonts w:hint="eastAsia" w:ascii="仿宋" w:hAnsi="仿宋" w:eastAsia="仿宋" w:cs="仿宋"/>
            <w:spacing w:val="19"/>
            <w:sz w:val="24"/>
            <w:szCs w:val="24"/>
            <w:lang w:val="en-US" w:eastAsia="zh-CN"/>
          </w:rPr>
          <w:t>7</w:t>
        </w:r>
      </w:ins>
      <w:r>
        <w:rPr>
          <w:rFonts w:hint="eastAsia" w:ascii="仿宋" w:hAnsi="仿宋" w:eastAsia="仿宋" w:cs="仿宋"/>
          <w:spacing w:val="19"/>
          <w:sz w:val="24"/>
          <w:szCs w:val="24"/>
        </w:rPr>
        <w:t>.1</w:t>
      </w:r>
      <w:del w:id="878" w:author="不要说话" w:date="2026-03-25T17:26:50Z">
        <w:r>
          <w:rPr>
            <w:rFonts w:hint="default" w:ascii="仿宋" w:hAnsi="仿宋" w:eastAsia="仿宋" w:cs="仿宋"/>
            <w:spacing w:val="19"/>
            <w:sz w:val="24"/>
            <w:szCs w:val="24"/>
            <w:lang w:val="en-US" w:eastAsia="zh-CN"/>
          </w:rPr>
          <w:delText>1</w:delText>
        </w:r>
      </w:del>
      <w:ins w:id="879" w:author="不要说话" w:date="2026-03-25T17:26:50Z">
        <w:r>
          <w:rPr>
            <w:rFonts w:hint="eastAsia" w:ascii="仿宋" w:hAnsi="仿宋" w:eastAsia="仿宋" w:cs="仿宋"/>
            <w:spacing w:val="19"/>
            <w:sz w:val="24"/>
            <w:szCs w:val="24"/>
            <w:lang w:val="en-US" w:eastAsia="zh-CN"/>
          </w:rPr>
          <w:t>2</w:t>
        </w:r>
      </w:ins>
      <w:r>
        <w:rPr>
          <w:rFonts w:hint="eastAsia" w:ascii="仿宋" w:hAnsi="仿宋" w:eastAsia="仿宋" w:cs="仿宋"/>
          <w:spacing w:val="19"/>
          <w:sz w:val="24"/>
          <w:szCs w:val="24"/>
        </w:rPr>
        <w:t>保修期届满后，甲方在系统运行或维护过程中，如果乙方所提供的应用软件出现问题或故障，乙方应派有经验的技术人员，在[2]小时赶到现场，对应用软件进行更换和维修。乙方应运用灵活、多样的通信手段为甲方提供7×24小时响应服务。</w:t>
      </w:r>
    </w:p>
    <w:p w14:paraId="2B923D4D">
      <w:pPr>
        <w:pStyle w:val="23"/>
        <w:tabs>
          <w:tab w:val="left" w:pos="150"/>
        </w:tabs>
        <w:spacing w:before="0" w:line="360" w:lineRule="auto"/>
        <w:ind w:right="0" w:firstLine="499"/>
        <w:jc w:val="both"/>
        <w:rPr>
          <w:rFonts w:hint="eastAsia" w:ascii="仿宋" w:hAnsi="仿宋" w:eastAsia="仿宋" w:cs="仿宋"/>
          <w:spacing w:val="19"/>
          <w:sz w:val="24"/>
          <w:szCs w:val="24"/>
        </w:rPr>
      </w:pPr>
      <w:del w:id="880" w:author="不要说话" w:date="2026-03-25T17:26:41Z">
        <w:r>
          <w:rPr>
            <w:rFonts w:hint="default" w:ascii="仿宋" w:hAnsi="仿宋" w:eastAsia="仿宋" w:cs="仿宋"/>
            <w:spacing w:val="19"/>
            <w:sz w:val="24"/>
            <w:szCs w:val="24"/>
            <w:lang w:val="en-US"/>
          </w:rPr>
          <w:delText>6</w:delText>
        </w:r>
      </w:del>
      <w:ins w:id="881" w:author="不要说话" w:date="2026-03-25T17:26:41Z">
        <w:r>
          <w:rPr>
            <w:rFonts w:hint="eastAsia" w:ascii="仿宋" w:hAnsi="仿宋" w:eastAsia="仿宋" w:cs="仿宋"/>
            <w:spacing w:val="19"/>
            <w:sz w:val="24"/>
            <w:szCs w:val="24"/>
            <w:lang w:val="en-US" w:eastAsia="zh-CN"/>
          </w:rPr>
          <w:t>7</w:t>
        </w:r>
      </w:ins>
      <w:r>
        <w:rPr>
          <w:rFonts w:hint="eastAsia" w:ascii="仿宋" w:hAnsi="仿宋" w:eastAsia="仿宋" w:cs="仿宋"/>
          <w:spacing w:val="19"/>
          <w:sz w:val="24"/>
          <w:szCs w:val="24"/>
        </w:rPr>
        <w:t>.1</w:t>
      </w:r>
      <w:del w:id="882" w:author="不要说话" w:date="2026-03-25T17:26:51Z">
        <w:r>
          <w:rPr>
            <w:rFonts w:hint="default" w:ascii="仿宋" w:hAnsi="仿宋" w:eastAsia="仿宋" w:cs="仿宋"/>
            <w:spacing w:val="19"/>
            <w:sz w:val="24"/>
            <w:szCs w:val="24"/>
            <w:lang w:val="en-US" w:eastAsia="zh-CN"/>
          </w:rPr>
          <w:delText>2</w:delText>
        </w:r>
      </w:del>
      <w:ins w:id="883" w:author="不要说话" w:date="2026-03-25T17:26:51Z">
        <w:r>
          <w:rPr>
            <w:rFonts w:hint="eastAsia" w:ascii="仿宋" w:hAnsi="仿宋" w:eastAsia="仿宋" w:cs="仿宋"/>
            <w:spacing w:val="19"/>
            <w:sz w:val="24"/>
            <w:szCs w:val="24"/>
            <w:lang w:val="en-US" w:eastAsia="zh-CN"/>
          </w:rPr>
          <w:t>3</w:t>
        </w:r>
      </w:ins>
      <w:r>
        <w:rPr>
          <w:rFonts w:hint="eastAsia" w:ascii="仿宋" w:hAnsi="仿宋" w:eastAsia="仿宋" w:cs="仿宋"/>
          <w:spacing w:val="19"/>
          <w:sz w:val="24"/>
          <w:szCs w:val="24"/>
        </w:rPr>
        <w:t>保修期届满后，如发现应用软件自身存在瑕疵或缺陷，乙方应予以免费更换或修理。</w:t>
      </w:r>
    </w:p>
    <w:p w14:paraId="34263901">
      <w:pPr>
        <w:pStyle w:val="23"/>
        <w:tabs>
          <w:tab w:val="left" w:pos="150"/>
        </w:tabs>
        <w:spacing w:before="0" w:line="360" w:lineRule="auto"/>
        <w:ind w:right="0" w:firstLine="499"/>
        <w:jc w:val="both"/>
        <w:rPr>
          <w:rFonts w:hint="eastAsia" w:ascii="仿宋" w:hAnsi="仿宋" w:eastAsia="仿宋" w:cs="仿宋"/>
          <w:spacing w:val="19"/>
          <w:sz w:val="24"/>
          <w:szCs w:val="24"/>
        </w:rPr>
      </w:pPr>
      <w:del w:id="884" w:author="不要说话" w:date="2026-03-25T17:26:42Z">
        <w:r>
          <w:rPr>
            <w:rFonts w:hint="default" w:ascii="仿宋" w:hAnsi="仿宋" w:eastAsia="仿宋" w:cs="仿宋"/>
            <w:spacing w:val="19"/>
            <w:sz w:val="24"/>
            <w:szCs w:val="24"/>
            <w:lang w:val="en-US"/>
          </w:rPr>
          <w:delText>6</w:delText>
        </w:r>
      </w:del>
      <w:ins w:id="885" w:author="不要说话" w:date="2026-03-25T17:26:42Z">
        <w:r>
          <w:rPr>
            <w:rFonts w:hint="eastAsia" w:ascii="仿宋" w:hAnsi="仿宋" w:eastAsia="仿宋" w:cs="仿宋"/>
            <w:spacing w:val="19"/>
            <w:sz w:val="24"/>
            <w:szCs w:val="24"/>
            <w:lang w:val="en-US" w:eastAsia="zh-CN"/>
          </w:rPr>
          <w:t>7</w:t>
        </w:r>
      </w:ins>
      <w:r>
        <w:rPr>
          <w:rFonts w:hint="eastAsia" w:ascii="仿宋" w:hAnsi="仿宋" w:eastAsia="仿宋" w:cs="仿宋"/>
          <w:spacing w:val="19"/>
          <w:sz w:val="24"/>
          <w:szCs w:val="24"/>
        </w:rPr>
        <w:t>.1</w:t>
      </w:r>
      <w:del w:id="886" w:author="不要说话" w:date="2026-03-25T17:26:52Z">
        <w:r>
          <w:rPr>
            <w:rFonts w:hint="default" w:ascii="仿宋" w:hAnsi="仿宋" w:eastAsia="仿宋" w:cs="仿宋"/>
            <w:spacing w:val="19"/>
            <w:sz w:val="24"/>
            <w:szCs w:val="24"/>
            <w:lang w:val="en-US" w:eastAsia="zh-CN"/>
          </w:rPr>
          <w:delText>3</w:delText>
        </w:r>
      </w:del>
      <w:ins w:id="887" w:author="不要说话" w:date="2026-03-25T17:26:52Z">
        <w:r>
          <w:rPr>
            <w:rFonts w:hint="eastAsia" w:ascii="仿宋" w:hAnsi="仿宋" w:eastAsia="仿宋" w:cs="仿宋"/>
            <w:spacing w:val="19"/>
            <w:sz w:val="24"/>
            <w:szCs w:val="24"/>
            <w:lang w:val="en-US" w:eastAsia="zh-CN"/>
          </w:rPr>
          <w:t>4</w:t>
        </w:r>
      </w:ins>
      <w:r>
        <w:rPr>
          <w:rFonts w:hint="eastAsia" w:ascii="仿宋" w:hAnsi="仿宋" w:eastAsia="仿宋" w:cs="仿宋"/>
          <w:spacing w:val="19"/>
          <w:sz w:val="24"/>
          <w:szCs w:val="24"/>
        </w:rPr>
        <w:t>如甲方变更本合同系统使用人、所有人和硬件所有人、持有人，书面通知乙方即可。</w:t>
      </w:r>
    </w:p>
    <w:p w14:paraId="747B5127">
      <w:pPr>
        <w:pStyle w:val="23"/>
        <w:tabs>
          <w:tab w:val="left" w:pos="150"/>
        </w:tabs>
        <w:spacing w:line="360" w:lineRule="auto"/>
        <w:ind w:right="0" w:firstLine="499"/>
        <w:jc w:val="both"/>
        <w:rPr>
          <w:rFonts w:hint="eastAsia" w:ascii="仿宋" w:hAnsi="仿宋" w:eastAsia="仿宋" w:cs="仿宋"/>
          <w:spacing w:val="19"/>
          <w:sz w:val="24"/>
          <w:szCs w:val="24"/>
        </w:rPr>
      </w:pPr>
      <w:del w:id="888" w:author="不要说话" w:date="2026-03-25T17:26:55Z">
        <w:r>
          <w:rPr>
            <w:rFonts w:hint="default" w:ascii="仿宋" w:hAnsi="仿宋" w:eastAsia="仿宋" w:cs="仿宋"/>
            <w:spacing w:val="19"/>
            <w:sz w:val="24"/>
            <w:szCs w:val="24"/>
            <w:lang w:val="en-US"/>
          </w:rPr>
          <w:delText>6</w:delText>
        </w:r>
      </w:del>
      <w:ins w:id="889" w:author="不要说话" w:date="2026-03-25T17:26:55Z">
        <w:r>
          <w:rPr>
            <w:rFonts w:hint="eastAsia" w:ascii="仿宋" w:hAnsi="仿宋" w:eastAsia="仿宋" w:cs="仿宋"/>
            <w:spacing w:val="19"/>
            <w:sz w:val="24"/>
            <w:szCs w:val="24"/>
            <w:lang w:val="en-US" w:eastAsia="zh-CN"/>
          </w:rPr>
          <w:t>7</w:t>
        </w:r>
      </w:ins>
      <w:r>
        <w:rPr>
          <w:rFonts w:hint="eastAsia" w:ascii="仿宋" w:hAnsi="仿宋" w:eastAsia="仿宋" w:cs="仿宋"/>
          <w:spacing w:val="19"/>
          <w:sz w:val="24"/>
          <w:szCs w:val="24"/>
        </w:rPr>
        <w:t>.1</w:t>
      </w:r>
      <w:del w:id="890" w:author="不要说话" w:date="2026-03-25T17:27:00Z">
        <w:r>
          <w:rPr>
            <w:rFonts w:hint="default" w:ascii="仿宋" w:hAnsi="仿宋" w:eastAsia="仿宋" w:cs="仿宋"/>
            <w:spacing w:val="19"/>
            <w:sz w:val="24"/>
            <w:szCs w:val="24"/>
            <w:lang w:val="en-US" w:eastAsia="zh-CN"/>
          </w:rPr>
          <w:delText>4</w:delText>
        </w:r>
      </w:del>
      <w:ins w:id="891" w:author="不要说话" w:date="2026-03-25T17:27:00Z">
        <w:r>
          <w:rPr>
            <w:rFonts w:hint="eastAsia" w:ascii="仿宋" w:hAnsi="仿宋" w:eastAsia="仿宋" w:cs="仿宋"/>
            <w:spacing w:val="19"/>
            <w:sz w:val="24"/>
            <w:szCs w:val="24"/>
            <w:lang w:val="en-US" w:eastAsia="zh-CN"/>
          </w:rPr>
          <w:t>5</w:t>
        </w:r>
      </w:ins>
      <w:r>
        <w:rPr>
          <w:rFonts w:hint="eastAsia" w:ascii="仿宋" w:hAnsi="仿宋" w:eastAsia="仿宋" w:cs="仿宋"/>
          <w:spacing w:val="19"/>
          <w:sz w:val="24"/>
          <w:szCs w:val="24"/>
        </w:rPr>
        <w:t>由于乙方原因导致甲方数据丢失、信息泄露等，甲方有权解除合同。乙方应退还甲方已付款项并应按本合同总价的[10]%向甲方支付违约金。</w:t>
      </w:r>
    </w:p>
    <w:p w14:paraId="379E935C">
      <w:pPr>
        <w:pStyle w:val="23"/>
        <w:tabs>
          <w:tab w:val="left" w:pos="150"/>
        </w:tabs>
        <w:spacing w:line="360" w:lineRule="auto"/>
        <w:ind w:right="0" w:firstLine="499"/>
        <w:jc w:val="both"/>
        <w:rPr>
          <w:rFonts w:hint="eastAsia" w:ascii="仿宋" w:hAnsi="仿宋" w:eastAsia="仿宋" w:cs="仿宋"/>
          <w:spacing w:val="19"/>
          <w:sz w:val="24"/>
          <w:szCs w:val="24"/>
          <w:highlight w:val="none"/>
        </w:rPr>
      </w:pPr>
      <w:del w:id="892" w:author="不要说话" w:date="2026-03-25T17:26:56Z">
        <w:r>
          <w:rPr>
            <w:rFonts w:hint="default" w:ascii="仿宋" w:hAnsi="仿宋" w:eastAsia="仿宋" w:cs="仿宋"/>
            <w:spacing w:val="19"/>
            <w:sz w:val="24"/>
            <w:szCs w:val="24"/>
            <w:highlight w:val="none"/>
            <w:lang w:val="en-US"/>
          </w:rPr>
          <w:delText>6</w:delText>
        </w:r>
      </w:del>
      <w:ins w:id="893" w:author="不要说话" w:date="2026-03-25T17:26:56Z">
        <w:r>
          <w:rPr>
            <w:rFonts w:hint="eastAsia" w:ascii="仿宋" w:hAnsi="仿宋" w:eastAsia="仿宋" w:cs="仿宋"/>
            <w:spacing w:val="19"/>
            <w:sz w:val="24"/>
            <w:szCs w:val="24"/>
            <w:highlight w:val="none"/>
            <w:lang w:val="en-US" w:eastAsia="zh-CN"/>
          </w:rPr>
          <w:t>7</w:t>
        </w:r>
      </w:ins>
      <w:r>
        <w:rPr>
          <w:rFonts w:hint="eastAsia" w:ascii="仿宋" w:hAnsi="仿宋" w:eastAsia="仿宋" w:cs="仿宋"/>
          <w:spacing w:val="19"/>
          <w:sz w:val="24"/>
          <w:szCs w:val="24"/>
          <w:highlight w:val="none"/>
        </w:rPr>
        <w:t>.1</w:t>
      </w:r>
      <w:del w:id="894" w:author="不要说话" w:date="2026-03-25T17:27:01Z">
        <w:r>
          <w:rPr>
            <w:rFonts w:hint="default" w:ascii="仿宋" w:hAnsi="仿宋" w:eastAsia="仿宋" w:cs="仿宋"/>
            <w:spacing w:val="19"/>
            <w:sz w:val="24"/>
            <w:szCs w:val="24"/>
            <w:lang w:val="en-US" w:eastAsia="zh-CN"/>
          </w:rPr>
          <w:delText>5</w:delText>
        </w:r>
      </w:del>
      <w:ins w:id="895" w:author="不要说话" w:date="2026-03-25T17:27:01Z">
        <w:r>
          <w:rPr>
            <w:rFonts w:hint="eastAsia" w:ascii="仿宋" w:hAnsi="仿宋" w:eastAsia="仿宋" w:cs="仿宋"/>
            <w:spacing w:val="19"/>
            <w:sz w:val="24"/>
            <w:szCs w:val="24"/>
            <w:lang w:val="en-US" w:eastAsia="zh-CN"/>
          </w:rPr>
          <w:t>6</w:t>
        </w:r>
      </w:ins>
      <w:r>
        <w:rPr>
          <w:rFonts w:hint="eastAsia" w:ascii="仿宋" w:hAnsi="仿宋" w:eastAsia="仿宋" w:cs="仿宋"/>
          <w:spacing w:val="19"/>
          <w:sz w:val="24"/>
          <w:szCs w:val="24"/>
          <w:highlight w:val="none"/>
          <w:lang w:val="en-US" w:eastAsia="zh-CN"/>
        </w:rPr>
        <w:t>如因乙方开发软件出现网路安全漏洞及风险，乙方应安排专人配合甲方进行解决</w:t>
      </w:r>
      <w:r>
        <w:rPr>
          <w:rFonts w:hint="eastAsia" w:ascii="仿宋" w:hAnsi="仿宋" w:eastAsia="仿宋" w:cs="仿宋"/>
          <w:spacing w:val="19"/>
          <w:sz w:val="24"/>
          <w:szCs w:val="24"/>
          <w:highlight w:val="none"/>
        </w:rPr>
        <w:t>。</w:t>
      </w:r>
    </w:p>
    <w:p w14:paraId="6DC85268">
      <w:pPr>
        <w:pStyle w:val="23"/>
        <w:tabs>
          <w:tab w:val="left" w:pos="150"/>
        </w:tabs>
        <w:spacing w:line="360" w:lineRule="auto"/>
        <w:ind w:right="0" w:firstLine="499"/>
        <w:jc w:val="both"/>
        <w:rPr>
          <w:rFonts w:hint="eastAsia" w:ascii="仿宋" w:hAnsi="仿宋" w:eastAsia="仿宋" w:cs="仿宋"/>
          <w:spacing w:val="19"/>
          <w:sz w:val="24"/>
          <w:szCs w:val="24"/>
          <w:highlight w:val="none"/>
        </w:rPr>
      </w:pPr>
      <w:ins w:id="896" w:author="不要说话" w:date="2026-03-25T17:26:56Z">
        <w:r>
          <w:rPr>
            <w:rFonts w:hint="eastAsia" w:ascii="仿宋" w:hAnsi="仿宋" w:eastAsia="仿宋" w:cs="仿宋"/>
            <w:spacing w:val="19"/>
            <w:sz w:val="24"/>
            <w:szCs w:val="24"/>
            <w:highlight w:val="none"/>
            <w:lang w:val="en-US" w:eastAsia="zh-CN"/>
          </w:rPr>
          <w:t>7</w:t>
        </w:r>
      </w:ins>
      <w:r>
        <w:rPr>
          <w:rFonts w:hint="eastAsia" w:ascii="仿宋" w:hAnsi="仿宋" w:eastAsia="仿宋" w:cs="仿宋"/>
          <w:spacing w:val="19"/>
          <w:sz w:val="24"/>
          <w:szCs w:val="24"/>
          <w:highlight w:val="none"/>
        </w:rPr>
        <w:t>.1</w:t>
      </w:r>
      <w:ins w:id="897" w:author="不要说话" w:date="2026-03-25T17:27:02Z">
        <w:r>
          <w:rPr>
            <w:rFonts w:hint="eastAsia" w:ascii="仿宋" w:hAnsi="仿宋" w:eastAsia="仿宋" w:cs="仿宋"/>
            <w:spacing w:val="19"/>
            <w:sz w:val="24"/>
            <w:szCs w:val="24"/>
            <w:lang w:val="en-US" w:eastAsia="zh-CN"/>
          </w:rPr>
          <w:t>7</w:t>
        </w:r>
      </w:ins>
      <w:r>
        <w:rPr>
          <w:rFonts w:hint="eastAsia" w:ascii="仿宋" w:hAnsi="仿宋" w:eastAsia="仿宋" w:cs="仿宋"/>
          <w:spacing w:val="19"/>
          <w:sz w:val="24"/>
          <w:szCs w:val="24"/>
          <w:highlight w:val="none"/>
          <w:lang w:val="en-US" w:eastAsia="zh-CN"/>
        </w:rPr>
        <w:t>维护期内甲方系统如需要迁移，乙方应安排专人进行迁移</w:t>
      </w:r>
      <w:r>
        <w:rPr>
          <w:rFonts w:hint="eastAsia" w:ascii="仿宋" w:hAnsi="仿宋" w:eastAsia="仿宋" w:cs="仿宋"/>
          <w:spacing w:val="19"/>
          <w:sz w:val="24"/>
          <w:szCs w:val="24"/>
          <w:highlight w:val="none"/>
        </w:rPr>
        <w:t>。</w:t>
      </w:r>
    </w:p>
    <w:p w14:paraId="15EB25D3">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w:t>
      </w:r>
      <w:del w:id="898" w:author="不要说话" w:date="2026-03-25T17:27:07Z">
        <w:r>
          <w:rPr>
            <w:rFonts w:hint="default" w:ascii="仿宋" w:hAnsi="仿宋" w:eastAsia="仿宋" w:cs="仿宋"/>
            <w:b/>
            <w:bCs/>
            <w:spacing w:val="5"/>
            <w:sz w:val="24"/>
            <w:szCs w:val="24"/>
            <w:lang w:val="en-US"/>
          </w:rPr>
          <w:delText>七</w:delText>
        </w:r>
      </w:del>
      <w:ins w:id="899" w:author="不要说话" w:date="2026-03-25T17:27:08Z">
        <w:r>
          <w:rPr>
            <w:rFonts w:hint="eastAsia" w:ascii="仿宋" w:hAnsi="仿宋" w:eastAsia="仿宋" w:cs="仿宋"/>
            <w:b/>
            <w:bCs/>
            <w:spacing w:val="5"/>
            <w:sz w:val="24"/>
            <w:szCs w:val="24"/>
            <w:lang w:val="en-US" w:eastAsia="zh-CN"/>
          </w:rPr>
          <w:t>八</w:t>
        </w:r>
      </w:ins>
      <w:r>
        <w:rPr>
          <w:rFonts w:hint="eastAsia" w:ascii="仿宋" w:hAnsi="仿宋" w:eastAsia="仿宋" w:cs="仿宋"/>
          <w:b/>
          <w:bCs/>
          <w:spacing w:val="5"/>
          <w:sz w:val="24"/>
          <w:szCs w:val="24"/>
        </w:rPr>
        <w:t>条培训</w:t>
      </w:r>
    </w:p>
    <w:p w14:paraId="3F13625D">
      <w:pPr>
        <w:pStyle w:val="23"/>
        <w:tabs>
          <w:tab w:val="left" w:pos="150"/>
        </w:tabs>
        <w:spacing w:before="0" w:line="360" w:lineRule="auto"/>
        <w:ind w:right="0" w:firstLine="499"/>
        <w:jc w:val="both"/>
        <w:rPr>
          <w:rFonts w:hint="eastAsia" w:ascii="仿宋" w:hAnsi="仿宋" w:eastAsia="仿宋" w:cs="仿宋"/>
          <w:spacing w:val="19"/>
          <w:sz w:val="24"/>
          <w:szCs w:val="24"/>
        </w:rPr>
      </w:pPr>
      <w:del w:id="900" w:author="不要说话" w:date="2026-03-25T17:27:11Z">
        <w:r>
          <w:rPr>
            <w:rFonts w:hint="default" w:ascii="仿宋" w:hAnsi="仿宋" w:eastAsia="仿宋" w:cs="仿宋"/>
            <w:spacing w:val="19"/>
            <w:sz w:val="24"/>
            <w:szCs w:val="24"/>
            <w:lang w:val="en-US"/>
          </w:rPr>
          <w:delText>7</w:delText>
        </w:r>
      </w:del>
      <w:ins w:id="901" w:author="不要说话" w:date="2026-03-25T17:27:11Z">
        <w:r>
          <w:rPr>
            <w:rFonts w:hint="eastAsia" w:ascii="仿宋" w:hAnsi="仿宋" w:eastAsia="仿宋" w:cs="仿宋"/>
            <w:spacing w:val="19"/>
            <w:sz w:val="24"/>
            <w:szCs w:val="24"/>
            <w:lang w:val="en-US" w:eastAsia="zh-CN"/>
          </w:rPr>
          <w:t>8</w:t>
        </w:r>
      </w:ins>
      <w:r>
        <w:rPr>
          <w:rFonts w:hint="eastAsia" w:ascii="仿宋" w:hAnsi="仿宋" w:eastAsia="仿宋" w:cs="仿宋"/>
          <w:spacing w:val="19"/>
          <w:sz w:val="24"/>
          <w:szCs w:val="24"/>
        </w:rPr>
        <w:t>.1</w:t>
      </w:r>
      <w:ins w:id="902" w:author="不要说话" w:date="2026-03-25T15:16:42Z">
        <w:r>
          <w:rPr>
            <w:rFonts w:hint="eastAsia" w:ascii="仿宋" w:hAnsi="仿宋" w:eastAsia="仿宋" w:cs="仿宋"/>
            <w:spacing w:val="19"/>
            <w:sz w:val="24"/>
            <w:szCs w:val="24"/>
            <w:lang w:val="en-US" w:eastAsia="zh-CN"/>
          </w:rPr>
          <w:t xml:space="preserve"> </w:t>
        </w:r>
      </w:ins>
      <w:r>
        <w:rPr>
          <w:rFonts w:hint="eastAsia" w:ascii="仿宋" w:hAnsi="仿宋" w:eastAsia="仿宋" w:cs="仿宋"/>
          <w:spacing w:val="19"/>
          <w:sz w:val="24"/>
          <w:szCs w:val="24"/>
        </w:rPr>
        <w:t>双方确定，乙方应在向甲方移交应用软件后，根据甲方的要求，为甲方指定的人员提供技术指导和培训，使参加培训的人员理解并掌握软件的操作和维护。</w:t>
      </w:r>
    </w:p>
    <w:p w14:paraId="39A04EAE">
      <w:pPr>
        <w:pStyle w:val="23"/>
        <w:tabs>
          <w:tab w:val="left" w:pos="150"/>
        </w:tabs>
        <w:spacing w:before="0" w:line="360" w:lineRule="auto"/>
        <w:ind w:firstLine="499"/>
        <w:jc w:val="both"/>
        <w:rPr>
          <w:rFonts w:hint="eastAsia" w:ascii="仿宋" w:hAnsi="仿宋" w:eastAsia="仿宋" w:cs="仿宋"/>
          <w:spacing w:val="19"/>
          <w:sz w:val="24"/>
          <w:szCs w:val="24"/>
        </w:rPr>
      </w:pPr>
      <w:del w:id="903" w:author="不要说话" w:date="2026-03-25T17:27:11Z">
        <w:r>
          <w:rPr>
            <w:rFonts w:hint="default" w:ascii="仿宋" w:hAnsi="仿宋" w:eastAsia="仿宋" w:cs="仿宋"/>
            <w:spacing w:val="19"/>
            <w:sz w:val="24"/>
            <w:szCs w:val="24"/>
            <w:lang w:val="en-US"/>
          </w:rPr>
          <w:delText>7</w:delText>
        </w:r>
      </w:del>
      <w:ins w:id="904" w:author="不要说话" w:date="2026-03-25T17:27:11Z">
        <w:r>
          <w:rPr>
            <w:rFonts w:hint="eastAsia" w:ascii="仿宋" w:hAnsi="仿宋" w:eastAsia="仿宋" w:cs="仿宋"/>
            <w:spacing w:val="19"/>
            <w:sz w:val="24"/>
            <w:szCs w:val="24"/>
            <w:lang w:val="en-US" w:eastAsia="zh-CN"/>
          </w:rPr>
          <w:t>8</w:t>
        </w:r>
      </w:ins>
      <w:r>
        <w:rPr>
          <w:rFonts w:hint="eastAsia" w:ascii="仿宋" w:hAnsi="仿宋" w:eastAsia="仿宋" w:cs="仿宋"/>
          <w:spacing w:val="19"/>
          <w:sz w:val="24"/>
          <w:szCs w:val="24"/>
        </w:rPr>
        <w:t xml:space="preserve"> .2培训目的</w:t>
      </w:r>
    </w:p>
    <w:p w14:paraId="3048CCF3">
      <w:pPr>
        <w:pStyle w:val="23"/>
        <w:tabs>
          <w:tab w:val="left" w:pos="150"/>
        </w:tabs>
        <w:spacing w:before="0" w:line="360" w:lineRule="auto"/>
        <w:ind w:left="0" w:leftChars="0" w:firstLine="499" w:firstLineChars="0"/>
        <w:jc w:val="both"/>
        <w:rPr>
          <w:rFonts w:hint="eastAsia" w:ascii="仿宋" w:hAnsi="仿宋" w:eastAsia="仿宋" w:cs="仿宋"/>
          <w:spacing w:val="19"/>
          <w:sz w:val="24"/>
          <w:szCs w:val="24"/>
        </w:rPr>
      </w:pPr>
      <w:del w:id="905" w:author="不要说话" w:date="2026-03-25T17:27:13Z">
        <w:r>
          <w:rPr>
            <w:rFonts w:hint="default" w:ascii="仿宋" w:hAnsi="仿宋" w:eastAsia="仿宋" w:cs="仿宋"/>
            <w:spacing w:val="19"/>
            <w:sz w:val="24"/>
            <w:szCs w:val="24"/>
            <w:lang w:val="en-US"/>
          </w:rPr>
          <w:delText>7</w:delText>
        </w:r>
      </w:del>
      <w:ins w:id="906" w:author="不要说话" w:date="2026-03-25T17:27:13Z">
        <w:r>
          <w:rPr>
            <w:rFonts w:hint="eastAsia" w:ascii="仿宋" w:hAnsi="仿宋" w:eastAsia="仿宋" w:cs="仿宋"/>
            <w:spacing w:val="19"/>
            <w:sz w:val="24"/>
            <w:szCs w:val="24"/>
            <w:lang w:val="en-US" w:eastAsia="zh-CN"/>
          </w:rPr>
          <w:t>8</w:t>
        </w:r>
      </w:ins>
      <w:r>
        <w:rPr>
          <w:rFonts w:hint="eastAsia" w:ascii="仿宋" w:hAnsi="仿宋" w:eastAsia="仿宋" w:cs="仿宋"/>
          <w:spacing w:val="19"/>
          <w:sz w:val="24"/>
          <w:szCs w:val="24"/>
        </w:rPr>
        <w:t>.2.1</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确保甲方技术人员能够熟练地对应用软件进行运行、诊断、维护和管理。</w:t>
      </w:r>
      <w:del w:id="907" w:author="不要说话" w:date="2026-03-25T17:27:14Z">
        <w:r>
          <w:rPr>
            <w:rFonts w:hint="default" w:ascii="仿宋" w:hAnsi="仿宋" w:eastAsia="仿宋" w:cs="仿宋"/>
            <w:spacing w:val="19"/>
            <w:sz w:val="24"/>
            <w:szCs w:val="24"/>
            <w:lang w:val="en-US"/>
          </w:rPr>
          <w:delText>7</w:delText>
        </w:r>
      </w:del>
      <w:ins w:id="908" w:author="不要说话" w:date="2026-03-25T17:27:14Z">
        <w:r>
          <w:rPr>
            <w:rFonts w:hint="eastAsia" w:ascii="仿宋" w:hAnsi="仿宋" w:eastAsia="仿宋" w:cs="仿宋"/>
            <w:spacing w:val="19"/>
            <w:sz w:val="24"/>
            <w:szCs w:val="24"/>
            <w:lang w:val="en-US" w:eastAsia="zh-CN"/>
          </w:rPr>
          <w:t>8</w:t>
        </w:r>
      </w:ins>
      <w:r>
        <w:rPr>
          <w:rFonts w:hint="eastAsia" w:ascii="仿宋" w:hAnsi="仿宋" w:eastAsia="仿宋" w:cs="仿宋"/>
          <w:spacing w:val="19"/>
          <w:sz w:val="24"/>
          <w:szCs w:val="24"/>
        </w:rPr>
        <w:t>.2.2</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确保甲方相关业务人员对其使用的应用软件能熟练地操作和使用。</w:t>
      </w:r>
    </w:p>
    <w:p w14:paraId="66DC551A">
      <w:pPr>
        <w:pStyle w:val="23"/>
        <w:tabs>
          <w:tab w:val="left" w:pos="150"/>
        </w:tabs>
        <w:spacing w:before="0" w:line="360" w:lineRule="auto"/>
        <w:ind w:right="0" w:firstLine="499"/>
        <w:jc w:val="both"/>
        <w:rPr>
          <w:rFonts w:hint="eastAsia" w:ascii="仿宋" w:hAnsi="仿宋" w:eastAsia="仿宋" w:cs="仿宋"/>
          <w:spacing w:val="19"/>
          <w:sz w:val="24"/>
          <w:szCs w:val="24"/>
        </w:rPr>
      </w:pPr>
      <w:del w:id="909" w:author="不要说话" w:date="2026-03-25T17:27:15Z">
        <w:r>
          <w:rPr>
            <w:rFonts w:hint="default" w:ascii="仿宋" w:hAnsi="仿宋" w:eastAsia="仿宋" w:cs="仿宋"/>
            <w:spacing w:val="19"/>
            <w:sz w:val="24"/>
            <w:szCs w:val="24"/>
            <w:lang w:val="en-US"/>
          </w:rPr>
          <w:delText>7</w:delText>
        </w:r>
      </w:del>
      <w:ins w:id="910" w:author="不要说话" w:date="2026-03-25T17:27:15Z">
        <w:r>
          <w:rPr>
            <w:rFonts w:hint="eastAsia" w:ascii="仿宋" w:hAnsi="仿宋" w:eastAsia="仿宋" w:cs="仿宋"/>
            <w:spacing w:val="19"/>
            <w:sz w:val="24"/>
            <w:szCs w:val="24"/>
            <w:lang w:val="en-US" w:eastAsia="zh-CN"/>
          </w:rPr>
          <w:t>8</w:t>
        </w:r>
      </w:ins>
      <w:r>
        <w:rPr>
          <w:rFonts w:hint="eastAsia" w:ascii="仿宋" w:hAnsi="仿宋" w:eastAsia="仿宋" w:cs="仿宋"/>
          <w:spacing w:val="19"/>
          <w:sz w:val="24"/>
          <w:szCs w:val="24"/>
        </w:rPr>
        <w:t xml:space="preserve">.3培训内容：[按甲方要求]。 </w:t>
      </w:r>
    </w:p>
    <w:p w14:paraId="4CBD2EC0">
      <w:pPr>
        <w:pStyle w:val="23"/>
        <w:tabs>
          <w:tab w:val="left" w:pos="150"/>
        </w:tabs>
        <w:spacing w:before="0" w:line="360" w:lineRule="auto"/>
        <w:ind w:right="0" w:firstLine="499"/>
        <w:jc w:val="both"/>
        <w:rPr>
          <w:rFonts w:hint="eastAsia" w:ascii="仿宋" w:hAnsi="仿宋" w:eastAsia="仿宋" w:cs="仿宋"/>
          <w:spacing w:val="19"/>
          <w:sz w:val="24"/>
          <w:szCs w:val="24"/>
        </w:rPr>
      </w:pPr>
      <w:del w:id="911" w:author="不要说话" w:date="2026-03-25T17:27:16Z">
        <w:r>
          <w:rPr>
            <w:rFonts w:hint="default" w:ascii="仿宋" w:hAnsi="仿宋" w:eastAsia="仿宋" w:cs="仿宋"/>
            <w:spacing w:val="19"/>
            <w:sz w:val="24"/>
            <w:szCs w:val="24"/>
            <w:lang w:val="en-US"/>
          </w:rPr>
          <w:delText>7</w:delText>
        </w:r>
      </w:del>
      <w:ins w:id="912" w:author="不要说话" w:date="2026-03-25T17:27:16Z">
        <w:r>
          <w:rPr>
            <w:rFonts w:hint="eastAsia" w:ascii="仿宋" w:hAnsi="仿宋" w:eastAsia="仿宋" w:cs="仿宋"/>
            <w:spacing w:val="19"/>
            <w:sz w:val="24"/>
            <w:szCs w:val="24"/>
            <w:lang w:val="en-US" w:eastAsia="zh-CN"/>
          </w:rPr>
          <w:t>8</w:t>
        </w:r>
      </w:ins>
      <w:r>
        <w:rPr>
          <w:rFonts w:hint="eastAsia" w:ascii="仿宋" w:hAnsi="仿宋" w:eastAsia="仿宋" w:cs="仿宋"/>
          <w:spacing w:val="19"/>
          <w:sz w:val="24"/>
          <w:szCs w:val="24"/>
        </w:rPr>
        <w:t xml:space="preserve"> .4培训时间与地点：[</w:t>
      </w:r>
      <w:r>
        <w:rPr>
          <w:rFonts w:hint="eastAsia" w:ascii="仿宋" w:hAnsi="仿宋" w:eastAsia="仿宋" w:cs="仿宋"/>
          <w:spacing w:val="19"/>
          <w:sz w:val="24"/>
          <w:szCs w:val="24"/>
          <w:lang w:val="en-US" w:eastAsia="zh-CN"/>
        </w:rPr>
        <w:t>甲方定</w:t>
      </w:r>
      <w:r>
        <w:rPr>
          <w:rFonts w:hint="eastAsia" w:ascii="仿宋" w:hAnsi="仿宋" w:eastAsia="仿宋" w:cs="仿宋"/>
          <w:spacing w:val="19"/>
          <w:sz w:val="24"/>
          <w:szCs w:val="24"/>
        </w:rPr>
        <w:t>]</w:t>
      </w:r>
    </w:p>
    <w:p w14:paraId="7A51FED1">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乙方在甲方所在地为甲方提供不少于[</w:t>
      </w:r>
      <w:r>
        <w:rPr>
          <w:rFonts w:hint="eastAsia" w:ascii="仿宋" w:hAnsi="仿宋" w:eastAsia="仿宋" w:cs="仿宋"/>
          <w:spacing w:val="19"/>
          <w:sz w:val="24"/>
          <w:szCs w:val="24"/>
          <w:lang w:val="en-US" w:eastAsia="zh-CN"/>
        </w:rPr>
        <w:t>1</w:t>
      </w:r>
      <w:r>
        <w:rPr>
          <w:rFonts w:hint="eastAsia" w:ascii="仿宋" w:hAnsi="仿宋" w:eastAsia="仿宋" w:cs="仿宋"/>
          <w:spacing w:val="19"/>
          <w:sz w:val="24"/>
          <w:szCs w:val="24"/>
        </w:rPr>
        <w:t>]个工作日的技术培训，具体培训时间由双方协商决定。甲方应在培训日前[2]日内向乙方提供参加培训的人员名单。由于培训产生的所有费用由已经包含在合同总价中。具体培训方式见附件。</w:t>
      </w:r>
    </w:p>
    <w:p w14:paraId="19A8FC22">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w:t>
      </w:r>
      <w:del w:id="913" w:author="不要说话" w:date="2026-03-25T17:27:18Z">
        <w:r>
          <w:rPr>
            <w:rFonts w:hint="default" w:ascii="仿宋" w:hAnsi="仿宋" w:eastAsia="仿宋" w:cs="仿宋"/>
            <w:b/>
            <w:bCs/>
            <w:spacing w:val="5"/>
            <w:sz w:val="24"/>
            <w:szCs w:val="24"/>
            <w:lang w:val="en-US"/>
          </w:rPr>
          <w:delText>八</w:delText>
        </w:r>
      </w:del>
      <w:ins w:id="914" w:author="不要说话" w:date="2026-03-25T17:27:21Z">
        <w:r>
          <w:rPr>
            <w:rFonts w:hint="eastAsia" w:ascii="仿宋" w:hAnsi="仿宋" w:eastAsia="仿宋" w:cs="仿宋"/>
            <w:b/>
            <w:bCs/>
            <w:spacing w:val="5"/>
            <w:sz w:val="24"/>
            <w:szCs w:val="24"/>
            <w:lang w:val="en-US" w:eastAsia="zh-CN"/>
          </w:rPr>
          <w:t>九</w:t>
        </w:r>
      </w:ins>
      <w:r>
        <w:rPr>
          <w:rFonts w:hint="eastAsia" w:ascii="仿宋" w:hAnsi="仿宋" w:eastAsia="仿宋" w:cs="仿宋"/>
          <w:b/>
          <w:bCs/>
          <w:spacing w:val="5"/>
          <w:sz w:val="24"/>
          <w:szCs w:val="24"/>
        </w:rPr>
        <w:t>条违约责任</w:t>
      </w:r>
    </w:p>
    <w:p w14:paraId="7E6AD9BD">
      <w:pPr>
        <w:pStyle w:val="23"/>
        <w:tabs>
          <w:tab w:val="left" w:pos="150"/>
        </w:tabs>
        <w:spacing w:before="0" w:line="360" w:lineRule="auto"/>
        <w:ind w:right="0" w:firstLine="499"/>
        <w:jc w:val="both"/>
        <w:rPr>
          <w:rFonts w:hint="eastAsia" w:ascii="仿宋" w:hAnsi="仿宋" w:eastAsia="仿宋" w:cs="仿宋"/>
          <w:spacing w:val="19"/>
          <w:sz w:val="24"/>
          <w:szCs w:val="24"/>
        </w:rPr>
      </w:pPr>
      <w:del w:id="915" w:author="不要说话" w:date="2026-03-25T17:27:24Z">
        <w:r>
          <w:rPr>
            <w:rFonts w:hint="default" w:ascii="仿宋" w:hAnsi="仿宋" w:eastAsia="仿宋" w:cs="仿宋"/>
            <w:spacing w:val="19"/>
            <w:sz w:val="24"/>
            <w:szCs w:val="24"/>
            <w:lang w:val="en-US"/>
          </w:rPr>
          <w:delText>8</w:delText>
        </w:r>
      </w:del>
      <w:ins w:id="916" w:author="不要说话" w:date="2026-03-25T17:27:24Z">
        <w:r>
          <w:rPr>
            <w:rFonts w:hint="eastAsia" w:ascii="仿宋" w:hAnsi="仿宋" w:eastAsia="仿宋" w:cs="仿宋"/>
            <w:spacing w:val="19"/>
            <w:sz w:val="24"/>
            <w:szCs w:val="24"/>
            <w:lang w:val="en-US" w:eastAsia="zh-CN"/>
          </w:rPr>
          <w:t>9</w:t>
        </w:r>
      </w:ins>
      <w:r>
        <w:rPr>
          <w:rFonts w:hint="eastAsia" w:ascii="仿宋" w:hAnsi="仿宋" w:eastAsia="仿宋" w:cs="仿宋"/>
          <w:spacing w:val="19"/>
          <w:sz w:val="24"/>
          <w:szCs w:val="24"/>
        </w:rPr>
        <w:t>.1如乙方提供的系统软件许可使用权限、数量、范围、期限等与本合同及附件不符，或软件介质存在瑕疵，甲方有权解除合同或要求乙方按照本合同第13.9条的规定采取措施并承担责任。</w:t>
      </w:r>
    </w:p>
    <w:p w14:paraId="4BF35913">
      <w:pPr>
        <w:pStyle w:val="23"/>
        <w:tabs>
          <w:tab w:val="left" w:pos="150"/>
        </w:tabs>
        <w:spacing w:before="0" w:line="360" w:lineRule="auto"/>
        <w:ind w:right="0" w:firstLine="499"/>
        <w:jc w:val="both"/>
        <w:rPr>
          <w:rFonts w:hint="eastAsia" w:ascii="仿宋" w:hAnsi="仿宋" w:eastAsia="仿宋" w:cs="仿宋"/>
          <w:spacing w:val="19"/>
          <w:sz w:val="24"/>
          <w:szCs w:val="24"/>
        </w:rPr>
      </w:pPr>
      <w:del w:id="917" w:author="不要说话" w:date="2026-03-25T17:27:25Z">
        <w:r>
          <w:rPr>
            <w:rFonts w:hint="default" w:ascii="仿宋" w:hAnsi="仿宋" w:eastAsia="仿宋" w:cs="仿宋"/>
            <w:spacing w:val="19"/>
            <w:sz w:val="24"/>
            <w:szCs w:val="24"/>
            <w:lang w:val="en-US"/>
          </w:rPr>
          <w:delText>8</w:delText>
        </w:r>
      </w:del>
      <w:ins w:id="918" w:author="不要说话" w:date="2026-03-25T17:27:25Z">
        <w:r>
          <w:rPr>
            <w:rFonts w:hint="eastAsia" w:ascii="仿宋" w:hAnsi="仿宋" w:eastAsia="仿宋" w:cs="仿宋"/>
            <w:spacing w:val="19"/>
            <w:sz w:val="24"/>
            <w:szCs w:val="24"/>
            <w:lang w:val="en-US" w:eastAsia="zh-CN"/>
          </w:rPr>
          <w:t>9</w:t>
        </w:r>
      </w:ins>
      <w:r>
        <w:rPr>
          <w:rFonts w:hint="eastAsia" w:ascii="仿宋" w:hAnsi="仿宋" w:eastAsia="仿宋" w:cs="仿宋"/>
          <w:spacing w:val="19"/>
          <w:sz w:val="24"/>
          <w:szCs w:val="24"/>
        </w:rPr>
        <w:t>.2由于乙方原因使得初验、移交、试运行(含顺延和重新计算的试运行期)、终验(含再次终验)等任一阶段工作延误的，乙方应就该等延误向甲方承担违约责任。对于乙方在任一阶段工作的延误，甲方均有权要求乙方按照下列比率向甲方支付违约金：任一阶段工作迟延的，乙方应每天按相当于合同总价[1]%的标准支付违约金。迟延履行不足1天时按1天计算。因任一阶段工作迟延而使甲方额外增加的各项费用(包括但不限于运输及保险费用、测试费用)由乙方承担。如乙方任 一阶段工作迟延使甲方遭受损失的，乙方应赔偿甲方由此造成的损失。</w:t>
      </w:r>
    </w:p>
    <w:p w14:paraId="3E05481E">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并且，如乙方任一阶段工作迟延，其迟延违约金的数额累计达到本合同总价的[10]%或迟延达7天时，甲方有权解除本合同。该等解除并不免除乙方根据甲方要求应当承担的上述违约责任。</w:t>
      </w:r>
    </w:p>
    <w:p w14:paraId="5951C032">
      <w:pPr>
        <w:pStyle w:val="23"/>
        <w:tabs>
          <w:tab w:val="left" w:pos="150"/>
        </w:tabs>
        <w:spacing w:before="0" w:line="360" w:lineRule="auto"/>
        <w:ind w:left="0" w:right="0" w:firstLine="499"/>
        <w:jc w:val="both"/>
        <w:rPr>
          <w:rFonts w:hint="eastAsia" w:ascii="仿宋" w:hAnsi="仿宋" w:eastAsia="仿宋" w:cs="仿宋"/>
          <w:spacing w:val="19"/>
          <w:sz w:val="24"/>
          <w:szCs w:val="24"/>
        </w:rPr>
      </w:pPr>
      <w:ins w:id="919" w:author="不要说话" w:date="2026-03-25T17:27:27Z">
        <w:r>
          <w:rPr>
            <w:rFonts w:hint="eastAsia" w:ascii="仿宋" w:hAnsi="仿宋" w:eastAsia="仿宋" w:cs="仿宋"/>
            <w:spacing w:val="19"/>
            <w:sz w:val="24"/>
            <w:szCs w:val="24"/>
            <w:lang w:val="en-US" w:eastAsia="zh-CN"/>
          </w:rPr>
          <w:t>9</w:t>
        </w:r>
      </w:ins>
      <w:r>
        <w:rPr>
          <w:rFonts w:hint="eastAsia" w:ascii="仿宋" w:hAnsi="仿宋" w:eastAsia="仿宋" w:cs="仿宋"/>
          <w:spacing w:val="19"/>
          <w:sz w:val="24"/>
          <w:szCs w:val="24"/>
        </w:rPr>
        <w:t>.3保修期内，如乙方未能按合同规定及时提供服务，除本合同规定的不可抗力原因外，每迟延一次，乙方应当支付合同总价的5%的违约金。</w:t>
      </w:r>
    </w:p>
    <w:p w14:paraId="39E57B00">
      <w:pPr>
        <w:pStyle w:val="23"/>
        <w:tabs>
          <w:tab w:val="left" w:pos="150"/>
        </w:tabs>
        <w:spacing w:before="0" w:line="360" w:lineRule="auto"/>
        <w:ind w:left="0" w:right="0" w:firstLine="499"/>
        <w:jc w:val="both"/>
        <w:rPr>
          <w:rFonts w:hint="eastAsia" w:ascii="仿宋" w:hAnsi="仿宋" w:eastAsia="仿宋" w:cs="仿宋"/>
          <w:spacing w:val="19"/>
          <w:sz w:val="24"/>
          <w:szCs w:val="24"/>
        </w:rPr>
      </w:pPr>
      <w:ins w:id="920" w:author="不要说话" w:date="2026-03-25T17:27:29Z">
        <w:r>
          <w:rPr>
            <w:rFonts w:hint="eastAsia" w:ascii="仿宋" w:hAnsi="仿宋" w:eastAsia="仿宋" w:cs="仿宋"/>
            <w:spacing w:val="19"/>
            <w:sz w:val="24"/>
            <w:szCs w:val="24"/>
            <w:lang w:val="en-US" w:eastAsia="zh-CN"/>
          </w:rPr>
          <w:t>9</w:t>
        </w:r>
      </w:ins>
      <w:r>
        <w:rPr>
          <w:rFonts w:hint="eastAsia" w:ascii="仿宋" w:hAnsi="仿宋" w:eastAsia="仿宋" w:cs="仿宋"/>
          <w:spacing w:val="19"/>
          <w:sz w:val="24"/>
          <w:szCs w:val="24"/>
        </w:rPr>
        <w:t>.4对于乙方依据本合同约定应当承担的各项违约金及损失赔偿，甲方均有权依据本合同第4.5条规定从应支付乙方的款项中扣除。除按照本合同的约定向甲方承担违约责任、赔偿责任外，还应当承担甲方为追究乙方违约责任、赔偿责任而支出的各项费用(包括但不限于律师费、诉讼费、保全费、财产保全担保费等)。如乙方对前述扣款事项有异议，应在接到甲方通知后五日内提出。</w:t>
      </w:r>
    </w:p>
    <w:p w14:paraId="177C7251">
      <w:pPr>
        <w:pStyle w:val="23"/>
        <w:tabs>
          <w:tab w:val="left" w:pos="150"/>
        </w:tabs>
        <w:spacing w:before="0" w:line="360" w:lineRule="auto"/>
        <w:ind w:left="0" w:right="0" w:firstLine="499"/>
        <w:jc w:val="both"/>
        <w:rPr>
          <w:rFonts w:hint="eastAsia" w:ascii="仿宋" w:hAnsi="仿宋" w:eastAsia="仿宋" w:cs="仿宋"/>
          <w:spacing w:val="19"/>
          <w:sz w:val="24"/>
          <w:szCs w:val="24"/>
        </w:rPr>
      </w:pPr>
      <w:del w:id="921" w:author="不要说话" w:date="2026-03-25T17:27:30Z">
        <w:r>
          <w:rPr>
            <w:rFonts w:hint="default" w:ascii="仿宋" w:hAnsi="仿宋" w:eastAsia="仿宋" w:cs="仿宋"/>
            <w:spacing w:val="19"/>
            <w:sz w:val="24"/>
            <w:szCs w:val="24"/>
            <w:lang w:val="en-US"/>
          </w:rPr>
          <w:delText>8</w:delText>
        </w:r>
      </w:del>
      <w:ins w:id="922" w:author="不要说话" w:date="2026-03-25T17:27:30Z">
        <w:r>
          <w:rPr>
            <w:rFonts w:hint="eastAsia" w:ascii="仿宋" w:hAnsi="仿宋" w:eastAsia="仿宋" w:cs="仿宋"/>
            <w:spacing w:val="19"/>
            <w:sz w:val="24"/>
            <w:szCs w:val="24"/>
            <w:lang w:val="en-US" w:eastAsia="zh-CN"/>
          </w:rPr>
          <w:t>9</w:t>
        </w:r>
      </w:ins>
      <w:r>
        <w:rPr>
          <w:rFonts w:hint="eastAsia" w:ascii="仿宋" w:hAnsi="仿宋" w:eastAsia="仿宋" w:cs="仿宋"/>
          <w:spacing w:val="19"/>
          <w:sz w:val="24"/>
          <w:szCs w:val="24"/>
        </w:rPr>
        <w:t>.5如甲方依据本合同约定解除合同，则乙方除应当依据本合同约定承担违约责任和赔偿责任(包括支付违约金、赔偿甲方由此遭受的损失等)外，乙方还应当退还甲方已支付的全部款项及自甲方付款之日起至乙方退还款项之日止的利息(按照付款时中国人民银行授权全国银行间同业拆借中心公布的一年期贷款市场报价利率(LPR)标准计算)。</w:t>
      </w:r>
    </w:p>
    <w:p w14:paraId="13555B68">
      <w:pPr>
        <w:pStyle w:val="23"/>
        <w:tabs>
          <w:tab w:val="left" w:pos="150"/>
        </w:tabs>
        <w:spacing w:before="0" w:line="360" w:lineRule="auto"/>
        <w:ind w:left="0" w:right="0" w:firstLine="499"/>
        <w:jc w:val="both"/>
        <w:rPr>
          <w:rFonts w:hint="eastAsia" w:ascii="仿宋" w:hAnsi="仿宋" w:eastAsia="仿宋" w:cs="仿宋"/>
          <w:spacing w:val="19"/>
          <w:sz w:val="24"/>
          <w:szCs w:val="24"/>
        </w:rPr>
      </w:pPr>
      <w:del w:id="923" w:author="不要说话" w:date="2026-03-25T17:27:31Z">
        <w:r>
          <w:rPr>
            <w:rFonts w:hint="default" w:ascii="仿宋" w:hAnsi="仿宋" w:eastAsia="仿宋" w:cs="仿宋"/>
            <w:spacing w:val="19"/>
            <w:sz w:val="24"/>
            <w:szCs w:val="24"/>
            <w:lang w:val="en-US"/>
          </w:rPr>
          <w:delText>8</w:delText>
        </w:r>
      </w:del>
      <w:ins w:id="924" w:author="不要说话" w:date="2026-03-25T17:27:31Z">
        <w:r>
          <w:rPr>
            <w:rFonts w:hint="eastAsia" w:ascii="仿宋" w:hAnsi="仿宋" w:eastAsia="仿宋" w:cs="仿宋"/>
            <w:spacing w:val="19"/>
            <w:sz w:val="24"/>
            <w:szCs w:val="24"/>
            <w:lang w:val="en-US" w:eastAsia="zh-CN"/>
          </w:rPr>
          <w:t>9</w:t>
        </w:r>
      </w:ins>
      <w:r>
        <w:rPr>
          <w:rFonts w:hint="eastAsia" w:ascii="仿宋" w:hAnsi="仿宋" w:eastAsia="仿宋" w:cs="仿宋"/>
          <w:spacing w:val="19"/>
          <w:sz w:val="24"/>
          <w:szCs w:val="24"/>
        </w:rPr>
        <w:t>.6除非甲方解除合同，否则，乙方承担违约责任并不免除其继续履行合同的责任。</w:t>
      </w:r>
    </w:p>
    <w:p w14:paraId="1C17BEE0">
      <w:pPr>
        <w:pStyle w:val="23"/>
        <w:tabs>
          <w:tab w:val="left" w:pos="150"/>
        </w:tabs>
        <w:spacing w:before="0" w:line="360" w:lineRule="auto"/>
        <w:ind w:left="0" w:right="0" w:firstLine="499"/>
        <w:jc w:val="both"/>
        <w:rPr>
          <w:rFonts w:hint="eastAsia" w:ascii="仿宋" w:hAnsi="仿宋" w:eastAsia="仿宋" w:cs="仿宋"/>
          <w:spacing w:val="19"/>
          <w:sz w:val="24"/>
          <w:szCs w:val="24"/>
        </w:rPr>
      </w:pPr>
      <w:del w:id="925" w:author="不要说话" w:date="2026-03-25T17:27:32Z">
        <w:r>
          <w:rPr>
            <w:rFonts w:hint="default" w:ascii="仿宋" w:hAnsi="仿宋" w:eastAsia="仿宋" w:cs="仿宋"/>
            <w:spacing w:val="19"/>
            <w:sz w:val="24"/>
            <w:szCs w:val="24"/>
            <w:lang w:val="en-US"/>
          </w:rPr>
          <w:delText>8</w:delText>
        </w:r>
      </w:del>
      <w:ins w:id="926" w:author="不要说话" w:date="2026-03-25T17:27:32Z">
        <w:r>
          <w:rPr>
            <w:rFonts w:hint="eastAsia" w:ascii="仿宋" w:hAnsi="仿宋" w:eastAsia="仿宋" w:cs="仿宋"/>
            <w:spacing w:val="19"/>
            <w:sz w:val="24"/>
            <w:szCs w:val="24"/>
            <w:lang w:val="en-US" w:eastAsia="zh-CN"/>
          </w:rPr>
          <w:t>9</w:t>
        </w:r>
      </w:ins>
      <w:r>
        <w:rPr>
          <w:rFonts w:hint="eastAsia" w:ascii="仿宋" w:hAnsi="仿宋" w:eastAsia="仿宋" w:cs="仿宋"/>
          <w:spacing w:val="19"/>
          <w:sz w:val="24"/>
          <w:szCs w:val="24"/>
        </w:rPr>
        <w:t>.7如果因为甲方原因使得合同未能如期履行，则在得到甲方书面确认后合同履行时间相应顺延。</w:t>
      </w:r>
    </w:p>
    <w:p w14:paraId="62F829E0">
      <w:pPr>
        <w:pStyle w:val="23"/>
        <w:tabs>
          <w:tab w:val="left" w:pos="150"/>
        </w:tabs>
        <w:spacing w:before="0" w:line="360" w:lineRule="auto"/>
        <w:ind w:left="0" w:right="0" w:firstLine="499"/>
        <w:jc w:val="both"/>
        <w:rPr>
          <w:rFonts w:hint="eastAsia" w:ascii="仿宋" w:hAnsi="仿宋" w:eastAsia="仿宋" w:cs="仿宋"/>
          <w:spacing w:val="19"/>
          <w:sz w:val="24"/>
          <w:szCs w:val="24"/>
        </w:rPr>
      </w:pPr>
      <w:del w:id="927" w:author="不要说话" w:date="2026-03-25T17:27:36Z">
        <w:r>
          <w:rPr>
            <w:rFonts w:hint="default" w:ascii="仿宋" w:hAnsi="仿宋" w:eastAsia="仿宋" w:cs="仿宋"/>
            <w:spacing w:val="19"/>
            <w:sz w:val="24"/>
            <w:szCs w:val="24"/>
            <w:lang w:val="en-US"/>
          </w:rPr>
          <w:delText>8</w:delText>
        </w:r>
      </w:del>
      <w:ins w:id="928" w:author="不要说话" w:date="2026-03-25T17:27:36Z">
        <w:r>
          <w:rPr>
            <w:rFonts w:hint="eastAsia" w:ascii="仿宋" w:hAnsi="仿宋" w:eastAsia="仿宋" w:cs="仿宋"/>
            <w:spacing w:val="19"/>
            <w:sz w:val="24"/>
            <w:szCs w:val="24"/>
            <w:lang w:val="en-US" w:eastAsia="zh-CN"/>
          </w:rPr>
          <w:t>9</w:t>
        </w:r>
      </w:ins>
      <w:r>
        <w:rPr>
          <w:rFonts w:hint="eastAsia" w:ascii="仿宋" w:hAnsi="仿宋" w:eastAsia="仿宋" w:cs="仿宋"/>
          <w:spacing w:val="19"/>
          <w:sz w:val="24"/>
          <w:szCs w:val="24"/>
        </w:rPr>
        <w:t>.8本合同履行过程中，如乙方发生以下任一情形的，甲方有权视情节严重程度采取中止或终止履行合同、解除合同等措施并不承担违约责任。如该情形导致第三方向甲方提出法律或行政程序，乙方应负责解决。如该情形给甲方造成损失的，乙方应全额赔偿：</w:t>
      </w:r>
    </w:p>
    <w:p w14:paraId="0B69B81B">
      <w:pPr>
        <w:pStyle w:val="23"/>
        <w:tabs>
          <w:tab w:val="left" w:pos="150"/>
        </w:tabs>
        <w:spacing w:before="0" w:line="360" w:lineRule="auto"/>
        <w:ind w:lef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(1)被行政机关纳入“严重违法失信”名单；</w:t>
      </w:r>
    </w:p>
    <w:p w14:paraId="17B425B7">
      <w:pPr>
        <w:pStyle w:val="23"/>
        <w:tabs>
          <w:tab w:val="left" w:pos="150"/>
        </w:tabs>
        <w:spacing w:before="0" w:line="360" w:lineRule="auto"/>
        <w:ind w:lef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(2)被人民法院纳入“失信被执行人”名单；</w:t>
      </w:r>
    </w:p>
    <w:p w14:paraId="596C79DA">
      <w:pPr>
        <w:pStyle w:val="23"/>
        <w:tabs>
          <w:tab w:val="left" w:pos="150"/>
        </w:tabs>
        <w:spacing w:before="0" w:line="360" w:lineRule="auto"/>
        <w:ind w:lef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(3)被甲方(含甲方上级单位)纳入违规失信合作商名单；</w:t>
      </w:r>
    </w:p>
    <w:p w14:paraId="70502FC8">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(4)如存在网络和信息安全违法、违规行为的，包括但不限于因网络和信息安全问题承担刑事责任或受到行政处罚，被列入各级公安机关的涉通讯信息诈骗违法犯罪高危自然人或法人名单、电信业务经营不良名单、失信名单等；</w:t>
      </w:r>
    </w:p>
    <w:p w14:paraId="6E72969F">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(5)中标通知书/中选通知书/成交通知书发出或对应的合同签署后，发现乙方存在中标无效/中选无效/成交无效的情形或者存在应当被否决投标/否决参选/否决应答的情形；</w:t>
      </w:r>
    </w:p>
    <w:p w14:paraId="4E146AD2">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(6)其他相关法律法规规定或有权机关认定的违法失信情形，以及可能导致合同履行风险或侵害甲方合法权益或声誉的违规失信情形。</w:t>
      </w:r>
    </w:p>
    <w:p w14:paraId="0BF4E42D">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w:t>
      </w:r>
      <w:del w:id="929" w:author="不要说话" w:date="2026-03-25T17:27:39Z">
        <w:r>
          <w:rPr>
            <w:rFonts w:hint="default" w:ascii="仿宋" w:hAnsi="仿宋" w:eastAsia="仿宋" w:cs="仿宋"/>
            <w:b/>
            <w:bCs/>
            <w:spacing w:val="5"/>
            <w:sz w:val="24"/>
            <w:szCs w:val="24"/>
            <w:lang w:val="en-US"/>
          </w:rPr>
          <w:delText>九</w:delText>
        </w:r>
      </w:del>
      <w:ins w:id="930" w:author="不要说话" w:date="2026-03-25T17:27:40Z">
        <w:r>
          <w:rPr>
            <w:rFonts w:hint="eastAsia" w:ascii="仿宋" w:hAnsi="仿宋" w:eastAsia="仿宋" w:cs="仿宋"/>
            <w:b/>
            <w:bCs/>
            <w:spacing w:val="5"/>
            <w:sz w:val="24"/>
            <w:szCs w:val="24"/>
            <w:lang w:val="en-US" w:eastAsia="zh-CN"/>
          </w:rPr>
          <w:t>十</w:t>
        </w:r>
      </w:ins>
      <w:r>
        <w:rPr>
          <w:rFonts w:hint="eastAsia" w:ascii="仿宋" w:hAnsi="仿宋" w:eastAsia="仿宋" w:cs="仿宋"/>
          <w:b/>
          <w:bCs/>
          <w:spacing w:val="5"/>
          <w:sz w:val="24"/>
          <w:szCs w:val="24"/>
        </w:rPr>
        <w:t>条不可抗力</w:t>
      </w:r>
    </w:p>
    <w:p w14:paraId="2CF8FCAD">
      <w:pPr>
        <w:pStyle w:val="23"/>
        <w:tabs>
          <w:tab w:val="left" w:pos="150"/>
        </w:tabs>
        <w:spacing w:before="0" w:line="360" w:lineRule="auto"/>
        <w:ind w:left="0" w:right="0" w:firstLine="499"/>
        <w:jc w:val="both"/>
        <w:rPr>
          <w:rFonts w:hint="eastAsia" w:ascii="仿宋" w:hAnsi="仿宋" w:eastAsia="仿宋" w:cs="仿宋"/>
          <w:spacing w:val="19"/>
          <w:sz w:val="24"/>
          <w:szCs w:val="24"/>
        </w:rPr>
      </w:pPr>
      <w:del w:id="931" w:author="不要说话" w:date="2026-03-25T17:27:46Z">
        <w:r>
          <w:rPr>
            <w:rFonts w:hint="default" w:ascii="仿宋" w:hAnsi="仿宋" w:eastAsia="仿宋" w:cs="仿宋"/>
            <w:spacing w:val="19"/>
            <w:sz w:val="24"/>
            <w:szCs w:val="24"/>
            <w:lang w:val="en-US"/>
          </w:rPr>
          <w:delText>9</w:delText>
        </w:r>
      </w:del>
      <w:ins w:id="932" w:author="不要说话" w:date="2026-03-25T17:27:46Z">
        <w:r>
          <w:rPr>
            <w:rFonts w:hint="eastAsia" w:ascii="仿宋" w:hAnsi="仿宋" w:eastAsia="仿宋" w:cs="仿宋"/>
            <w:spacing w:val="19"/>
            <w:sz w:val="24"/>
            <w:szCs w:val="24"/>
            <w:lang w:val="en-US" w:eastAsia="zh-CN"/>
          </w:rPr>
          <w:t>10</w:t>
        </w:r>
      </w:ins>
      <w:r>
        <w:rPr>
          <w:rFonts w:hint="eastAsia" w:ascii="仿宋" w:hAnsi="仿宋" w:eastAsia="仿宋" w:cs="仿宋"/>
          <w:spacing w:val="19"/>
          <w:sz w:val="24"/>
          <w:szCs w:val="24"/>
        </w:rPr>
        <w:t>.1本合同所称不可抗力，是指地震、台风、水灾、火灾、战争等本合同双方不能预见、不能避免且不能克服的客观情况。</w:t>
      </w:r>
    </w:p>
    <w:p w14:paraId="6DFE67AD">
      <w:pPr>
        <w:pStyle w:val="23"/>
        <w:tabs>
          <w:tab w:val="left" w:pos="150"/>
        </w:tabs>
        <w:spacing w:before="0" w:line="360" w:lineRule="auto"/>
        <w:ind w:left="0" w:right="0" w:firstLine="499"/>
        <w:jc w:val="both"/>
        <w:rPr>
          <w:rFonts w:hint="eastAsia" w:ascii="仿宋" w:hAnsi="仿宋" w:eastAsia="仿宋" w:cs="仿宋"/>
          <w:spacing w:val="19"/>
          <w:sz w:val="24"/>
          <w:szCs w:val="24"/>
        </w:rPr>
      </w:pPr>
      <w:del w:id="933" w:author="不要说话" w:date="2026-03-25T17:27:47Z">
        <w:r>
          <w:rPr>
            <w:rFonts w:hint="default" w:ascii="仿宋" w:hAnsi="仿宋" w:eastAsia="仿宋" w:cs="仿宋"/>
            <w:spacing w:val="19"/>
            <w:sz w:val="24"/>
            <w:szCs w:val="24"/>
            <w:lang w:val="en-US"/>
          </w:rPr>
          <w:delText>9</w:delText>
        </w:r>
      </w:del>
      <w:ins w:id="934" w:author="不要说话" w:date="2026-03-25T17:27:49Z">
        <w:r>
          <w:rPr>
            <w:rFonts w:hint="eastAsia" w:ascii="仿宋" w:hAnsi="仿宋" w:eastAsia="仿宋" w:cs="仿宋"/>
            <w:spacing w:val="19"/>
            <w:sz w:val="24"/>
            <w:szCs w:val="24"/>
            <w:lang w:val="en-US" w:eastAsia="zh-CN"/>
          </w:rPr>
          <w:t>10</w:t>
        </w:r>
      </w:ins>
      <w:r>
        <w:rPr>
          <w:rFonts w:hint="eastAsia" w:ascii="仿宋" w:hAnsi="仿宋" w:eastAsia="仿宋" w:cs="仿宋"/>
          <w:spacing w:val="19"/>
          <w:sz w:val="24"/>
          <w:szCs w:val="24"/>
        </w:rPr>
        <w:t>.2本合同任何一方因不可抗力不能履行或不能完全履行本合同的义务时，应在不可抗力发生之日起十日内书面通知本合同另一方，并提供由有关部门出具的不可抗力证明。</w:t>
      </w:r>
    </w:p>
    <w:p w14:paraId="710BDE00">
      <w:pPr>
        <w:pStyle w:val="23"/>
        <w:tabs>
          <w:tab w:val="left" w:pos="150"/>
        </w:tabs>
        <w:spacing w:before="0" w:line="360" w:lineRule="auto"/>
        <w:ind w:left="0" w:firstLine="499"/>
        <w:jc w:val="both"/>
        <w:rPr>
          <w:rFonts w:hint="eastAsia" w:ascii="仿宋" w:hAnsi="仿宋" w:eastAsia="仿宋" w:cs="仿宋"/>
          <w:spacing w:val="19"/>
          <w:sz w:val="24"/>
          <w:szCs w:val="24"/>
          <w:lang w:eastAsia="zh-CN"/>
        </w:rPr>
      </w:pPr>
      <w:del w:id="935" w:author="不要说话" w:date="2026-03-25T17:27:51Z">
        <w:r>
          <w:rPr>
            <w:rFonts w:hint="default" w:ascii="仿宋" w:hAnsi="仿宋" w:eastAsia="仿宋" w:cs="仿宋"/>
            <w:spacing w:val="19"/>
            <w:sz w:val="24"/>
            <w:szCs w:val="24"/>
            <w:lang w:val="en-US"/>
          </w:rPr>
          <w:delText>9</w:delText>
        </w:r>
      </w:del>
      <w:ins w:id="936" w:author="不要说话" w:date="2026-03-25T17:27:51Z">
        <w:r>
          <w:rPr>
            <w:rFonts w:hint="eastAsia" w:ascii="仿宋" w:hAnsi="仿宋" w:eastAsia="仿宋" w:cs="仿宋"/>
            <w:spacing w:val="19"/>
            <w:sz w:val="24"/>
            <w:szCs w:val="24"/>
            <w:lang w:val="en-US" w:eastAsia="zh-CN"/>
          </w:rPr>
          <w:t>10</w:t>
        </w:r>
      </w:ins>
      <w:r>
        <w:rPr>
          <w:rFonts w:hint="eastAsia" w:ascii="仿宋" w:hAnsi="仿宋" w:eastAsia="仿宋" w:cs="仿宋"/>
          <w:spacing w:val="19"/>
          <w:sz w:val="24"/>
          <w:szCs w:val="24"/>
        </w:rPr>
        <w:t>.3因不可抗力不能履行合同的，根据不可抗力的影响，受影响方部分或全部免除责任，但法律另有规定的除外。迟延履行合同后发生不可抗力的，不能免除责任</w:t>
      </w:r>
      <w:r>
        <w:rPr>
          <w:rFonts w:hint="eastAsia" w:ascii="仿宋" w:hAnsi="仿宋" w:eastAsia="仿宋" w:cs="仿宋"/>
          <w:spacing w:val="19"/>
          <w:sz w:val="24"/>
          <w:szCs w:val="24"/>
          <w:lang w:eastAsia="zh-CN"/>
        </w:rPr>
        <w:t>。</w:t>
      </w:r>
    </w:p>
    <w:p w14:paraId="17A6159B">
      <w:pPr>
        <w:pStyle w:val="23"/>
        <w:tabs>
          <w:tab w:val="left" w:pos="150"/>
        </w:tabs>
        <w:spacing w:before="0" w:line="360" w:lineRule="auto"/>
        <w:ind w:left="0" w:right="0" w:firstLine="499"/>
        <w:jc w:val="both"/>
        <w:rPr>
          <w:rFonts w:hint="eastAsia" w:ascii="仿宋" w:hAnsi="仿宋" w:eastAsia="仿宋" w:cs="仿宋"/>
          <w:spacing w:val="19"/>
          <w:sz w:val="24"/>
          <w:szCs w:val="24"/>
        </w:rPr>
      </w:pPr>
      <w:del w:id="937" w:author="不要说话" w:date="2026-03-25T17:27:53Z">
        <w:r>
          <w:rPr>
            <w:rFonts w:hint="default" w:ascii="仿宋" w:hAnsi="仿宋" w:eastAsia="仿宋" w:cs="仿宋"/>
            <w:spacing w:val="19"/>
            <w:sz w:val="24"/>
            <w:szCs w:val="24"/>
            <w:lang w:val="en-US"/>
          </w:rPr>
          <w:delText>9</w:delText>
        </w:r>
      </w:del>
      <w:ins w:id="938" w:author="不要说话" w:date="2026-03-25T17:27:53Z">
        <w:r>
          <w:rPr>
            <w:rFonts w:hint="eastAsia" w:ascii="仿宋" w:hAnsi="仿宋" w:eastAsia="仿宋" w:cs="仿宋"/>
            <w:spacing w:val="19"/>
            <w:sz w:val="24"/>
            <w:szCs w:val="24"/>
            <w:lang w:val="en-US" w:eastAsia="zh-CN"/>
          </w:rPr>
          <w:t>10</w:t>
        </w:r>
      </w:ins>
      <w:r>
        <w:rPr>
          <w:rFonts w:hint="eastAsia" w:ascii="仿宋" w:hAnsi="仿宋" w:eastAsia="仿宋" w:cs="仿宋"/>
          <w:spacing w:val="19"/>
          <w:sz w:val="24"/>
          <w:szCs w:val="24"/>
        </w:rPr>
        <w:t>.4如果因不可抗力的影响致使本合同中止履行三十日或以上时，甲方有权决定是否继续履行或终止本合同，并书面通知乙方。</w:t>
      </w:r>
    </w:p>
    <w:p w14:paraId="13536671">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第十</w:t>
      </w:r>
      <w:ins w:id="939" w:author="不要说话" w:date="2026-03-25T17:27:56Z">
        <w:r>
          <w:rPr>
            <w:rFonts w:hint="eastAsia" w:ascii="仿宋" w:hAnsi="仿宋" w:eastAsia="仿宋" w:cs="仿宋"/>
            <w:b/>
            <w:bCs/>
            <w:spacing w:val="5"/>
            <w:sz w:val="24"/>
            <w:szCs w:val="24"/>
            <w:lang w:val="en-US" w:eastAsia="zh-CN"/>
          </w:rPr>
          <w:t>一</w:t>
        </w:r>
      </w:ins>
      <w:r>
        <w:rPr>
          <w:rFonts w:hint="eastAsia" w:ascii="仿宋" w:hAnsi="仿宋" w:eastAsia="仿宋" w:cs="仿宋"/>
          <w:b/>
          <w:bCs/>
          <w:spacing w:val="5"/>
          <w:sz w:val="24"/>
          <w:szCs w:val="24"/>
        </w:rPr>
        <w:t>条税费</w:t>
      </w:r>
    </w:p>
    <w:p w14:paraId="77F52F67">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940" w:author="不要说话" w:date="2026-03-25T17:27:58Z">
        <w:r>
          <w:rPr>
            <w:rFonts w:hint="default" w:ascii="仿宋" w:hAnsi="仿宋" w:eastAsia="仿宋" w:cs="仿宋"/>
            <w:spacing w:val="19"/>
            <w:sz w:val="24"/>
            <w:szCs w:val="24"/>
            <w:lang w:val="en-US"/>
          </w:rPr>
          <w:delText>0</w:delText>
        </w:r>
      </w:del>
      <w:ins w:id="941" w:author="不要说话" w:date="2026-03-25T17:27:58Z">
        <w:r>
          <w:rPr>
            <w:rFonts w:hint="eastAsia" w:ascii="仿宋" w:hAnsi="仿宋" w:eastAsia="仿宋" w:cs="仿宋"/>
            <w:spacing w:val="19"/>
            <w:sz w:val="24"/>
            <w:szCs w:val="24"/>
            <w:lang w:val="en-US" w:eastAsia="zh-CN"/>
          </w:rPr>
          <w:t>1</w:t>
        </w:r>
      </w:ins>
      <w:r>
        <w:rPr>
          <w:rFonts w:hint="eastAsia" w:ascii="仿宋" w:hAnsi="仿宋" w:eastAsia="仿宋" w:cs="仿宋"/>
          <w:spacing w:val="19"/>
          <w:sz w:val="24"/>
          <w:szCs w:val="24"/>
        </w:rPr>
        <w:t>.1 双方各自承担中国有关机构根据中国税法向其征收的所有与合同执行有关的税费。</w:t>
      </w:r>
    </w:p>
    <w:p w14:paraId="6F113B07">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第十</w:t>
      </w:r>
      <w:del w:id="942" w:author="不要说话" w:date="2026-03-25T17:28:01Z">
        <w:r>
          <w:rPr>
            <w:rFonts w:hint="default" w:ascii="仿宋" w:hAnsi="仿宋" w:eastAsia="仿宋" w:cs="仿宋"/>
            <w:b/>
            <w:bCs/>
            <w:spacing w:val="5"/>
            <w:sz w:val="24"/>
            <w:szCs w:val="24"/>
            <w:lang w:val="en-US"/>
          </w:rPr>
          <w:delText>一</w:delText>
        </w:r>
      </w:del>
      <w:ins w:id="943" w:author="不要说话" w:date="2026-03-25T17:28:01Z">
        <w:r>
          <w:rPr>
            <w:rFonts w:hint="eastAsia" w:ascii="仿宋" w:hAnsi="仿宋" w:eastAsia="仿宋" w:cs="仿宋"/>
            <w:b/>
            <w:bCs/>
            <w:spacing w:val="5"/>
            <w:sz w:val="24"/>
            <w:szCs w:val="24"/>
            <w:lang w:val="en-US" w:eastAsia="zh-CN"/>
          </w:rPr>
          <w:t>二</w:t>
        </w:r>
      </w:ins>
      <w:r>
        <w:rPr>
          <w:rFonts w:hint="eastAsia" w:ascii="仿宋" w:hAnsi="仿宋" w:eastAsia="仿宋" w:cs="仿宋"/>
          <w:b/>
          <w:bCs/>
          <w:spacing w:val="5"/>
          <w:sz w:val="24"/>
          <w:szCs w:val="24"/>
        </w:rPr>
        <w:t>条法律适用及争议解决</w:t>
      </w:r>
    </w:p>
    <w:p w14:paraId="0FE136B9">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944" w:author="不要说话" w:date="2026-03-25T17:28:04Z">
        <w:r>
          <w:rPr>
            <w:rFonts w:hint="default" w:ascii="仿宋" w:hAnsi="仿宋" w:eastAsia="仿宋" w:cs="仿宋"/>
            <w:spacing w:val="19"/>
            <w:sz w:val="24"/>
            <w:szCs w:val="24"/>
            <w:lang w:val="en-US"/>
          </w:rPr>
          <w:delText>1</w:delText>
        </w:r>
      </w:del>
      <w:ins w:id="945" w:author="不要说话" w:date="2026-03-25T17:28:04Z">
        <w:r>
          <w:rPr>
            <w:rFonts w:hint="eastAsia" w:ascii="仿宋" w:hAnsi="仿宋" w:eastAsia="仿宋" w:cs="仿宋"/>
            <w:spacing w:val="19"/>
            <w:sz w:val="24"/>
            <w:szCs w:val="24"/>
            <w:lang w:val="en-US" w:eastAsia="zh-CN"/>
          </w:rPr>
          <w:t>2</w:t>
        </w:r>
      </w:ins>
      <w:r>
        <w:rPr>
          <w:rFonts w:hint="eastAsia" w:ascii="仿宋" w:hAnsi="仿宋" w:eastAsia="仿宋" w:cs="仿宋"/>
          <w:spacing w:val="19"/>
          <w:sz w:val="24"/>
          <w:szCs w:val="24"/>
        </w:rPr>
        <w:t>.1本合同适用中华人民共和国法律。</w:t>
      </w:r>
    </w:p>
    <w:p w14:paraId="45E3AE8E">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946" w:author="不要说话" w:date="2026-03-25T17:28:05Z">
        <w:r>
          <w:rPr>
            <w:rFonts w:hint="default" w:ascii="仿宋" w:hAnsi="仿宋" w:eastAsia="仿宋" w:cs="仿宋"/>
            <w:spacing w:val="19"/>
            <w:sz w:val="24"/>
            <w:szCs w:val="24"/>
            <w:lang w:val="en-US"/>
          </w:rPr>
          <w:delText>1</w:delText>
        </w:r>
      </w:del>
      <w:ins w:id="947" w:author="不要说话" w:date="2026-03-25T17:28:05Z">
        <w:r>
          <w:rPr>
            <w:rFonts w:hint="eastAsia" w:ascii="仿宋" w:hAnsi="仿宋" w:eastAsia="仿宋" w:cs="仿宋"/>
            <w:spacing w:val="19"/>
            <w:sz w:val="24"/>
            <w:szCs w:val="24"/>
            <w:lang w:val="en-US" w:eastAsia="zh-CN"/>
          </w:rPr>
          <w:t>2</w:t>
        </w:r>
      </w:ins>
      <w:r>
        <w:rPr>
          <w:rFonts w:hint="eastAsia" w:ascii="仿宋" w:hAnsi="仿宋" w:eastAsia="仿宋" w:cs="仿宋"/>
          <w:spacing w:val="19"/>
          <w:sz w:val="24"/>
          <w:szCs w:val="24"/>
        </w:rPr>
        <w:t>.2所有因本合同引起的或与本合同有关的任何争议通过双方友好协商解决。如果双方不能通过友好协商解决争议，则任何一方均可向</w:t>
      </w:r>
      <w:r>
        <w:rPr>
          <w:rFonts w:hint="eastAsia" w:ascii="仿宋" w:hAnsi="仿宋" w:eastAsia="仿宋" w:cs="仿宋"/>
          <w:spacing w:val="19"/>
          <w:sz w:val="24"/>
          <w:szCs w:val="24"/>
          <w:lang w:val="en-US" w:eastAsia="zh-CN"/>
        </w:rPr>
        <w:t>合同签署</w:t>
      </w:r>
      <w:r>
        <w:rPr>
          <w:rFonts w:hint="eastAsia" w:ascii="仿宋" w:hAnsi="仿宋" w:eastAsia="仿宋" w:cs="仿宋"/>
          <w:spacing w:val="19"/>
          <w:sz w:val="24"/>
          <w:szCs w:val="24"/>
        </w:rPr>
        <w:t>地有管辖权的人民法院起诉。</w:t>
      </w:r>
    </w:p>
    <w:p w14:paraId="4B471BFB">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948" w:author="不要说话" w:date="2026-03-25T17:28:06Z">
        <w:r>
          <w:rPr>
            <w:rFonts w:hint="default" w:ascii="仿宋" w:hAnsi="仿宋" w:eastAsia="仿宋" w:cs="仿宋"/>
            <w:spacing w:val="19"/>
            <w:sz w:val="24"/>
            <w:szCs w:val="24"/>
            <w:lang w:val="en-US"/>
          </w:rPr>
          <w:delText>1</w:delText>
        </w:r>
      </w:del>
      <w:ins w:id="949" w:author="不要说话" w:date="2026-03-25T17:28:06Z">
        <w:r>
          <w:rPr>
            <w:rFonts w:hint="eastAsia" w:ascii="仿宋" w:hAnsi="仿宋" w:eastAsia="仿宋" w:cs="仿宋"/>
            <w:spacing w:val="19"/>
            <w:sz w:val="24"/>
            <w:szCs w:val="24"/>
            <w:lang w:val="en-US" w:eastAsia="zh-CN"/>
          </w:rPr>
          <w:t>2</w:t>
        </w:r>
      </w:ins>
      <w:r>
        <w:rPr>
          <w:rFonts w:hint="eastAsia" w:ascii="仿宋" w:hAnsi="仿宋" w:eastAsia="仿宋" w:cs="仿宋"/>
          <w:spacing w:val="19"/>
          <w:sz w:val="24"/>
          <w:szCs w:val="24"/>
        </w:rPr>
        <w:t>.3诉讼进行过程中，双方继续履行本合同未涉诉讼的其他部分。</w:t>
      </w:r>
    </w:p>
    <w:p w14:paraId="70981E63">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第十</w:t>
      </w:r>
      <w:del w:id="950" w:author="不要说话" w:date="2026-03-25T17:28:08Z">
        <w:r>
          <w:rPr>
            <w:rFonts w:hint="default" w:ascii="仿宋" w:hAnsi="仿宋" w:eastAsia="仿宋" w:cs="仿宋"/>
            <w:b/>
            <w:bCs/>
            <w:spacing w:val="5"/>
            <w:sz w:val="24"/>
            <w:szCs w:val="24"/>
            <w:lang w:val="en-US"/>
          </w:rPr>
          <w:delText>二</w:delText>
        </w:r>
      </w:del>
      <w:ins w:id="951" w:author="不要说话" w:date="2026-03-25T17:28:08Z">
        <w:r>
          <w:rPr>
            <w:rFonts w:hint="eastAsia" w:ascii="仿宋" w:hAnsi="仿宋" w:eastAsia="仿宋" w:cs="仿宋"/>
            <w:b/>
            <w:bCs/>
            <w:spacing w:val="5"/>
            <w:sz w:val="24"/>
            <w:szCs w:val="24"/>
            <w:lang w:val="en-US" w:eastAsia="zh-CN"/>
          </w:rPr>
          <w:t>三</w:t>
        </w:r>
      </w:ins>
      <w:r>
        <w:rPr>
          <w:rFonts w:hint="eastAsia" w:ascii="仿宋" w:hAnsi="仿宋" w:eastAsia="仿宋" w:cs="仿宋"/>
          <w:b/>
          <w:bCs/>
          <w:spacing w:val="5"/>
          <w:sz w:val="24"/>
          <w:szCs w:val="24"/>
        </w:rPr>
        <w:t>条保密</w:t>
      </w:r>
    </w:p>
    <w:p w14:paraId="12618DF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952" w:author="不要说话" w:date="2026-03-25T17:28:10Z">
        <w:r>
          <w:rPr>
            <w:rFonts w:hint="default" w:ascii="仿宋" w:hAnsi="仿宋" w:eastAsia="仿宋" w:cs="仿宋"/>
            <w:spacing w:val="19"/>
            <w:sz w:val="24"/>
            <w:szCs w:val="24"/>
            <w:lang w:val="en-US"/>
          </w:rPr>
          <w:delText>2</w:delText>
        </w:r>
      </w:del>
      <w:ins w:id="953" w:author="不要说话" w:date="2026-03-25T17:28:10Z">
        <w:r>
          <w:rPr>
            <w:rFonts w:hint="eastAsia" w:ascii="仿宋" w:hAnsi="仿宋" w:eastAsia="仿宋" w:cs="仿宋"/>
            <w:spacing w:val="19"/>
            <w:sz w:val="24"/>
            <w:szCs w:val="24"/>
            <w:lang w:val="en-US" w:eastAsia="zh-CN"/>
          </w:rPr>
          <w:t>3</w:t>
        </w:r>
      </w:ins>
      <w:r>
        <w:rPr>
          <w:rFonts w:hint="eastAsia" w:ascii="仿宋" w:hAnsi="仿宋" w:eastAsia="仿宋" w:cs="仿宋"/>
          <w:spacing w:val="19"/>
          <w:sz w:val="24"/>
          <w:szCs w:val="24"/>
        </w:rPr>
        <w:t>.1 乙方(“接收方”)对甲方或其关联方(合称“披露方”)以任何方式(包括但不限于以传真、电话、视频、电子邮件、即时通信、邮递、快递、挂号信、专人递送、当面告知等方式)提供的资料以及在本合同签订、履行过程中所接触到的披露方的商业秘密、技术资料、客户信息等资料和信息(合称“保密信息”),无论其是否为披露方开发或拥有，接收方均负有保密义务。</w:t>
      </w:r>
    </w:p>
    <w:p w14:paraId="53CE7333">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954" w:author="不要说话" w:date="2026-03-25T17:28:12Z">
        <w:r>
          <w:rPr>
            <w:rFonts w:hint="default" w:ascii="仿宋" w:hAnsi="仿宋" w:eastAsia="仿宋" w:cs="仿宋"/>
            <w:spacing w:val="19"/>
            <w:sz w:val="24"/>
            <w:szCs w:val="24"/>
            <w:lang w:val="en-US"/>
          </w:rPr>
          <w:delText>2</w:delText>
        </w:r>
      </w:del>
      <w:ins w:id="955" w:author="不要说话" w:date="2026-03-25T17:28:12Z">
        <w:r>
          <w:rPr>
            <w:rFonts w:hint="eastAsia" w:ascii="仿宋" w:hAnsi="仿宋" w:eastAsia="仿宋" w:cs="仿宋"/>
            <w:spacing w:val="19"/>
            <w:sz w:val="24"/>
            <w:szCs w:val="24"/>
            <w:lang w:val="en-US" w:eastAsia="zh-CN"/>
          </w:rPr>
          <w:t>3</w:t>
        </w:r>
      </w:ins>
      <w:r>
        <w:rPr>
          <w:rFonts w:hint="eastAsia" w:ascii="仿宋" w:hAnsi="仿宋" w:eastAsia="仿宋" w:cs="仿宋"/>
          <w:spacing w:val="19"/>
          <w:sz w:val="24"/>
          <w:szCs w:val="24"/>
        </w:rPr>
        <w:t>.2未经披露方书面许可，接收方不得以任何方式向任何第三方披露，不得将保密信息的部分或全部用于本合同约定事项以外的其他用途。接收方仅可为本合同之目的向其确有知悉必要的雇员披露保密信息，但同时应当指示其雇员遵守本条规定的保密及不披露义务。</w:t>
      </w:r>
    </w:p>
    <w:p w14:paraId="66EACDCB">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956" w:author="不要说话" w:date="2026-03-25T17:28:13Z">
        <w:r>
          <w:rPr>
            <w:rFonts w:hint="default" w:ascii="仿宋" w:hAnsi="仿宋" w:eastAsia="仿宋" w:cs="仿宋"/>
            <w:spacing w:val="19"/>
            <w:sz w:val="24"/>
            <w:szCs w:val="24"/>
            <w:lang w:val="en-US"/>
          </w:rPr>
          <w:delText>2</w:delText>
        </w:r>
      </w:del>
      <w:ins w:id="957" w:author="不要说话" w:date="2026-03-25T17:28:13Z">
        <w:r>
          <w:rPr>
            <w:rFonts w:hint="eastAsia" w:ascii="仿宋" w:hAnsi="仿宋" w:eastAsia="仿宋" w:cs="仿宋"/>
            <w:spacing w:val="19"/>
            <w:sz w:val="24"/>
            <w:szCs w:val="24"/>
            <w:lang w:val="en-US" w:eastAsia="zh-CN"/>
          </w:rPr>
          <w:t>3</w:t>
        </w:r>
      </w:ins>
      <w:r>
        <w:rPr>
          <w:rFonts w:hint="eastAsia" w:ascii="仿宋" w:hAnsi="仿宋" w:eastAsia="仿宋" w:cs="仿宋"/>
          <w:spacing w:val="19"/>
          <w:sz w:val="24"/>
          <w:szCs w:val="24"/>
        </w:rPr>
        <w:t>.3接收方仅得为履行本合同之目的对保密信息进行复制。接收方不得以任何方式(如软硬盘、图纸、彩样、照片、菲林、光盘等)留存保密信息。接收方应当在完成委托事项或本合同终止或解除后十日内将载有保密信息的原件资料全部返还披露方，并销毁所有复制件。</w:t>
      </w:r>
    </w:p>
    <w:p w14:paraId="18FA02F9">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958" w:author="不要说话" w:date="2026-03-25T17:28:15Z">
        <w:r>
          <w:rPr>
            <w:rFonts w:hint="default" w:ascii="仿宋" w:hAnsi="仿宋" w:eastAsia="仿宋" w:cs="仿宋"/>
            <w:spacing w:val="19"/>
            <w:sz w:val="24"/>
            <w:szCs w:val="24"/>
            <w:lang w:val="en-US"/>
          </w:rPr>
          <w:delText>2</w:delText>
        </w:r>
      </w:del>
      <w:ins w:id="959" w:author="不要说话" w:date="2026-03-25T17:28:15Z">
        <w:r>
          <w:rPr>
            <w:rFonts w:hint="eastAsia" w:ascii="仿宋" w:hAnsi="仿宋" w:eastAsia="仿宋" w:cs="仿宋"/>
            <w:spacing w:val="19"/>
            <w:sz w:val="24"/>
            <w:szCs w:val="24"/>
            <w:lang w:val="en-US" w:eastAsia="zh-CN"/>
          </w:rPr>
          <w:t>3</w:t>
        </w:r>
      </w:ins>
      <w:r>
        <w:rPr>
          <w:rFonts w:hint="eastAsia" w:ascii="仿宋" w:hAnsi="仿宋" w:eastAsia="仿宋" w:cs="仿宋"/>
          <w:spacing w:val="19"/>
          <w:sz w:val="24"/>
          <w:szCs w:val="24"/>
        </w:rPr>
        <w:t>.4除另有约定外，接收方未经披露方同意，不得向任何第三方披露本合同的签订及其内容。经披露方书面同意对外披露，仅限于披露方书面同意的范围、方式且遵循书面同意中规定的其他条件。</w:t>
      </w:r>
    </w:p>
    <w:p w14:paraId="646935A2">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960" w:author="不要说话" w:date="2026-03-25T17:28:17Z">
        <w:r>
          <w:rPr>
            <w:rFonts w:hint="default" w:ascii="仿宋" w:hAnsi="仿宋" w:eastAsia="仿宋" w:cs="仿宋"/>
            <w:spacing w:val="19"/>
            <w:sz w:val="24"/>
            <w:szCs w:val="24"/>
            <w:lang w:val="en-US"/>
          </w:rPr>
          <w:delText>2</w:delText>
        </w:r>
      </w:del>
      <w:ins w:id="961" w:author="不要说话" w:date="2026-03-25T17:28:17Z">
        <w:r>
          <w:rPr>
            <w:rFonts w:hint="eastAsia" w:ascii="仿宋" w:hAnsi="仿宋" w:eastAsia="仿宋" w:cs="仿宋"/>
            <w:spacing w:val="19"/>
            <w:sz w:val="24"/>
            <w:szCs w:val="24"/>
            <w:lang w:val="en-US" w:eastAsia="zh-CN"/>
          </w:rPr>
          <w:t>3</w:t>
        </w:r>
      </w:ins>
      <w:r>
        <w:rPr>
          <w:rFonts w:hint="eastAsia" w:ascii="仿宋" w:hAnsi="仿宋" w:eastAsia="仿宋" w:cs="仿宋"/>
          <w:spacing w:val="19"/>
          <w:sz w:val="24"/>
          <w:szCs w:val="24"/>
        </w:rPr>
        <w:t>.5接收方应当妥善保管保密信息，采取不低于对其本身商业秘密所采取的保护手段予以保护，并对保密信息在接收方期间发生的被盗、泄露或其他有损保密信息保密性的事件承担全部责任。</w:t>
      </w:r>
    </w:p>
    <w:p w14:paraId="163801F7">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962" w:author="不要说话" w:date="2026-03-25T17:28:18Z">
        <w:r>
          <w:rPr>
            <w:rFonts w:hint="default" w:ascii="仿宋" w:hAnsi="仿宋" w:eastAsia="仿宋" w:cs="仿宋"/>
            <w:spacing w:val="19"/>
            <w:sz w:val="24"/>
            <w:szCs w:val="24"/>
            <w:lang w:val="en-US"/>
          </w:rPr>
          <w:delText>2</w:delText>
        </w:r>
      </w:del>
      <w:ins w:id="963" w:author="不要说话" w:date="2026-03-25T17:28:18Z">
        <w:r>
          <w:rPr>
            <w:rFonts w:hint="eastAsia" w:ascii="仿宋" w:hAnsi="仿宋" w:eastAsia="仿宋" w:cs="仿宋"/>
            <w:spacing w:val="19"/>
            <w:sz w:val="24"/>
            <w:szCs w:val="24"/>
            <w:lang w:val="en-US" w:eastAsia="zh-CN"/>
          </w:rPr>
          <w:t>3</w:t>
        </w:r>
      </w:ins>
      <w:r>
        <w:rPr>
          <w:rFonts w:hint="eastAsia" w:ascii="仿宋" w:hAnsi="仿宋" w:eastAsia="仿宋" w:cs="仿宋"/>
          <w:spacing w:val="19"/>
          <w:sz w:val="24"/>
          <w:szCs w:val="24"/>
        </w:rPr>
        <w:t>.6如接收方应法律、行政法规要求披露信息的，接收方应当至少于实际作出披露行为前五个工作日通知披露方，说明其拟根据上述约定披露有关的保密信息，并就披露对象和披露范围、方式等作出说明，且接收方应当采取所有措施，协助披露方采取法律上的救济或其他措施以阻止该等保密信息的披露，或在法律允许的范围内保护保密信息的秘密性。若披露方未能阻止该等保密信息的披露，则接收方仅能在相关法律、行政法规要求的必要限度内披露该等保密信息。</w:t>
      </w:r>
    </w:p>
    <w:p w14:paraId="4A0E575B">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964" w:author="不要说话" w:date="2026-03-25T17:28:20Z">
        <w:r>
          <w:rPr>
            <w:rFonts w:hint="default" w:ascii="仿宋" w:hAnsi="仿宋" w:eastAsia="仿宋" w:cs="仿宋"/>
            <w:spacing w:val="19"/>
            <w:sz w:val="24"/>
            <w:szCs w:val="24"/>
            <w:lang w:val="en-US"/>
          </w:rPr>
          <w:delText>2</w:delText>
        </w:r>
      </w:del>
      <w:ins w:id="965" w:author="不要说话" w:date="2026-03-25T17:28:20Z">
        <w:r>
          <w:rPr>
            <w:rFonts w:hint="eastAsia" w:ascii="仿宋" w:hAnsi="仿宋" w:eastAsia="仿宋" w:cs="仿宋"/>
            <w:spacing w:val="19"/>
            <w:sz w:val="24"/>
            <w:szCs w:val="24"/>
            <w:lang w:val="en-US" w:eastAsia="zh-CN"/>
          </w:rPr>
          <w:t>3</w:t>
        </w:r>
      </w:ins>
      <w:r>
        <w:rPr>
          <w:rFonts w:hint="eastAsia" w:ascii="仿宋" w:hAnsi="仿宋" w:eastAsia="仿宋" w:cs="仿宋"/>
          <w:spacing w:val="19"/>
          <w:sz w:val="24"/>
          <w:szCs w:val="24"/>
        </w:rPr>
        <w:t>.7披露方不保证保密信息的精确性与合理性。</w:t>
      </w:r>
    </w:p>
    <w:p w14:paraId="7115DED4">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966" w:author="不要说话" w:date="2026-03-25T17:28:21Z">
        <w:r>
          <w:rPr>
            <w:rFonts w:hint="default" w:ascii="仿宋" w:hAnsi="仿宋" w:eastAsia="仿宋" w:cs="仿宋"/>
            <w:spacing w:val="19"/>
            <w:sz w:val="24"/>
            <w:szCs w:val="24"/>
            <w:lang w:val="en-US"/>
          </w:rPr>
          <w:delText>2</w:delText>
        </w:r>
      </w:del>
      <w:ins w:id="967" w:author="不要说话" w:date="2026-03-25T17:28:21Z">
        <w:r>
          <w:rPr>
            <w:rFonts w:hint="eastAsia" w:ascii="仿宋" w:hAnsi="仿宋" w:eastAsia="仿宋" w:cs="仿宋"/>
            <w:spacing w:val="19"/>
            <w:sz w:val="24"/>
            <w:szCs w:val="24"/>
            <w:lang w:val="en-US" w:eastAsia="zh-CN"/>
          </w:rPr>
          <w:t>3</w:t>
        </w:r>
      </w:ins>
      <w:r>
        <w:rPr>
          <w:rFonts w:hint="eastAsia" w:ascii="仿宋" w:hAnsi="仿宋" w:eastAsia="仿宋" w:cs="仿宋"/>
          <w:spacing w:val="19"/>
          <w:sz w:val="24"/>
          <w:szCs w:val="24"/>
        </w:rPr>
        <w:t>.8如果接收方得知第三方获得任何保密信息，应当及时书面通知披露方，并</w:t>
      </w:r>
    </w:p>
    <w:p w14:paraId="53F8808E">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向披露方提供掌握的所有相关情况。</w:t>
      </w:r>
    </w:p>
    <w:p w14:paraId="202079E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968" w:author="不要说话" w:date="2026-03-25T17:28:22Z">
        <w:r>
          <w:rPr>
            <w:rFonts w:hint="default" w:ascii="仿宋" w:hAnsi="仿宋" w:eastAsia="仿宋" w:cs="仿宋"/>
            <w:spacing w:val="19"/>
            <w:sz w:val="24"/>
            <w:szCs w:val="24"/>
            <w:lang w:val="en-US"/>
          </w:rPr>
          <w:delText>2</w:delText>
        </w:r>
      </w:del>
      <w:ins w:id="969" w:author="不要说话" w:date="2026-03-25T17:28:22Z">
        <w:r>
          <w:rPr>
            <w:rFonts w:hint="eastAsia" w:ascii="仿宋" w:hAnsi="仿宋" w:eastAsia="仿宋" w:cs="仿宋"/>
            <w:spacing w:val="19"/>
            <w:sz w:val="24"/>
            <w:szCs w:val="24"/>
            <w:lang w:val="en-US" w:eastAsia="zh-CN"/>
          </w:rPr>
          <w:t>3</w:t>
        </w:r>
      </w:ins>
      <w:r>
        <w:rPr>
          <w:rFonts w:hint="eastAsia" w:ascii="仿宋" w:hAnsi="仿宋" w:eastAsia="仿宋" w:cs="仿宋"/>
          <w:spacing w:val="19"/>
          <w:sz w:val="24"/>
          <w:szCs w:val="24"/>
        </w:rPr>
        <w:t>.9对于接收方在本合同签订及履行过程中依法获得的个人信息和重要数据，接收方应当依法在境内存储，且不得向境外提供。</w:t>
      </w:r>
    </w:p>
    <w:p w14:paraId="738AA2F7">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970" w:author="不要说话" w:date="2026-03-25T17:28:25Z">
        <w:r>
          <w:rPr>
            <w:rFonts w:hint="default" w:ascii="仿宋" w:hAnsi="仿宋" w:eastAsia="仿宋" w:cs="仿宋"/>
            <w:spacing w:val="19"/>
            <w:sz w:val="24"/>
            <w:szCs w:val="24"/>
            <w:lang w:val="en-US"/>
          </w:rPr>
          <w:delText>2</w:delText>
        </w:r>
      </w:del>
      <w:ins w:id="971" w:author="不要说话" w:date="2026-03-25T17:28:25Z">
        <w:r>
          <w:rPr>
            <w:rFonts w:hint="eastAsia" w:ascii="仿宋" w:hAnsi="仿宋" w:eastAsia="仿宋" w:cs="仿宋"/>
            <w:spacing w:val="19"/>
            <w:sz w:val="24"/>
            <w:szCs w:val="24"/>
            <w:lang w:val="en-US" w:eastAsia="zh-CN"/>
          </w:rPr>
          <w:t>3</w:t>
        </w:r>
      </w:ins>
      <w:r>
        <w:rPr>
          <w:rFonts w:hint="eastAsia" w:ascii="仿宋" w:hAnsi="仿宋" w:eastAsia="仿宋" w:cs="仿宋"/>
          <w:spacing w:val="19"/>
          <w:sz w:val="24"/>
          <w:szCs w:val="24"/>
        </w:rPr>
        <w:t>.10如接收方违反本条约定的，接收方应当赔偿因此而给披露方造成的一切损失。</w:t>
      </w:r>
    </w:p>
    <w:p w14:paraId="6635C7F4">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972" w:author="不要说话" w:date="2026-03-25T17:28:27Z">
        <w:r>
          <w:rPr>
            <w:rFonts w:hint="default" w:ascii="仿宋" w:hAnsi="仿宋" w:eastAsia="仿宋" w:cs="仿宋"/>
            <w:spacing w:val="19"/>
            <w:sz w:val="24"/>
            <w:szCs w:val="24"/>
            <w:lang w:val="en-US"/>
          </w:rPr>
          <w:delText>2</w:delText>
        </w:r>
      </w:del>
      <w:ins w:id="973" w:author="不要说话" w:date="2026-03-25T17:28:27Z">
        <w:r>
          <w:rPr>
            <w:rFonts w:hint="eastAsia" w:ascii="仿宋" w:hAnsi="仿宋" w:eastAsia="仿宋" w:cs="仿宋"/>
            <w:spacing w:val="19"/>
            <w:sz w:val="24"/>
            <w:szCs w:val="24"/>
            <w:lang w:val="en-US" w:eastAsia="zh-CN"/>
          </w:rPr>
          <w:t>3</w:t>
        </w:r>
      </w:ins>
      <w:r>
        <w:rPr>
          <w:rFonts w:hint="eastAsia" w:ascii="仿宋" w:hAnsi="仿宋" w:eastAsia="仿宋" w:cs="仿宋"/>
          <w:spacing w:val="19"/>
          <w:sz w:val="24"/>
          <w:szCs w:val="24"/>
        </w:rPr>
        <w:t>.11 本保密条款自保密信息提供或披露之日起至本合同终止或解除后五年内持续有效。</w:t>
      </w:r>
    </w:p>
    <w:p w14:paraId="6104CB57">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974" w:author="不要说话" w:date="2026-03-25T17:28:28Z">
        <w:r>
          <w:rPr>
            <w:rFonts w:hint="default" w:ascii="仿宋" w:hAnsi="仿宋" w:eastAsia="仿宋" w:cs="仿宋"/>
            <w:spacing w:val="19"/>
            <w:sz w:val="24"/>
            <w:szCs w:val="24"/>
            <w:lang w:val="en-US"/>
          </w:rPr>
          <w:delText>2</w:delText>
        </w:r>
      </w:del>
      <w:ins w:id="975" w:author="不要说话" w:date="2026-03-25T17:28:28Z">
        <w:r>
          <w:rPr>
            <w:rFonts w:hint="eastAsia" w:ascii="仿宋" w:hAnsi="仿宋" w:eastAsia="仿宋" w:cs="仿宋"/>
            <w:spacing w:val="19"/>
            <w:sz w:val="24"/>
            <w:szCs w:val="24"/>
            <w:lang w:val="en-US" w:eastAsia="zh-CN"/>
          </w:rPr>
          <w:t>3</w:t>
        </w:r>
      </w:ins>
      <w:r>
        <w:rPr>
          <w:rFonts w:hint="eastAsia" w:ascii="仿宋" w:hAnsi="仿宋" w:eastAsia="仿宋" w:cs="仿宋"/>
          <w:spacing w:val="19"/>
          <w:sz w:val="24"/>
          <w:szCs w:val="24"/>
        </w:rPr>
        <w:t>.12其他[/]。</w:t>
      </w:r>
    </w:p>
    <w:p w14:paraId="1062AA26">
      <w:pPr>
        <w:pStyle w:val="23"/>
        <w:spacing w:before="13" w:line="222" w:lineRule="auto"/>
        <w:ind w:left="470"/>
        <w:rPr>
          <w:rFonts w:hint="eastAsia" w:ascii="仿宋" w:hAnsi="仿宋" w:eastAsia="仿宋" w:cs="仿宋"/>
          <w:spacing w:val="11"/>
          <w:sz w:val="24"/>
          <w:szCs w:val="24"/>
        </w:rPr>
      </w:pPr>
    </w:p>
    <w:p w14:paraId="31DDCE4B">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第十</w:t>
      </w:r>
      <w:del w:id="976" w:author="不要说话" w:date="2026-03-25T17:28:30Z">
        <w:r>
          <w:rPr>
            <w:rFonts w:hint="default" w:ascii="仿宋" w:hAnsi="仿宋" w:eastAsia="仿宋" w:cs="仿宋"/>
            <w:b/>
            <w:bCs/>
            <w:spacing w:val="5"/>
            <w:sz w:val="24"/>
            <w:szCs w:val="24"/>
            <w:lang w:val="en-US"/>
          </w:rPr>
          <w:delText>三</w:delText>
        </w:r>
      </w:del>
      <w:ins w:id="977" w:author="不要说话" w:date="2026-03-25T17:28:31Z">
        <w:r>
          <w:rPr>
            <w:rFonts w:hint="eastAsia" w:ascii="仿宋" w:hAnsi="仿宋" w:eastAsia="仿宋" w:cs="仿宋"/>
            <w:b/>
            <w:bCs/>
            <w:spacing w:val="5"/>
            <w:sz w:val="24"/>
            <w:szCs w:val="24"/>
            <w:lang w:val="en-US" w:eastAsia="zh-CN"/>
          </w:rPr>
          <w:t>四</w:t>
        </w:r>
      </w:ins>
      <w:r>
        <w:rPr>
          <w:rFonts w:hint="eastAsia" w:ascii="仿宋" w:hAnsi="仿宋" w:eastAsia="仿宋" w:cs="仿宋"/>
          <w:b/>
          <w:bCs/>
          <w:spacing w:val="5"/>
          <w:sz w:val="24"/>
          <w:szCs w:val="24"/>
        </w:rPr>
        <w:t>条权利归属及侵权处理</w:t>
      </w:r>
    </w:p>
    <w:p w14:paraId="47913DA9">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978" w:author="不要说话" w:date="2026-03-25T17:28:34Z">
        <w:r>
          <w:rPr>
            <w:rFonts w:hint="default" w:ascii="仿宋" w:hAnsi="仿宋" w:eastAsia="仿宋" w:cs="仿宋"/>
            <w:spacing w:val="19"/>
            <w:sz w:val="24"/>
            <w:szCs w:val="24"/>
            <w:lang w:val="en-US"/>
          </w:rPr>
          <w:delText>3</w:delText>
        </w:r>
      </w:del>
      <w:ins w:id="979" w:author="不要说话" w:date="2026-03-25T17:28:34Z">
        <w:r>
          <w:rPr>
            <w:rFonts w:hint="eastAsia" w:ascii="仿宋" w:hAnsi="仿宋" w:eastAsia="仿宋" w:cs="仿宋"/>
            <w:spacing w:val="19"/>
            <w:sz w:val="24"/>
            <w:szCs w:val="24"/>
            <w:lang w:val="en-US" w:eastAsia="zh-CN"/>
          </w:rPr>
          <w:t>4</w:t>
        </w:r>
      </w:ins>
      <w:r>
        <w:rPr>
          <w:rFonts w:hint="eastAsia" w:ascii="仿宋" w:hAnsi="仿宋" w:eastAsia="仿宋" w:cs="仿宋"/>
          <w:spacing w:val="19"/>
          <w:sz w:val="24"/>
          <w:szCs w:val="24"/>
        </w:rPr>
        <w:t>.1双方同意本项目应用软件所有权益，包括但不限于所有权及知识产权、专利申请权，</w:t>
      </w:r>
      <w:r>
        <w:rPr>
          <w:rFonts w:hint="eastAsia" w:ascii="仿宋" w:hAnsi="仿宋" w:eastAsia="仿宋" w:cs="仿宋"/>
          <w:spacing w:val="19"/>
          <w:sz w:val="24"/>
          <w:szCs w:val="24"/>
          <w:lang w:val="en-US" w:eastAsia="zh-CN"/>
        </w:rPr>
        <w:t>软件源代码，</w:t>
      </w:r>
      <w:r>
        <w:rPr>
          <w:rFonts w:hint="eastAsia" w:ascii="仿宋" w:hAnsi="仿宋" w:eastAsia="仿宋" w:cs="仿宋"/>
          <w:spacing w:val="19"/>
          <w:sz w:val="24"/>
          <w:szCs w:val="24"/>
        </w:rPr>
        <w:t>归甲方所有。</w:t>
      </w:r>
    </w:p>
    <w:p w14:paraId="644CD89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980" w:author="不要说话" w:date="2026-03-25T17:28:35Z">
        <w:r>
          <w:rPr>
            <w:rFonts w:hint="default" w:ascii="仿宋" w:hAnsi="仿宋" w:eastAsia="仿宋" w:cs="仿宋"/>
            <w:spacing w:val="19"/>
            <w:sz w:val="24"/>
            <w:szCs w:val="24"/>
            <w:lang w:val="en-US"/>
          </w:rPr>
          <w:delText>3</w:delText>
        </w:r>
      </w:del>
      <w:ins w:id="981" w:author="不要说话" w:date="2026-03-25T17:28:35Z">
        <w:r>
          <w:rPr>
            <w:rFonts w:hint="eastAsia" w:ascii="仿宋" w:hAnsi="仿宋" w:eastAsia="仿宋" w:cs="仿宋"/>
            <w:spacing w:val="19"/>
            <w:sz w:val="24"/>
            <w:szCs w:val="24"/>
            <w:lang w:val="en-US" w:eastAsia="zh-CN"/>
          </w:rPr>
          <w:t>4</w:t>
        </w:r>
      </w:ins>
      <w:r>
        <w:rPr>
          <w:rFonts w:hint="eastAsia" w:ascii="仿宋" w:hAnsi="仿宋" w:eastAsia="仿宋" w:cs="仿宋"/>
          <w:spacing w:val="19"/>
          <w:sz w:val="24"/>
          <w:szCs w:val="24"/>
        </w:rPr>
        <w:t>.2乙方按照本合同约定在履行维护和技术服务过程中，利用甲方提供的相关资料和工作条件完成的新技术成果的所有权益，包括但不限于知识产权及所有权、专利申请权，归甲方所有。</w:t>
      </w:r>
    </w:p>
    <w:p w14:paraId="3520EE51">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982" w:author="不要说话" w:date="2026-03-25T17:28:36Z">
        <w:r>
          <w:rPr>
            <w:rFonts w:hint="default" w:ascii="仿宋" w:hAnsi="仿宋" w:eastAsia="仿宋" w:cs="仿宋"/>
            <w:spacing w:val="19"/>
            <w:sz w:val="24"/>
            <w:szCs w:val="24"/>
            <w:lang w:val="en-US"/>
          </w:rPr>
          <w:delText>3</w:delText>
        </w:r>
      </w:del>
      <w:ins w:id="983" w:author="不要说话" w:date="2026-03-25T17:28:36Z">
        <w:r>
          <w:rPr>
            <w:rFonts w:hint="eastAsia" w:ascii="仿宋" w:hAnsi="仿宋" w:eastAsia="仿宋" w:cs="仿宋"/>
            <w:spacing w:val="19"/>
            <w:sz w:val="24"/>
            <w:szCs w:val="24"/>
            <w:lang w:val="en-US" w:eastAsia="zh-CN"/>
          </w:rPr>
          <w:t>4</w:t>
        </w:r>
      </w:ins>
      <w:r>
        <w:rPr>
          <w:rFonts w:hint="eastAsia" w:ascii="仿宋" w:hAnsi="仿宋" w:eastAsia="仿宋" w:cs="仿宋"/>
          <w:spacing w:val="19"/>
          <w:sz w:val="24"/>
          <w:szCs w:val="24"/>
        </w:rPr>
        <w:t>.3</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甲方依据本合同的规定，利用乙方提供的工作成果完成的新技术成果的所有权益，包括但不限于知识产权及所有权、专利申请权，归甲方所有。</w:t>
      </w:r>
    </w:p>
    <w:p w14:paraId="37C0EB82">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984" w:author="不要说话" w:date="2026-03-25T17:28:37Z">
        <w:r>
          <w:rPr>
            <w:rFonts w:hint="default" w:ascii="仿宋" w:hAnsi="仿宋" w:eastAsia="仿宋" w:cs="仿宋"/>
            <w:spacing w:val="19"/>
            <w:sz w:val="24"/>
            <w:szCs w:val="24"/>
            <w:lang w:val="en-US"/>
          </w:rPr>
          <w:delText>3</w:delText>
        </w:r>
      </w:del>
      <w:ins w:id="985" w:author="不要说话" w:date="2026-03-25T17:28:37Z">
        <w:r>
          <w:rPr>
            <w:rFonts w:hint="eastAsia" w:ascii="仿宋" w:hAnsi="仿宋" w:eastAsia="仿宋" w:cs="仿宋"/>
            <w:spacing w:val="19"/>
            <w:sz w:val="24"/>
            <w:szCs w:val="24"/>
            <w:lang w:val="en-US" w:eastAsia="zh-CN"/>
          </w:rPr>
          <w:t>4</w:t>
        </w:r>
      </w:ins>
      <w:r>
        <w:rPr>
          <w:rFonts w:hint="eastAsia" w:ascii="仿宋" w:hAnsi="仿宋" w:eastAsia="仿宋" w:cs="仿宋"/>
          <w:spacing w:val="19"/>
          <w:sz w:val="24"/>
          <w:szCs w:val="24"/>
        </w:rPr>
        <w:t>.4</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乙方不得将本项目应用软件及与本项目应用软件具有相同或类似功能的软件提供或变换方式提供、出售给除甲方外的其他方。乙方在本合同终验证书签署后不得为除甲方外的其他方开发相同或类似功能的应用软件，也不能对其他方开发同类或类似功能的应用软件提供任何协助。</w:t>
      </w:r>
    </w:p>
    <w:p w14:paraId="19451305">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986" w:author="不要说话" w:date="2026-03-25T17:28:38Z">
        <w:r>
          <w:rPr>
            <w:rFonts w:hint="default" w:ascii="仿宋" w:hAnsi="仿宋" w:eastAsia="仿宋" w:cs="仿宋"/>
            <w:spacing w:val="19"/>
            <w:sz w:val="24"/>
            <w:szCs w:val="24"/>
            <w:lang w:val="en-US"/>
          </w:rPr>
          <w:delText>3</w:delText>
        </w:r>
      </w:del>
      <w:ins w:id="987" w:author="不要说话" w:date="2026-03-25T17:28:38Z">
        <w:r>
          <w:rPr>
            <w:rFonts w:hint="eastAsia" w:ascii="仿宋" w:hAnsi="仿宋" w:eastAsia="仿宋" w:cs="仿宋"/>
            <w:spacing w:val="19"/>
            <w:sz w:val="24"/>
            <w:szCs w:val="24"/>
            <w:lang w:val="en-US" w:eastAsia="zh-CN"/>
          </w:rPr>
          <w:t>4</w:t>
        </w:r>
      </w:ins>
      <w:r>
        <w:rPr>
          <w:rFonts w:hint="eastAsia" w:ascii="仿宋" w:hAnsi="仿宋" w:eastAsia="仿宋" w:cs="仿宋"/>
          <w:spacing w:val="19"/>
          <w:sz w:val="24"/>
          <w:szCs w:val="24"/>
        </w:rPr>
        <w:t>.5如果乙方违反上述条款，乙方承担全部责任，并赔偿甲方一切损失，同时甲方有权向乙方收取违约金，违约金金额为合同总价的[1]倍。</w:t>
      </w:r>
    </w:p>
    <w:p w14:paraId="0446E0EF">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988" w:author="不要说话" w:date="2026-03-25T17:28:40Z">
        <w:r>
          <w:rPr>
            <w:rFonts w:hint="default" w:ascii="仿宋" w:hAnsi="仿宋" w:eastAsia="仿宋" w:cs="仿宋"/>
            <w:spacing w:val="19"/>
            <w:sz w:val="24"/>
            <w:szCs w:val="24"/>
            <w:lang w:val="en-US"/>
          </w:rPr>
          <w:delText>3</w:delText>
        </w:r>
      </w:del>
      <w:ins w:id="989" w:author="不要说话" w:date="2026-03-25T17:28:40Z">
        <w:r>
          <w:rPr>
            <w:rFonts w:hint="eastAsia" w:ascii="仿宋" w:hAnsi="仿宋" w:eastAsia="仿宋" w:cs="仿宋"/>
            <w:spacing w:val="19"/>
            <w:sz w:val="24"/>
            <w:szCs w:val="24"/>
            <w:lang w:val="en-US" w:eastAsia="zh-CN"/>
          </w:rPr>
          <w:t>4</w:t>
        </w:r>
      </w:ins>
      <w:r>
        <w:rPr>
          <w:rFonts w:hint="eastAsia" w:ascii="仿宋" w:hAnsi="仿宋" w:eastAsia="仿宋" w:cs="仿宋"/>
          <w:spacing w:val="19"/>
          <w:sz w:val="24"/>
          <w:szCs w:val="24"/>
        </w:rPr>
        <w:t>.6乙方承诺，为完成本合同约定事项，乙方已从系统软件权利人处取得系统软件的许可使用权(或乙方为系统软件的著作权人),并有权许可甲方或甲方指定的第三方使用并用于应用软件，且该授权长期合法有效并能够满足本项目需要，并应协助甲方做好软件著作权登记相关材料的撰写工作。</w:t>
      </w:r>
    </w:p>
    <w:p w14:paraId="32AEBB8F">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990" w:author="不要说话" w:date="2026-03-25T17:28:41Z">
        <w:r>
          <w:rPr>
            <w:rFonts w:hint="default" w:ascii="仿宋" w:hAnsi="仿宋" w:eastAsia="仿宋" w:cs="仿宋"/>
            <w:spacing w:val="19"/>
            <w:sz w:val="24"/>
            <w:szCs w:val="24"/>
            <w:lang w:val="en-US"/>
          </w:rPr>
          <w:delText>3</w:delText>
        </w:r>
      </w:del>
      <w:ins w:id="991" w:author="不要说话" w:date="2026-03-25T17:28:41Z">
        <w:r>
          <w:rPr>
            <w:rFonts w:hint="eastAsia" w:ascii="仿宋" w:hAnsi="仿宋" w:eastAsia="仿宋" w:cs="仿宋"/>
            <w:spacing w:val="19"/>
            <w:sz w:val="24"/>
            <w:szCs w:val="24"/>
            <w:lang w:val="en-US" w:eastAsia="zh-CN"/>
          </w:rPr>
          <w:t>4</w:t>
        </w:r>
      </w:ins>
      <w:r>
        <w:rPr>
          <w:rFonts w:hint="eastAsia" w:ascii="仿宋" w:hAnsi="仿宋" w:eastAsia="仿宋" w:cs="仿宋"/>
          <w:spacing w:val="19"/>
          <w:sz w:val="24"/>
          <w:szCs w:val="24"/>
        </w:rPr>
        <w:t>.7乙方承诺，其依据本合同开发应用软件及甲方或甲方指定的第三方使用应用软件的，均不存在对系统软件权利人的侵权情形。如乙方与系统软件权利人之间产生纠纷，乙方应负责尽快解决该等纠纷，并保证该等纠纷不得影响甲方对应用软件的正常使用。否则，乙方应向甲方支付合同总价[10]%的违约金，并赔偿甲方或甲方指定的第三方的损失。</w:t>
      </w:r>
    </w:p>
    <w:p w14:paraId="3815DE7C">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992" w:author="不要说话" w:date="2026-03-25T17:28:43Z">
        <w:r>
          <w:rPr>
            <w:rFonts w:hint="default" w:ascii="仿宋" w:hAnsi="仿宋" w:eastAsia="仿宋" w:cs="仿宋"/>
            <w:spacing w:val="19"/>
            <w:sz w:val="24"/>
            <w:szCs w:val="24"/>
            <w:lang w:val="en-US"/>
          </w:rPr>
          <w:delText>3</w:delText>
        </w:r>
      </w:del>
      <w:ins w:id="993" w:author="不要说话" w:date="2026-03-25T17:28:43Z">
        <w:r>
          <w:rPr>
            <w:rFonts w:hint="eastAsia" w:ascii="仿宋" w:hAnsi="仿宋" w:eastAsia="仿宋" w:cs="仿宋"/>
            <w:spacing w:val="19"/>
            <w:sz w:val="24"/>
            <w:szCs w:val="24"/>
            <w:lang w:val="en-US" w:eastAsia="zh-CN"/>
          </w:rPr>
          <w:t>4</w:t>
        </w:r>
      </w:ins>
      <w:r>
        <w:rPr>
          <w:rFonts w:hint="eastAsia" w:ascii="仿宋" w:hAnsi="仿宋" w:eastAsia="仿宋" w:cs="仿宋"/>
          <w:spacing w:val="19"/>
          <w:sz w:val="24"/>
          <w:szCs w:val="24"/>
        </w:rPr>
        <w:t>.8如果有人提出法律或行政程序(合称“侵权指控”),声称甲方或甲方指定的第三方使用本项目软件侵犯了其所有权或知识产权等合法权益，乙方应当负责解决，并赔偿甲方或甲方指定的第三方就此所承担的一切损失和费用，包括但不限于上述侵权指控中所产生的诉讼费用、调查费用、合理的律师费用、和解金额或生效法律文书中规定的赔偿金额。</w:t>
      </w:r>
    </w:p>
    <w:p w14:paraId="4748DEFA">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994" w:author="不要说话" w:date="2026-03-25T17:28:44Z">
        <w:r>
          <w:rPr>
            <w:rFonts w:hint="default" w:ascii="仿宋" w:hAnsi="仿宋" w:eastAsia="仿宋" w:cs="仿宋"/>
            <w:spacing w:val="19"/>
            <w:sz w:val="24"/>
            <w:szCs w:val="24"/>
            <w:lang w:val="en-US"/>
          </w:rPr>
          <w:delText>3</w:delText>
        </w:r>
      </w:del>
      <w:ins w:id="995" w:author="不要说话" w:date="2026-03-25T17:28:44Z">
        <w:r>
          <w:rPr>
            <w:rFonts w:hint="eastAsia" w:ascii="仿宋" w:hAnsi="仿宋" w:eastAsia="仿宋" w:cs="仿宋"/>
            <w:spacing w:val="19"/>
            <w:sz w:val="24"/>
            <w:szCs w:val="24"/>
            <w:lang w:val="en-US" w:eastAsia="zh-CN"/>
          </w:rPr>
          <w:t>4</w:t>
        </w:r>
      </w:ins>
      <w:r>
        <w:rPr>
          <w:rFonts w:hint="eastAsia" w:ascii="仿宋" w:hAnsi="仿宋" w:eastAsia="仿宋" w:cs="仿宋"/>
          <w:spacing w:val="19"/>
          <w:sz w:val="24"/>
          <w:szCs w:val="24"/>
        </w:rPr>
        <w:t>.9如果在侵权指控的审理过程中有关机关禁止甲方或甲方指定的第三方继续使用本项目软件的部分或全部，乙方应采取以下措施之一：</w:t>
      </w:r>
    </w:p>
    <w:p w14:paraId="0E4B3628">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(1)使甲方或甲方指定的第三方重新免费获得使用上述软件的权利。</w:t>
      </w:r>
    </w:p>
    <w:p w14:paraId="4E548E27">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(2)免费更换或改造上述软件，使甲方或甲方指定的第三方不受上述禁令限制继续使用该软件。</w:t>
      </w:r>
    </w:p>
    <w:p w14:paraId="08E2B00E">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(3)其他使甲方或甲方指定的第三方对软件拥有合法使用权，或其他弥补甲方或甲方指定的第三方受损利益、实现合同目的的合理方式，且不收取任何费用。</w:t>
      </w:r>
    </w:p>
    <w:p w14:paraId="4303492E">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乙方采取上述措施不能免除乙方就甲方或甲方指定的第三方因此遭受的损失进行赔偿的义务。</w:t>
      </w:r>
    </w:p>
    <w:p w14:paraId="6DA2D232">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996" w:author="不要说话" w:date="2026-03-25T17:28:47Z">
        <w:r>
          <w:rPr>
            <w:rFonts w:hint="default" w:ascii="仿宋" w:hAnsi="仿宋" w:eastAsia="仿宋" w:cs="仿宋"/>
            <w:spacing w:val="19"/>
            <w:sz w:val="24"/>
            <w:szCs w:val="24"/>
            <w:lang w:val="en-US"/>
          </w:rPr>
          <w:delText>3</w:delText>
        </w:r>
      </w:del>
      <w:ins w:id="997" w:author="不要说话" w:date="2026-03-25T17:28:47Z">
        <w:r>
          <w:rPr>
            <w:rFonts w:hint="eastAsia" w:ascii="仿宋" w:hAnsi="仿宋" w:eastAsia="仿宋" w:cs="仿宋"/>
            <w:spacing w:val="19"/>
            <w:sz w:val="24"/>
            <w:szCs w:val="24"/>
            <w:lang w:val="en-US" w:eastAsia="zh-CN"/>
          </w:rPr>
          <w:t>4</w:t>
        </w:r>
      </w:ins>
      <w:r>
        <w:rPr>
          <w:rFonts w:hint="eastAsia" w:ascii="仿宋" w:hAnsi="仿宋" w:eastAsia="仿宋" w:cs="仿宋"/>
          <w:spacing w:val="19"/>
          <w:sz w:val="24"/>
          <w:szCs w:val="24"/>
        </w:rPr>
        <w:t>.10未经甲方书面同意，乙方不得在本项目软件中植入或嵌入甲方需求外功能</w:t>
      </w:r>
      <w:r>
        <w:rPr>
          <w:rFonts w:hint="eastAsia" w:ascii="仿宋" w:hAnsi="仿宋" w:eastAsia="仿宋" w:cs="仿宋"/>
          <w:spacing w:val="19"/>
          <w:sz w:val="24"/>
          <w:szCs w:val="24"/>
        </w:rPr>
        <w:tab/>
      </w:r>
      <w:r>
        <w:rPr>
          <w:rFonts w:hint="eastAsia" w:ascii="仿宋" w:hAnsi="仿宋" w:eastAsia="仿宋" w:cs="仿宋"/>
          <w:spacing w:val="19"/>
          <w:sz w:val="24"/>
          <w:szCs w:val="24"/>
        </w:rPr>
        <w:t>(包括但不限于软件后门、攻击模块、广告插件等)。否则，乙方应向甲方支付合同总价[20]%的违约金，并赔偿甲方或甲方指定的第三方的损失。</w:t>
      </w:r>
    </w:p>
    <w:p w14:paraId="6731F961">
      <w:pPr>
        <w:pStyle w:val="23"/>
        <w:tabs>
          <w:tab w:val="left" w:pos="140"/>
        </w:tabs>
        <w:spacing w:before="56" w:line="271" w:lineRule="auto"/>
        <w:ind w:left="20" w:right="82" w:firstLine="479"/>
        <w:rPr>
          <w:rFonts w:hint="eastAsia" w:ascii="仿宋" w:hAnsi="仿宋" w:eastAsia="仿宋" w:cs="仿宋"/>
          <w:spacing w:val="7"/>
          <w:sz w:val="24"/>
          <w:szCs w:val="24"/>
        </w:rPr>
      </w:pPr>
    </w:p>
    <w:p w14:paraId="02408B6C">
      <w:pPr>
        <w:pStyle w:val="23"/>
        <w:spacing w:before="100" w:line="222" w:lineRule="auto"/>
        <w:ind w:left="420" w:leftChars="0"/>
        <w:outlineLvl w:val="1"/>
        <w:rPr>
          <w:rFonts w:hint="eastAsia" w:ascii="仿宋" w:hAnsi="仿宋" w:eastAsia="仿宋" w:cs="仿宋"/>
          <w:b/>
          <w:bCs/>
          <w:spacing w:val="5"/>
          <w:sz w:val="24"/>
          <w:szCs w:val="24"/>
          <w:lang w:val="en-US" w:eastAsia="zh-CN"/>
        </w:rPr>
      </w:pPr>
      <w:r>
        <w:rPr>
          <w:rFonts w:hint="eastAsia" w:ascii="仿宋" w:hAnsi="仿宋" w:eastAsia="仿宋" w:cs="仿宋"/>
          <w:b/>
          <w:bCs/>
          <w:spacing w:val="5"/>
          <w:sz w:val="24"/>
          <w:szCs w:val="24"/>
        </w:rPr>
        <w:t>第十</w:t>
      </w:r>
      <w:del w:id="998" w:author="不要说话" w:date="2026-03-25T17:28:49Z">
        <w:r>
          <w:rPr>
            <w:rFonts w:hint="default" w:ascii="仿宋" w:hAnsi="仿宋" w:eastAsia="仿宋" w:cs="仿宋"/>
            <w:b/>
            <w:bCs/>
            <w:spacing w:val="5"/>
            <w:sz w:val="24"/>
            <w:szCs w:val="24"/>
            <w:lang w:val="en-US"/>
          </w:rPr>
          <w:delText>四</w:delText>
        </w:r>
      </w:del>
      <w:ins w:id="999" w:author="不要说话" w:date="2026-03-25T17:28:50Z">
        <w:r>
          <w:rPr>
            <w:rFonts w:hint="eastAsia" w:ascii="仿宋" w:hAnsi="仿宋" w:eastAsia="仿宋" w:cs="仿宋"/>
            <w:b/>
            <w:bCs/>
            <w:spacing w:val="5"/>
            <w:sz w:val="24"/>
            <w:szCs w:val="24"/>
            <w:lang w:val="en-US" w:eastAsia="zh-CN"/>
          </w:rPr>
          <w:t>五</w:t>
        </w:r>
      </w:ins>
      <w:r>
        <w:rPr>
          <w:rFonts w:hint="eastAsia" w:ascii="仿宋" w:hAnsi="仿宋" w:eastAsia="仿宋" w:cs="仿宋"/>
          <w:b/>
          <w:bCs/>
          <w:spacing w:val="5"/>
          <w:sz w:val="24"/>
          <w:szCs w:val="24"/>
        </w:rPr>
        <w:t>条合同的解除</w:t>
      </w:r>
      <w:r>
        <w:rPr>
          <w:rFonts w:hint="eastAsia" w:ascii="仿宋" w:hAnsi="仿宋" w:eastAsia="仿宋" w:cs="仿宋"/>
          <w:b/>
          <w:bCs/>
          <w:spacing w:val="5"/>
          <w:sz w:val="24"/>
          <w:szCs w:val="24"/>
          <w:lang w:val="en-US" w:eastAsia="zh-CN"/>
        </w:rPr>
        <w:t>及终止</w:t>
      </w:r>
    </w:p>
    <w:p w14:paraId="39E5CFBE">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1000" w:author="不要说话" w:date="2026-03-25T17:28:53Z">
        <w:r>
          <w:rPr>
            <w:rFonts w:hint="default" w:ascii="仿宋" w:hAnsi="仿宋" w:eastAsia="仿宋" w:cs="仿宋"/>
            <w:spacing w:val="19"/>
            <w:sz w:val="24"/>
            <w:szCs w:val="24"/>
            <w:lang w:val="en-US"/>
          </w:rPr>
          <w:delText>4</w:delText>
        </w:r>
      </w:del>
      <w:ins w:id="1001" w:author="不要说话" w:date="2026-03-25T17:28:53Z">
        <w:r>
          <w:rPr>
            <w:rFonts w:hint="eastAsia" w:ascii="仿宋" w:hAnsi="仿宋" w:eastAsia="仿宋" w:cs="仿宋"/>
            <w:spacing w:val="19"/>
            <w:sz w:val="24"/>
            <w:szCs w:val="24"/>
            <w:lang w:val="en-US" w:eastAsia="zh-CN"/>
          </w:rPr>
          <w:t>5</w:t>
        </w:r>
      </w:ins>
      <w:r>
        <w:rPr>
          <w:rFonts w:hint="eastAsia" w:ascii="仿宋" w:hAnsi="仿宋" w:eastAsia="仿宋" w:cs="仿宋"/>
          <w:spacing w:val="19"/>
          <w:sz w:val="24"/>
          <w:szCs w:val="24"/>
        </w:rPr>
        <w:t>.1双方确定，本合同可以在以下情况出现时解除：</w:t>
      </w:r>
    </w:p>
    <w:p w14:paraId="4D234D7B">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ins w:id="1002" w:author="不要说话" w:date="2026-03-25T14:45:05Z">
        <w:r>
          <w:rPr>
            <w:rFonts w:hint="eastAsia" w:ascii="仿宋" w:hAnsi="仿宋" w:eastAsia="仿宋" w:cs="仿宋"/>
            <w:spacing w:val="19"/>
            <w:sz w:val="24"/>
            <w:szCs w:val="24"/>
          </w:rPr>
          <w:t>因本合同约定的不可抗力事件，致使本合同继续履行已无必要或者客观上无法履行的，甲方有权解除本合同；乙方主张解除本合同的，应事先取得甲方书面同意。</w:t>
        </w:r>
      </w:ins>
    </w:p>
    <w:p w14:paraId="64E38315">
      <w:pPr>
        <w:pStyle w:val="23"/>
        <w:tabs>
          <w:tab w:val="left" w:pos="150"/>
        </w:tabs>
        <w:spacing w:before="0" w:line="360" w:lineRule="auto"/>
        <w:ind w:left="0" w:right="0" w:firstLine="499"/>
        <w:jc w:val="both"/>
        <w:rPr>
          <w:ins w:id="1003" w:author="不要说话" w:date="2026-03-25T14:45:29Z"/>
          <w:rFonts w:hint="eastAsia" w:ascii="仿宋" w:hAnsi="仿宋" w:eastAsia="仿宋" w:cs="仿宋"/>
          <w:spacing w:val="19"/>
          <w:sz w:val="24"/>
          <w:szCs w:val="24"/>
        </w:rPr>
      </w:pPr>
      <w:r>
        <w:rPr>
          <w:rFonts w:hint="eastAsia" w:ascii="仿宋" w:hAnsi="仿宋" w:eastAsia="仿宋" w:cs="仿宋"/>
          <w:spacing w:val="19"/>
          <w:sz w:val="24"/>
          <w:szCs w:val="24"/>
        </w:rPr>
        <w:t>(2)</w:t>
      </w:r>
      <w:ins w:id="1004" w:author="不要说话" w:date="2026-03-25T14:45:29Z">
        <w:r>
          <w:rPr>
            <w:rFonts w:hint="eastAsia" w:ascii="仿宋" w:hAnsi="仿宋" w:eastAsia="仿宋" w:cs="仿宋"/>
            <w:spacing w:val="19"/>
            <w:sz w:val="24"/>
            <w:szCs w:val="24"/>
          </w:rPr>
          <w:t>在本合同履行过程中，如应用软件或者与本项目有关的技术成果已经被第三方公开，包括但不限于以专利权方式公开的，乙方应当自知道或者应当知道前述情形之日起 3 日内 书面通知甲方，甲方有权解除本合同。乙方逾期未通知，致使甲方遭受损失的，甲方有权要求乙方予以赔偿。</w:t>
        </w:r>
      </w:ins>
    </w:p>
    <w:p w14:paraId="5DA8A582">
      <w:pPr>
        <w:pStyle w:val="23"/>
        <w:tabs>
          <w:tab w:val="left" w:pos="150"/>
        </w:tabs>
        <w:spacing w:before="0" w:line="360" w:lineRule="auto"/>
        <w:ind w:left="0" w:right="0" w:firstLine="499"/>
        <w:jc w:val="both"/>
        <w:rPr>
          <w:rFonts w:hint="eastAsia" w:ascii="仿宋" w:hAnsi="仿宋" w:eastAsia="仿宋" w:cs="仿宋"/>
          <w:spacing w:val="19"/>
          <w:sz w:val="24"/>
          <w:szCs w:val="24"/>
        </w:rPr>
      </w:pPr>
      <w:ins w:id="1005" w:author="不要说话" w:date="2026-03-25T14:45:29Z">
        <w:r>
          <w:rPr>
            <w:rFonts w:hint="eastAsia" w:ascii="仿宋" w:hAnsi="仿宋" w:eastAsia="仿宋" w:cs="仿宋"/>
            <w:spacing w:val="19"/>
            <w:sz w:val="24"/>
            <w:szCs w:val="24"/>
          </w:rPr>
          <w:t>如因乙方原因导致相关技术、应用软件内容或者项目成果被公开，包括但不限于乙方泄密、擅自披露、擅自申请权利或者管理失当的，乙方除应向甲方退还甲方已支付的全部款项外，还应按照甲方每笔付款实际支付之日起至乙方实际返还之日止，以付款时中国人民银行授权全国银行间同业拆借中心公布的一年期贷款市场报价利率（LPR）为标准计算并支付利息；同时，乙方还应向甲方支付相当于甲方已付款项 1 倍 的赔偿金。前述赔偿金不足以弥补甲方全部损失的，乙方仍应继续赔偿。</w:t>
        </w:r>
      </w:ins>
    </w:p>
    <w:p w14:paraId="2D6FDB23">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del w:id="1006" w:author="不要说话" w:date="2026-03-25T17:28:55Z">
        <w:r>
          <w:rPr>
            <w:rFonts w:hint="default" w:ascii="仿宋" w:hAnsi="仿宋" w:eastAsia="仿宋" w:cs="仿宋"/>
            <w:spacing w:val="19"/>
            <w:sz w:val="24"/>
            <w:szCs w:val="24"/>
            <w:lang w:val="en-US"/>
          </w:rPr>
          <w:delText>4</w:delText>
        </w:r>
      </w:del>
      <w:ins w:id="1007" w:author="不要说话" w:date="2026-03-25T17:28:55Z">
        <w:r>
          <w:rPr>
            <w:rFonts w:hint="eastAsia" w:ascii="仿宋" w:hAnsi="仿宋" w:eastAsia="仿宋" w:cs="仿宋"/>
            <w:spacing w:val="19"/>
            <w:sz w:val="24"/>
            <w:szCs w:val="24"/>
            <w:lang w:val="en-US" w:eastAsia="zh-CN"/>
          </w:rPr>
          <w:t>5</w:t>
        </w:r>
      </w:ins>
      <w:r>
        <w:rPr>
          <w:rFonts w:hint="eastAsia" w:ascii="仿宋" w:hAnsi="仿宋" w:eastAsia="仿宋" w:cs="仿宋"/>
          <w:spacing w:val="19"/>
          <w:sz w:val="24"/>
          <w:szCs w:val="24"/>
        </w:rPr>
        <w:t>.2</w:t>
      </w:r>
      <w:r>
        <w:rPr>
          <w:rFonts w:hint="eastAsia" w:ascii="仿宋" w:hAnsi="仿宋" w:eastAsia="仿宋" w:cs="仿宋"/>
          <w:spacing w:val="19"/>
          <w:sz w:val="24"/>
          <w:szCs w:val="24"/>
          <w:lang w:val="en-US" w:eastAsia="zh-CN"/>
        </w:rPr>
        <w:t xml:space="preserve"> </w:t>
      </w:r>
      <w:ins w:id="1008" w:author="不要说话" w:date="2026-03-25T14:46:16Z">
        <w:r>
          <w:rPr>
            <w:rFonts w:hint="eastAsia" w:ascii="仿宋" w:hAnsi="仿宋" w:eastAsia="仿宋" w:cs="仿宋"/>
            <w:spacing w:val="19"/>
            <w:sz w:val="24"/>
            <w:szCs w:val="24"/>
          </w:rPr>
          <w:t>合同自甲方向乙方发出书面解除通知之日起解除；乙方依据本合同约定经甲方书面同意解除本合同的，自甲方书面同意文件载明的解除生效之日起解除。</w:t>
        </w:r>
      </w:ins>
    </w:p>
    <w:p w14:paraId="29FB5A11">
      <w:pPr>
        <w:pStyle w:val="23"/>
        <w:tabs>
          <w:tab w:val="left" w:pos="150"/>
        </w:tabs>
        <w:spacing w:before="0" w:line="360" w:lineRule="auto"/>
        <w:ind w:left="0"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1</w:t>
      </w:r>
      <w:del w:id="1009" w:author="不要说话" w:date="2026-03-25T17:28:56Z">
        <w:r>
          <w:rPr>
            <w:rFonts w:hint="default" w:ascii="仿宋" w:hAnsi="仿宋" w:eastAsia="仿宋" w:cs="仿宋"/>
            <w:spacing w:val="19"/>
            <w:sz w:val="24"/>
            <w:szCs w:val="24"/>
            <w:lang w:val="en-US" w:eastAsia="zh-CN"/>
          </w:rPr>
          <w:delText>4</w:delText>
        </w:r>
      </w:del>
      <w:ins w:id="1010" w:author="不要说话" w:date="2026-03-25T17:28:56Z">
        <w:r>
          <w:rPr>
            <w:rFonts w:hint="eastAsia" w:ascii="仿宋" w:hAnsi="仿宋" w:eastAsia="仿宋" w:cs="仿宋"/>
            <w:spacing w:val="19"/>
            <w:sz w:val="24"/>
            <w:szCs w:val="24"/>
            <w:lang w:val="en-US" w:eastAsia="zh-CN"/>
          </w:rPr>
          <w:t>5</w:t>
        </w:r>
      </w:ins>
      <w:r>
        <w:rPr>
          <w:rFonts w:hint="eastAsia" w:ascii="仿宋" w:hAnsi="仿宋" w:eastAsia="仿宋" w:cs="仿宋"/>
          <w:spacing w:val="19"/>
          <w:sz w:val="24"/>
          <w:szCs w:val="24"/>
          <w:lang w:val="en-US" w:eastAsia="zh-CN"/>
        </w:rPr>
        <w:t xml:space="preserve">.3 </w:t>
      </w:r>
      <w:ins w:id="1011" w:author="不要说话" w:date="2026-03-25T14:47:51Z">
        <w:r>
          <w:rPr>
            <w:rFonts w:hint="eastAsia" w:ascii="仿宋" w:hAnsi="仿宋" w:eastAsia="仿宋" w:cs="仿宋"/>
            <w:spacing w:val="19"/>
            <w:sz w:val="24"/>
            <w:szCs w:val="24"/>
          </w:rPr>
          <w:t>双方确定，本合同在以下情形出现时，甲方有权单方书面通知乙方解除本合同，且无需承担任何违约责任；乙方应按约退还款项、移交成果并承担赔偿责任：</w:t>
        </w:r>
      </w:ins>
    </w:p>
    <w:p w14:paraId="2F87A553">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rFonts w:hint="eastAsia" w:ascii="仿宋" w:hAnsi="仿宋" w:eastAsia="仿宋" w:cs="仿宋"/>
          <w:spacing w:val="19"/>
          <w:sz w:val="24"/>
          <w:szCs w:val="24"/>
          <w:highlight w:val="none"/>
        </w:rPr>
      </w:pPr>
      <w:r>
        <w:rPr>
          <w:rFonts w:hint="eastAsia" w:ascii="仿宋" w:hAnsi="仿宋" w:eastAsia="仿宋" w:cs="仿宋"/>
          <w:spacing w:val="19"/>
          <w:sz w:val="24"/>
          <w:szCs w:val="24"/>
          <w:highlight w:val="none"/>
          <w:lang w:val="en-US" w:eastAsia="zh-CN"/>
        </w:rPr>
        <w:t xml:space="preserve">(1) </w:t>
      </w:r>
      <w:ins w:id="1012" w:author="不要说话" w:date="2026-03-25T14:48:05Z">
        <w:r>
          <w:rPr>
            <w:rFonts w:hint="eastAsia" w:ascii="仿宋" w:hAnsi="仿宋" w:eastAsia="仿宋" w:cs="仿宋"/>
            <w:spacing w:val="19"/>
            <w:sz w:val="24"/>
            <w:szCs w:val="24"/>
            <w:highlight w:val="none"/>
          </w:rPr>
          <w:t>乙方未按双方约定的时间派驻符合项目要求的研发人员到甲方指定地点开展工作的，或者派驻人员的数量、岗位能力、到岗时间不符合合同约定，且经甲方书面通知后 5 个工作日内 仍未改正的，甲方有权解除本合同。乙方应于合同解除之日起 10 个工作日内 向甲方退还已收取的初期开发费用；已经形成的代码、文档及其他工作成果应一并向甲方移交。</w:t>
        </w:r>
      </w:ins>
    </w:p>
    <w:p w14:paraId="2C1529AA">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ins w:id="1013" w:author="不要说话" w:date="2026-03-25T14:48:39Z"/>
          <w:rFonts w:hint="eastAsia" w:ascii="仿宋" w:hAnsi="仿宋" w:eastAsia="仿宋" w:cs="仿宋"/>
          <w:color w:val="auto"/>
          <w:spacing w:val="19"/>
          <w:sz w:val="24"/>
          <w:szCs w:val="24"/>
          <w:highlight w:val="none"/>
        </w:rPr>
      </w:pPr>
      <w:r>
        <w:rPr>
          <w:rFonts w:hint="eastAsia" w:ascii="仿宋" w:hAnsi="仿宋" w:eastAsia="仿宋" w:cs="仿宋"/>
          <w:spacing w:val="19"/>
          <w:sz w:val="24"/>
          <w:szCs w:val="24"/>
          <w:highlight w:val="none"/>
        </w:rPr>
        <w:t>(</w:t>
      </w:r>
      <w:r>
        <w:rPr>
          <w:rFonts w:hint="eastAsia" w:ascii="仿宋" w:hAnsi="仿宋" w:eastAsia="仿宋" w:cs="仿宋"/>
          <w:spacing w:val="19"/>
          <w:sz w:val="24"/>
          <w:szCs w:val="24"/>
          <w:highlight w:val="none"/>
          <w:lang w:val="en-US" w:eastAsia="zh-CN"/>
        </w:rPr>
        <w:t>2</w:t>
      </w:r>
      <w:r>
        <w:rPr>
          <w:rFonts w:hint="eastAsia" w:ascii="仿宋" w:hAnsi="仿宋" w:eastAsia="仿宋" w:cs="仿宋"/>
          <w:spacing w:val="19"/>
          <w:sz w:val="24"/>
          <w:szCs w:val="24"/>
          <w:highlight w:val="none"/>
        </w:rPr>
        <w:t>)</w:t>
      </w:r>
      <w:r>
        <w:rPr>
          <w:rFonts w:hint="eastAsia" w:ascii="仿宋" w:hAnsi="仿宋" w:eastAsia="仿宋" w:cs="仿宋"/>
          <w:spacing w:val="19"/>
          <w:sz w:val="24"/>
          <w:szCs w:val="24"/>
          <w:highlight w:val="none"/>
          <w:lang w:val="en-US" w:eastAsia="zh-CN"/>
        </w:rPr>
        <w:t xml:space="preserve"> </w:t>
      </w:r>
      <w:ins w:id="1014" w:author="不要说话" w:date="2026-03-25T14:48:38Z">
        <w:r>
          <w:rPr>
            <w:rFonts w:hint="eastAsia" w:ascii="仿宋" w:hAnsi="仿宋" w:eastAsia="仿宋" w:cs="仿宋"/>
            <w:color w:val="auto"/>
            <w:spacing w:val="19"/>
            <w:sz w:val="24"/>
            <w:szCs w:val="24"/>
            <w:highlight w:val="none"/>
          </w:rPr>
          <w:t>乙方明确表示或者以实际行为表明其无能力继续承担经营管理分析模块开发、对内 PECMS 模块优化改造、对外 PECMS 模块优化改造、安全管理模块优化改造或者 APP 端功能优化改造中任一项工作的，甲方有权解除本合同。乙方应于合同解除之日起 10 个工作日内 向甲方退还甲方就对应模块已支付的全部款项，并向甲方移交与该模块有关的全部代码、数据库脚本、接口文档、部署说明、运维手册、用户手册及其他已形成成果；因此给甲方造成损失的，甲方有权另行追偿。</w:t>
        </w:r>
      </w:ins>
    </w:p>
    <w:p w14:paraId="2E7ABADD">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ins w:id="1015" w:author="不要说话" w:date="2026-03-25T14:52:26Z"/>
          <w:rFonts w:hint="eastAsia" w:ascii="仿宋" w:hAnsi="仿宋" w:eastAsia="仿宋" w:cs="仿宋"/>
          <w:color w:val="auto"/>
          <w:spacing w:val="19"/>
          <w:sz w:val="24"/>
          <w:szCs w:val="24"/>
          <w:highlight w:val="none"/>
          <w:lang w:val="en-US" w:eastAsia="zh-CN"/>
        </w:rPr>
      </w:pPr>
      <w:r>
        <w:rPr>
          <w:rFonts w:hint="eastAsia" w:ascii="仿宋" w:hAnsi="仿宋" w:eastAsia="仿宋" w:cs="仿宋"/>
          <w:color w:val="auto"/>
          <w:spacing w:val="19"/>
          <w:sz w:val="24"/>
          <w:szCs w:val="24"/>
          <w:highlight w:val="none"/>
        </w:rPr>
        <w:t>(</w:t>
      </w:r>
      <w:r>
        <w:rPr>
          <w:rFonts w:hint="eastAsia" w:ascii="仿宋" w:hAnsi="仿宋" w:eastAsia="仿宋" w:cs="仿宋"/>
          <w:color w:val="auto"/>
          <w:spacing w:val="19"/>
          <w:sz w:val="24"/>
          <w:szCs w:val="24"/>
          <w:highlight w:val="none"/>
          <w:lang w:val="en-US" w:eastAsia="zh-CN"/>
        </w:rPr>
        <w:t>3</w:t>
      </w:r>
      <w:r>
        <w:rPr>
          <w:rFonts w:hint="eastAsia" w:ascii="仿宋" w:hAnsi="仿宋" w:eastAsia="仿宋" w:cs="仿宋"/>
          <w:color w:val="auto"/>
          <w:spacing w:val="19"/>
          <w:sz w:val="24"/>
          <w:szCs w:val="24"/>
          <w:highlight w:val="none"/>
        </w:rPr>
        <w:t>)</w:t>
      </w:r>
      <w:r>
        <w:rPr>
          <w:rFonts w:hint="eastAsia" w:ascii="仿宋" w:hAnsi="仿宋" w:eastAsia="仿宋" w:cs="仿宋"/>
          <w:color w:val="auto"/>
          <w:spacing w:val="19"/>
          <w:sz w:val="24"/>
          <w:szCs w:val="24"/>
          <w:highlight w:val="none"/>
          <w:lang w:val="en-US" w:eastAsia="zh-CN"/>
        </w:rPr>
        <w:t xml:space="preserve"> </w:t>
      </w:r>
      <w:ins w:id="1016" w:author="不要说话" w:date="2026-03-25T14:52:30Z">
        <w:r>
          <w:rPr>
            <w:rFonts w:hint="eastAsia" w:ascii="仿宋" w:hAnsi="仿宋" w:eastAsia="仿宋" w:cs="仿宋"/>
            <w:color w:val="auto"/>
            <w:spacing w:val="19"/>
            <w:sz w:val="24"/>
            <w:szCs w:val="24"/>
            <w:highlight w:val="none"/>
            <w:lang w:val="en-US" w:eastAsia="zh-CN"/>
          </w:rPr>
          <w:t xml:space="preserve">截至 </w:t>
        </w:r>
      </w:ins>
      <w:ins w:id="1017" w:author="不要说话" w:date="2026-03-25T14:52:30Z">
        <w:r>
          <w:rPr>
            <w:rFonts w:hint="eastAsia" w:ascii="仿宋" w:hAnsi="仿宋" w:eastAsia="仿宋" w:cs="仿宋"/>
            <w:color w:val="auto"/>
            <w:spacing w:val="19"/>
            <w:sz w:val="24"/>
            <w:szCs w:val="24"/>
            <w:highlight w:val="yellow"/>
            <w:lang w:val="en-US" w:eastAsia="zh-CN"/>
          </w:rPr>
          <w:t>[待填写日期]</w:t>
        </w:r>
      </w:ins>
      <w:ins w:id="1018" w:author="不要说话" w:date="2026-03-25T14:52:30Z">
        <w:r>
          <w:rPr>
            <w:rFonts w:hint="eastAsia" w:ascii="仿宋" w:hAnsi="仿宋" w:eastAsia="仿宋" w:cs="仿宋"/>
            <w:color w:val="auto"/>
            <w:spacing w:val="19"/>
            <w:sz w:val="24"/>
            <w:szCs w:val="24"/>
            <w:highlight w:val="none"/>
            <w:lang w:val="en-US" w:eastAsia="zh-CN"/>
          </w:rPr>
          <w:t>，因乙方原因，经营管理分析模块开发项下约定功能仍未完成，或者虽已开发但未通过甲方书面测试验收的，甲方有权解除本合同。乙方应于合同解除之日起 10 个工作日内 向甲方退还甲方已支付的经营管理分析模块开发合同价款，并向甲方移交该模块全部已形成成果；因此给甲方造成损失的，甲方有权另行追偿。</w:t>
        </w:r>
      </w:ins>
    </w:p>
    <w:p w14:paraId="0B18307D">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rFonts w:hint="eastAsia" w:ascii="仿宋" w:hAnsi="仿宋" w:eastAsia="仿宋" w:cs="仿宋"/>
          <w:color w:val="auto"/>
          <w:spacing w:val="19"/>
          <w:sz w:val="24"/>
          <w:szCs w:val="24"/>
          <w:highlight w:val="none"/>
          <w:lang w:val="en-US" w:eastAsia="zh-CN"/>
        </w:rPr>
      </w:pPr>
      <w:r>
        <w:rPr>
          <w:rFonts w:hint="eastAsia" w:ascii="仿宋" w:hAnsi="仿宋" w:eastAsia="仿宋" w:cs="仿宋"/>
          <w:color w:val="auto"/>
          <w:spacing w:val="19"/>
          <w:sz w:val="24"/>
          <w:szCs w:val="24"/>
          <w:highlight w:val="none"/>
        </w:rPr>
        <w:t>(</w:t>
      </w:r>
      <w:ins w:id="1019" w:author="不要说话" w:date="2026-03-25T13:54:26Z">
        <w:r>
          <w:rPr>
            <w:rFonts w:hint="eastAsia" w:ascii="仿宋" w:hAnsi="仿宋" w:eastAsia="仿宋" w:cs="仿宋"/>
            <w:color w:val="auto"/>
            <w:spacing w:val="19"/>
            <w:sz w:val="24"/>
            <w:szCs w:val="24"/>
            <w:highlight w:val="none"/>
            <w:lang w:val="en-US" w:eastAsia="zh-CN"/>
          </w:rPr>
          <w:t>4</w:t>
        </w:r>
      </w:ins>
      <w:r>
        <w:rPr>
          <w:rFonts w:hint="eastAsia" w:ascii="仿宋" w:hAnsi="仿宋" w:eastAsia="仿宋" w:cs="仿宋"/>
          <w:color w:val="auto"/>
          <w:spacing w:val="19"/>
          <w:sz w:val="24"/>
          <w:szCs w:val="24"/>
          <w:highlight w:val="none"/>
        </w:rPr>
        <w:t>)</w:t>
      </w:r>
      <w:ins w:id="1020" w:author="不要说话" w:date="2026-03-25T14:52:35Z">
        <w:r>
          <w:rPr>
            <w:rFonts w:hint="eastAsia" w:ascii="仿宋" w:hAnsi="仿宋" w:eastAsia="仿宋" w:cs="仿宋"/>
            <w:color w:val="auto"/>
            <w:spacing w:val="19"/>
            <w:sz w:val="24"/>
            <w:szCs w:val="24"/>
            <w:highlight w:val="none"/>
            <w:lang w:val="en-US" w:eastAsia="zh-CN"/>
          </w:rPr>
          <w:t>截至 [</w:t>
        </w:r>
      </w:ins>
      <w:ins w:id="1021" w:author="不要说话" w:date="2026-03-25T14:52:35Z">
        <w:r>
          <w:rPr>
            <w:rFonts w:hint="eastAsia" w:ascii="仿宋" w:hAnsi="仿宋" w:eastAsia="仿宋" w:cs="仿宋"/>
            <w:color w:val="auto"/>
            <w:spacing w:val="19"/>
            <w:sz w:val="24"/>
            <w:szCs w:val="24"/>
            <w:highlight w:val="yellow"/>
            <w:lang w:val="en-US" w:eastAsia="zh-CN"/>
          </w:rPr>
          <w:t>待填写日期</w:t>
        </w:r>
      </w:ins>
      <w:ins w:id="1022" w:author="不要说话" w:date="2026-03-25T14:52:35Z">
        <w:r>
          <w:rPr>
            <w:rFonts w:hint="eastAsia" w:ascii="仿宋" w:hAnsi="仿宋" w:eastAsia="仿宋" w:cs="仿宋"/>
            <w:color w:val="auto"/>
            <w:spacing w:val="19"/>
            <w:sz w:val="24"/>
            <w:szCs w:val="24"/>
            <w:highlight w:val="none"/>
            <w:lang w:val="en-US" w:eastAsia="zh-CN"/>
          </w:rPr>
          <w:t>]，因乙方原因，对内 PECMS 模块优化改造项下约定功能仍未完成，或者虽已开发但未通过甲方书面测试验收的，甲方有权解除本合同。乙方应于合同解除之日起 10 个工作日内 向甲方退还甲方已支付的对内 PECMS 模块优化改造合同价款，并向甲方移交该模块全部已形成成果；因此给甲方造成损失的，甲方有权另行追偿。</w:t>
        </w:r>
      </w:ins>
    </w:p>
    <w:p w14:paraId="62E2E3E4">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ins w:id="1023" w:author="不要说话" w:date="2026-03-25T14:53:04Z"/>
          <w:rFonts w:hint="eastAsia" w:ascii="仿宋" w:hAnsi="仿宋" w:eastAsia="仿宋" w:cs="仿宋"/>
          <w:color w:val="auto"/>
          <w:spacing w:val="19"/>
          <w:sz w:val="24"/>
          <w:szCs w:val="24"/>
          <w:highlight w:val="none"/>
          <w:lang w:val="en-US" w:eastAsia="zh-CN"/>
        </w:rPr>
      </w:pPr>
      <w:r>
        <w:rPr>
          <w:rFonts w:hint="eastAsia" w:ascii="仿宋" w:hAnsi="仿宋" w:eastAsia="仿宋" w:cs="仿宋"/>
          <w:color w:val="auto"/>
          <w:spacing w:val="19"/>
          <w:sz w:val="24"/>
          <w:szCs w:val="24"/>
          <w:highlight w:val="none"/>
        </w:rPr>
        <w:t>(</w:t>
      </w:r>
      <w:ins w:id="1024" w:author="不要说话" w:date="2026-03-25T13:54:27Z">
        <w:r>
          <w:rPr>
            <w:rFonts w:hint="eastAsia" w:ascii="仿宋" w:hAnsi="仿宋" w:eastAsia="仿宋" w:cs="仿宋"/>
            <w:color w:val="auto"/>
            <w:spacing w:val="19"/>
            <w:sz w:val="24"/>
            <w:szCs w:val="24"/>
            <w:highlight w:val="none"/>
            <w:lang w:val="en-US" w:eastAsia="zh-CN"/>
          </w:rPr>
          <w:t>5</w:t>
        </w:r>
      </w:ins>
      <w:r>
        <w:rPr>
          <w:rFonts w:hint="eastAsia" w:ascii="仿宋" w:hAnsi="仿宋" w:eastAsia="仿宋" w:cs="仿宋"/>
          <w:color w:val="auto"/>
          <w:spacing w:val="19"/>
          <w:sz w:val="24"/>
          <w:szCs w:val="24"/>
          <w:highlight w:val="none"/>
        </w:rPr>
        <w:t>)</w:t>
      </w:r>
      <w:ins w:id="1025" w:author="不要说话" w:date="2026-03-25T14:53:01Z">
        <w:r>
          <w:rPr>
            <w:rFonts w:hint="eastAsia" w:ascii="仿宋" w:hAnsi="仿宋" w:eastAsia="仿宋" w:cs="仿宋"/>
            <w:color w:val="auto"/>
            <w:spacing w:val="19"/>
            <w:sz w:val="24"/>
            <w:szCs w:val="24"/>
            <w:highlight w:val="none"/>
            <w:lang w:val="en-US" w:eastAsia="zh-CN"/>
          </w:rPr>
          <w:t>截至 [待填写日期]，因乙方原因，对外 PECMS 模块优化改造项下约定功能仍未完成，或者虽已开发但未通过甲方书面测试验收的，甲方有权解除本合同。乙方应于合同解除之日起 10 个工作日内 向甲方退还甲方已支付的对外 PECMS 模块优化改造合同价款，并向甲方移交该模块全部已形成成果；因此给甲方造成损失的，甲方有权另行追偿。</w:t>
        </w:r>
      </w:ins>
    </w:p>
    <w:p w14:paraId="24686A46">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ins w:id="1026" w:author="不要说话" w:date="2026-03-25T14:53:14Z"/>
          <w:rFonts w:hint="eastAsia" w:ascii="仿宋" w:hAnsi="仿宋" w:eastAsia="仿宋" w:cs="仿宋"/>
          <w:color w:val="auto"/>
          <w:spacing w:val="19"/>
          <w:sz w:val="24"/>
          <w:szCs w:val="24"/>
          <w:highlight w:val="none"/>
          <w:lang w:val="en-US" w:eastAsia="zh-CN"/>
        </w:rPr>
      </w:pPr>
      <w:ins w:id="1027" w:author="不要说话" w:date="2026-03-25T14:53:05Z">
        <w:r>
          <w:rPr>
            <w:rFonts w:hint="eastAsia" w:ascii="仿宋" w:hAnsi="仿宋" w:eastAsia="仿宋" w:cs="仿宋"/>
            <w:color w:val="auto"/>
            <w:spacing w:val="19"/>
            <w:sz w:val="24"/>
            <w:szCs w:val="24"/>
            <w:highlight w:val="none"/>
            <w:lang w:val="en-US" w:eastAsia="zh-CN"/>
          </w:rPr>
          <w:t>（</w:t>
        </w:r>
      </w:ins>
      <w:ins w:id="1028" w:author="不要说话" w:date="2026-03-25T14:53:06Z">
        <w:r>
          <w:rPr>
            <w:rFonts w:hint="eastAsia" w:ascii="仿宋" w:hAnsi="仿宋" w:eastAsia="仿宋" w:cs="仿宋"/>
            <w:color w:val="auto"/>
            <w:spacing w:val="19"/>
            <w:sz w:val="24"/>
            <w:szCs w:val="24"/>
            <w:highlight w:val="none"/>
            <w:lang w:val="en-US" w:eastAsia="zh-CN"/>
          </w:rPr>
          <w:t>6</w:t>
        </w:r>
      </w:ins>
      <w:ins w:id="1029" w:author="不要说话" w:date="2026-03-25T14:53:05Z">
        <w:r>
          <w:rPr>
            <w:rFonts w:hint="eastAsia" w:ascii="仿宋" w:hAnsi="仿宋" w:eastAsia="仿宋" w:cs="仿宋"/>
            <w:color w:val="auto"/>
            <w:spacing w:val="19"/>
            <w:sz w:val="24"/>
            <w:szCs w:val="24"/>
            <w:highlight w:val="none"/>
            <w:lang w:val="en-US" w:eastAsia="zh-CN"/>
          </w:rPr>
          <w:t>）</w:t>
        </w:r>
      </w:ins>
      <w:ins w:id="1030" w:author="不要说话" w:date="2026-03-25T14:53:13Z">
        <w:r>
          <w:rPr>
            <w:rFonts w:hint="eastAsia" w:ascii="仿宋" w:hAnsi="仿宋" w:eastAsia="仿宋" w:cs="仿宋"/>
            <w:color w:val="auto"/>
            <w:spacing w:val="19"/>
            <w:sz w:val="24"/>
            <w:szCs w:val="24"/>
            <w:highlight w:val="none"/>
            <w:lang w:val="en-US" w:eastAsia="zh-CN"/>
          </w:rPr>
          <w:t>截至 [待填写日期]，因乙方原因，安全管理模块优化改造项下约定功能仍未完成，或者虽已开发但未通过甲方书面测试验收的，甲方有权解除本合同。乙方应于合同解除之日起 10 个工作日内 向甲方退还甲方已支付的安全管理模块优化改造合同价款，并向甲方移交该模块全部已形成成果；因此给甲方造成损失的，甲方有权另行追偿。</w:t>
        </w:r>
      </w:ins>
    </w:p>
    <w:p w14:paraId="36271CDB">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ins w:id="1031" w:author="不要说话" w:date="2026-03-25T14:53:02Z"/>
          <w:rFonts w:hint="eastAsia" w:ascii="仿宋" w:hAnsi="仿宋" w:eastAsia="仿宋" w:cs="仿宋"/>
          <w:spacing w:val="19"/>
          <w:sz w:val="24"/>
          <w:szCs w:val="24"/>
          <w:highlight w:val="none"/>
        </w:rPr>
      </w:pPr>
      <w:ins w:id="1032" w:author="不要说话" w:date="2026-03-25T14:53:15Z">
        <w:r>
          <w:rPr>
            <w:rFonts w:hint="eastAsia" w:ascii="仿宋" w:hAnsi="仿宋" w:eastAsia="仿宋" w:cs="仿宋"/>
            <w:color w:val="auto"/>
            <w:spacing w:val="19"/>
            <w:sz w:val="24"/>
            <w:szCs w:val="24"/>
            <w:highlight w:val="none"/>
            <w:lang w:val="en-US" w:eastAsia="zh-CN"/>
          </w:rPr>
          <w:t>（</w:t>
        </w:r>
      </w:ins>
      <w:ins w:id="1033" w:author="不要说话" w:date="2026-03-25T14:53:16Z">
        <w:r>
          <w:rPr>
            <w:rFonts w:hint="eastAsia" w:ascii="仿宋" w:hAnsi="仿宋" w:eastAsia="仿宋" w:cs="仿宋"/>
            <w:color w:val="auto"/>
            <w:spacing w:val="19"/>
            <w:sz w:val="24"/>
            <w:szCs w:val="24"/>
            <w:highlight w:val="none"/>
            <w:lang w:val="en-US" w:eastAsia="zh-CN"/>
          </w:rPr>
          <w:t>7</w:t>
        </w:r>
      </w:ins>
      <w:ins w:id="1034" w:author="不要说话" w:date="2026-03-25T14:53:15Z">
        <w:r>
          <w:rPr>
            <w:rFonts w:hint="eastAsia" w:ascii="仿宋" w:hAnsi="仿宋" w:eastAsia="仿宋" w:cs="仿宋"/>
            <w:color w:val="auto"/>
            <w:spacing w:val="19"/>
            <w:sz w:val="24"/>
            <w:szCs w:val="24"/>
            <w:highlight w:val="none"/>
            <w:lang w:val="en-US" w:eastAsia="zh-CN"/>
          </w:rPr>
          <w:t>）</w:t>
        </w:r>
      </w:ins>
      <w:ins w:id="1035" w:author="不要说话" w:date="2026-03-25T14:53:24Z">
        <w:r>
          <w:rPr>
            <w:rFonts w:hint="eastAsia" w:ascii="仿宋" w:hAnsi="仿宋" w:eastAsia="仿宋" w:cs="仿宋"/>
            <w:color w:val="auto"/>
            <w:spacing w:val="19"/>
            <w:sz w:val="24"/>
            <w:szCs w:val="24"/>
            <w:highlight w:val="none"/>
            <w:lang w:val="en-US" w:eastAsia="zh-CN"/>
          </w:rPr>
          <w:t>截至 [待填写日期]，因乙方原因，APP 端功能优化改造项下约定功能仍未完成，或者虽已开发但未通过甲方书面测试验收的，甲方有权解除本合同。乙方应于合同解除之日起 10 个工作日内 向甲方退还甲方已支付的 APP 端功能优化改造合同价款，并向甲方移交该模块全部已形成成果；因此给甲方造成损失的，甲方有权另行追偿。</w:t>
        </w:r>
      </w:ins>
    </w:p>
    <w:p w14:paraId="63C340C0">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eastAsia" w:ascii="仿宋" w:hAnsi="仿宋" w:eastAsia="仿宋" w:cs="仿宋"/>
          <w:spacing w:val="19"/>
          <w:sz w:val="24"/>
          <w:szCs w:val="24"/>
          <w:highlight w:val="none"/>
        </w:rPr>
      </w:pPr>
      <w:ins w:id="1036" w:author="不要说话" w:date="2026-03-25T14:53:49Z">
        <w:r>
          <w:rPr>
            <w:rFonts w:hint="eastAsia" w:ascii="仿宋" w:hAnsi="仿宋" w:eastAsia="仿宋" w:cs="仿宋"/>
            <w:spacing w:val="19"/>
            <w:sz w:val="24"/>
            <w:szCs w:val="24"/>
            <w:highlight w:val="none"/>
            <w:lang w:val="en-US" w:eastAsia="zh-CN"/>
          </w:rPr>
          <w:tab/>
        </w:r>
      </w:ins>
      <w:ins w:id="1037" w:author="不要说话" w:date="2026-03-25T14:53:50Z">
        <w:r>
          <w:rPr>
            <w:rFonts w:hint="eastAsia" w:ascii="仿宋" w:hAnsi="仿宋" w:eastAsia="仿宋" w:cs="仿宋"/>
            <w:spacing w:val="19"/>
            <w:sz w:val="24"/>
            <w:szCs w:val="24"/>
            <w:highlight w:val="none"/>
            <w:lang w:val="en-US" w:eastAsia="zh-CN"/>
          </w:rPr>
          <w:tab/>
        </w:r>
      </w:ins>
      <w:ins w:id="1038" w:author="不要说话" w:date="2026-03-25T14:53:47Z">
        <w:r>
          <w:rPr>
            <w:rFonts w:hint="eastAsia" w:ascii="仿宋" w:hAnsi="仿宋" w:eastAsia="仿宋" w:cs="仿宋"/>
            <w:spacing w:val="19"/>
            <w:sz w:val="24"/>
            <w:szCs w:val="24"/>
            <w:highlight w:val="none"/>
            <w:lang w:eastAsia="zh-CN"/>
          </w:rPr>
          <w:t>（</w:t>
        </w:r>
      </w:ins>
      <w:ins w:id="1039" w:author="不要说话" w:date="2026-03-25T14:53:49Z">
        <w:r>
          <w:rPr>
            <w:rFonts w:hint="eastAsia" w:ascii="仿宋" w:hAnsi="仿宋" w:eastAsia="仿宋" w:cs="仿宋"/>
            <w:spacing w:val="19"/>
            <w:sz w:val="24"/>
            <w:szCs w:val="24"/>
            <w:highlight w:val="none"/>
            <w:lang w:val="en-US" w:eastAsia="zh-CN"/>
          </w:rPr>
          <w:t>8</w:t>
        </w:r>
      </w:ins>
      <w:ins w:id="1040" w:author="不要说话" w:date="2026-03-25T14:53:47Z">
        <w:r>
          <w:rPr>
            <w:rFonts w:hint="eastAsia" w:ascii="仿宋" w:hAnsi="仿宋" w:eastAsia="仿宋" w:cs="仿宋"/>
            <w:spacing w:val="19"/>
            <w:sz w:val="24"/>
            <w:szCs w:val="24"/>
            <w:highlight w:val="none"/>
            <w:lang w:eastAsia="zh-CN"/>
          </w:rPr>
          <w:t>）</w:t>
        </w:r>
      </w:ins>
      <w:r>
        <w:rPr>
          <w:rFonts w:hint="eastAsia" w:ascii="仿宋" w:hAnsi="仿宋" w:eastAsia="仿宋" w:cs="仿宋"/>
          <w:spacing w:val="19"/>
          <w:sz w:val="24"/>
          <w:szCs w:val="24"/>
          <w:highlight w:val="none"/>
          <w:lang w:val="en-US" w:eastAsia="zh-CN"/>
        </w:rPr>
        <w:t xml:space="preserve"> </w:t>
      </w:r>
      <w:ins w:id="1041" w:author="不要说话" w:date="2026-03-25T14:54:03Z">
        <w:r>
          <w:rPr>
            <w:rFonts w:hint="eastAsia" w:ascii="仿宋" w:hAnsi="仿宋" w:eastAsia="仿宋" w:cs="仿宋"/>
            <w:spacing w:val="19"/>
            <w:sz w:val="24"/>
            <w:szCs w:val="24"/>
            <w:highlight w:val="none"/>
          </w:rPr>
          <w:t>对于属于本合同约定范围内且已按照双方确认流程提出的需求，乙方无正当理由拒绝响应、拒绝处理，或者经甲方书面通知后 5 个工作日内 仍未响应或者处理的，甲方有权解除本合同。乙方应于合同解除之日起 10 个工作日内 向甲方退还甲方已支付的对应模块开发费用，并向甲方移交该模块全部已形成成果；因此给甲方造成损失的，甲方有权另行追偿。</w:t>
        </w:r>
      </w:ins>
    </w:p>
    <w:p w14:paraId="71302575">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0" w:firstLineChars="0"/>
        <w:jc w:val="both"/>
        <w:textAlignment w:val="auto"/>
        <w:rPr>
          <w:ins w:id="1042" w:author="不要说话" w:date="2026-03-25T14:54:43Z"/>
          <w:rFonts w:hint="eastAsia" w:ascii="仿宋" w:hAnsi="仿宋" w:eastAsia="仿宋" w:cs="仿宋"/>
          <w:spacing w:val="19"/>
          <w:sz w:val="24"/>
          <w:szCs w:val="24"/>
          <w:highlight w:val="none"/>
        </w:rPr>
      </w:pPr>
      <w:ins w:id="1043" w:author="不要说话" w:date="2026-03-25T14:54:35Z">
        <w:r>
          <w:rPr>
            <w:rFonts w:hint="eastAsia" w:ascii="仿宋" w:hAnsi="仿宋" w:eastAsia="仿宋" w:cs="仿宋"/>
            <w:spacing w:val="19"/>
            <w:sz w:val="24"/>
            <w:szCs w:val="24"/>
            <w:highlight w:val="none"/>
            <w:lang w:val="en-US" w:eastAsia="zh-CN"/>
          </w:rPr>
          <w:tab/>
        </w:r>
      </w:ins>
      <w:ins w:id="1044" w:author="不要说话" w:date="2026-03-25T14:54:35Z">
        <w:r>
          <w:rPr>
            <w:rFonts w:hint="eastAsia" w:ascii="仿宋" w:hAnsi="仿宋" w:eastAsia="仿宋" w:cs="仿宋"/>
            <w:spacing w:val="19"/>
            <w:sz w:val="24"/>
            <w:szCs w:val="24"/>
            <w:highlight w:val="none"/>
            <w:lang w:val="en-US" w:eastAsia="zh-CN"/>
          </w:rPr>
          <w:tab/>
        </w:r>
      </w:ins>
      <w:ins w:id="1045" w:author="不要说话" w:date="2026-03-25T14:54:31Z">
        <w:r>
          <w:rPr>
            <w:rFonts w:hint="eastAsia" w:ascii="仿宋" w:hAnsi="仿宋" w:eastAsia="仿宋" w:cs="仿宋"/>
            <w:spacing w:val="19"/>
            <w:sz w:val="24"/>
            <w:szCs w:val="24"/>
            <w:highlight w:val="none"/>
            <w:lang w:eastAsia="zh-CN"/>
          </w:rPr>
          <w:t>（</w:t>
        </w:r>
      </w:ins>
      <w:ins w:id="1046" w:author="不要说话" w:date="2026-03-25T14:54:33Z">
        <w:r>
          <w:rPr>
            <w:rFonts w:hint="eastAsia" w:ascii="仿宋" w:hAnsi="仿宋" w:eastAsia="仿宋" w:cs="仿宋"/>
            <w:spacing w:val="19"/>
            <w:sz w:val="24"/>
            <w:szCs w:val="24"/>
            <w:highlight w:val="none"/>
            <w:lang w:val="en-US" w:eastAsia="zh-CN"/>
          </w:rPr>
          <w:t>9</w:t>
        </w:r>
      </w:ins>
      <w:ins w:id="1047" w:author="不要说话" w:date="2026-03-25T14:54:31Z">
        <w:r>
          <w:rPr>
            <w:rFonts w:hint="eastAsia" w:ascii="仿宋" w:hAnsi="仿宋" w:eastAsia="仿宋" w:cs="仿宋"/>
            <w:spacing w:val="19"/>
            <w:sz w:val="24"/>
            <w:szCs w:val="24"/>
            <w:highlight w:val="none"/>
            <w:lang w:eastAsia="zh-CN"/>
          </w:rPr>
          <w:t>）</w:t>
        </w:r>
      </w:ins>
      <w:r>
        <w:rPr>
          <w:rFonts w:hint="eastAsia" w:ascii="仿宋" w:hAnsi="仿宋" w:eastAsia="仿宋" w:cs="仿宋"/>
          <w:spacing w:val="19"/>
          <w:sz w:val="24"/>
          <w:szCs w:val="24"/>
          <w:highlight w:val="none"/>
          <w:lang w:val="en-US" w:eastAsia="zh-CN"/>
        </w:rPr>
        <w:t xml:space="preserve"> </w:t>
      </w:r>
      <w:ins w:id="1048" w:author="不要说话" w:date="2026-03-25T14:54:27Z">
        <w:r>
          <w:rPr>
            <w:rFonts w:hint="eastAsia" w:ascii="仿宋" w:hAnsi="仿宋" w:eastAsia="仿宋" w:cs="仿宋"/>
            <w:spacing w:val="19"/>
            <w:sz w:val="24"/>
            <w:szCs w:val="24"/>
            <w:highlight w:val="none"/>
          </w:rPr>
          <w:t>乙方明确表示拒绝履行本合同约定的主要义务，或者经甲方书面通知后仍拒绝执行本合同主要条款内容的，甲方有权解除本合同。乙方应于合同解除之日起 10 个工作日内 向甲方返还甲方前期已支付的全部相关费用，并向甲方移交全部已形成成果；因此给甲方造成损失的，甲方有权另行追偿。</w:t>
        </w:r>
      </w:ins>
    </w:p>
    <w:p w14:paraId="6401DCE6">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eastAsia" w:ascii="仿宋" w:hAnsi="仿宋" w:eastAsia="仿宋" w:cs="仿宋"/>
          <w:spacing w:val="19"/>
          <w:sz w:val="24"/>
          <w:szCs w:val="24"/>
          <w:highlight w:val="none"/>
        </w:rPr>
      </w:pPr>
      <w:ins w:id="1049" w:author="不要说话" w:date="2026-03-25T14:54:48Z">
        <w:r>
          <w:rPr>
            <w:rFonts w:hint="eastAsia" w:ascii="仿宋" w:hAnsi="仿宋" w:eastAsia="仿宋" w:cs="仿宋"/>
            <w:spacing w:val="19"/>
            <w:sz w:val="24"/>
            <w:szCs w:val="24"/>
            <w:highlight w:val="none"/>
            <w:lang w:val="en-US" w:eastAsia="zh-CN"/>
          </w:rPr>
          <w:tab/>
        </w:r>
      </w:ins>
      <w:ins w:id="1050" w:author="不要说话" w:date="2026-03-25T14:54:48Z">
        <w:r>
          <w:rPr>
            <w:rFonts w:hint="eastAsia" w:ascii="仿宋" w:hAnsi="仿宋" w:eastAsia="仿宋" w:cs="仿宋"/>
            <w:spacing w:val="19"/>
            <w:sz w:val="24"/>
            <w:szCs w:val="24"/>
            <w:highlight w:val="none"/>
            <w:lang w:val="en-US" w:eastAsia="zh-CN"/>
          </w:rPr>
          <w:tab/>
        </w:r>
      </w:ins>
      <w:ins w:id="1051" w:author="不要说话" w:date="2026-03-25T14:54:46Z">
        <w:r>
          <w:rPr>
            <w:rFonts w:hint="eastAsia" w:ascii="仿宋" w:hAnsi="仿宋" w:eastAsia="仿宋" w:cs="仿宋"/>
            <w:spacing w:val="19"/>
            <w:sz w:val="24"/>
            <w:szCs w:val="24"/>
            <w:highlight w:val="none"/>
            <w:lang w:eastAsia="zh-CN"/>
          </w:rPr>
          <w:t>（</w:t>
        </w:r>
      </w:ins>
      <w:ins w:id="1052" w:author="不要说话" w:date="2026-03-25T14:54:47Z">
        <w:r>
          <w:rPr>
            <w:rFonts w:hint="eastAsia" w:ascii="仿宋" w:hAnsi="仿宋" w:eastAsia="仿宋" w:cs="仿宋"/>
            <w:spacing w:val="19"/>
            <w:sz w:val="24"/>
            <w:szCs w:val="24"/>
            <w:highlight w:val="none"/>
            <w:lang w:val="en-US" w:eastAsia="zh-CN"/>
          </w:rPr>
          <w:t>10</w:t>
        </w:r>
      </w:ins>
      <w:ins w:id="1053" w:author="不要说话" w:date="2026-03-25T14:54:46Z">
        <w:r>
          <w:rPr>
            <w:rFonts w:hint="eastAsia" w:ascii="仿宋" w:hAnsi="仿宋" w:eastAsia="仿宋" w:cs="仿宋"/>
            <w:spacing w:val="19"/>
            <w:sz w:val="24"/>
            <w:szCs w:val="24"/>
            <w:highlight w:val="none"/>
            <w:lang w:eastAsia="zh-CN"/>
          </w:rPr>
          <w:t>）</w:t>
        </w:r>
      </w:ins>
      <w:r>
        <w:rPr>
          <w:rFonts w:hint="eastAsia" w:ascii="仿宋" w:hAnsi="仿宋" w:eastAsia="仿宋" w:cs="仿宋"/>
          <w:spacing w:val="19"/>
          <w:sz w:val="24"/>
          <w:szCs w:val="24"/>
          <w:highlight w:val="none"/>
          <w:lang w:val="en-US" w:eastAsia="zh-CN"/>
        </w:rPr>
        <w:t xml:space="preserve"> </w:t>
      </w:r>
      <w:ins w:id="1054" w:author="不要说话" w:date="2026-03-25T14:55:41Z">
        <w:r>
          <w:rPr>
            <w:rFonts w:hint="eastAsia" w:ascii="仿宋" w:hAnsi="仿宋" w:eastAsia="仿宋" w:cs="仿宋"/>
            <w:spacing w:val="19"/>
            <w:sz w:val="24"/>
            <w:szCs w:val="24"/>
            <w:highlight w:val="none"/>
          </w:rPr>
          <w:t>在本合同已明确约定甲方有权参与项目代码开发、联调、评审或者代码管理的前提下，乙方无正当理由拒绝甲方指定人员按约参与项目代码开发的，且经甲方书面通知后 5 个工作日内 仍未改正的，甲方有权解除本合同。乙方应于合同解除之日起 10 个工作日内 向甲方返还已收取的全部相关开发费用，并移交全部代码、分支、提交记录、文档及其他成果；因此给甲方造成损失的，甲方有权另行追偿。</w:t>
        </w:r>
      </w:ins>
    </w:p>
    <w:p w14:paraId="61DCFAC4">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eastAsia" w:ascii="仿宋" w:hAnsi="仿宋" w:eastAsia="仿宋" w:cs="仿宋"/>
          <w:spacing w:val="19"/>
          <w:sz w:val="24"/>
          <w:szCs w:val="24"/>
          <w:highlight w:val="none"/>
        </w:rPr>
      </w:pPr>
      <w:ins w:id="1055" w:author="不要说话" w:date="2026-03-25T14:56:07Z">
        <w:r>
          <w:rPr>
            <w:rFonts w:hint="eastAsia" w:ascii="仿宋" w:hAnsi="仿宋" w:eastAsia="仿宋" w:cs="仿宋"/>
            <w:spacing w:val="19"/>
            <w:sz w:val="24"/>
            <w:szCs w:val="24"/>
            <w:highlight w:val="none"/>
            <w:lang w:val="en-US" w:eastAsia="zh-CN"/>
          </w:rPr>
          <w:tab/>
        </w:r>
      </w:ins>
      <w:ins w:id="1056" w:author="不要说话" w:date="2026-03-25T14:56:07Z">
        <w:r>
          <w:rPr>
            <w:rFonts w:hint="eastAsia" w:ascii="仿宋" w:hAnsi="仿宋" w:eastAsia="仿宋" w:cs="仿宋"/>
            <w:spacing w:val="19"/>
            <w:sz w:val="24"/>
            <w:szCs w:val="24"/>
            <w:highlight w:val="none"/>
            <w:lang w:val="en-US" w:eastAsia="zh-CN"/>
          </w:rPr>
          <w:tab/>
        </w:r>
      </w:ins>
      <w:ins w:id="1057" w:author="不要说话" w:date="2026-03-25T14:56:04Z">
        <w:r>
          <w:rPr>
            <w:rFonts w:hint="eastAsia" w:ascii="仿宋" w:hAnsi="仿宋" w:eastAsia="仿宋" w:cs="仿宋"/>
            <w:spacing w:val="19"/>
            <w:sz w:val="24"/>
            <w:szCs w:val="24"/>
            <w:highlight w:val="none"/>
            <w:lang w:eastAsia="zh-CN"/>
          </w:rPr>
          <w:t>（</w:t>
        </w:r>
      </w:ins>
      <w:ins w:id="1058" w:author="不要说话" w:date="2026-03-25T14:56:05Z">
        <w:r>
          <w:rPr>
            <w:rFonts w:hint="eastAsia" w:ascii="仿宋" w:hAnsi="仿宋" w:eastAsia="仿宋" w:cs="仿宋"/>
            <w:spacing w:val="19"/>
            <w:sz w:val="24"/>
            <w:szCs w:val="24"/>
            <w:highlight w:val="none"/>
            <w:lang w:val="en-US" w:eastAsia="zh-CN"/>
          </w:rPr>
          <w:t>11</w:t>
        </w:r>
      </w:ins>
      <w:ins w:id="1059" w:author="不要说话" w:date="2026-03-25T14:56:04Z">
        <w:r>
          <w:rPr>
            <w:rFonts w:hint="eastAsia" w:ascii="仿宋" w:hAnsi="仿宋" w:eastAsia="仿宋" w:cs="仿宋"/>
            <w:spacing w:val="19"/>
            <w:sz w:val="24"/>
            <w:szCs w:val="24"/>
            <w:highlight w:val="none"/>
            <w:lang w:eastAsia="zh-CN"/>
          </w:rPr>
          <w:t>）</w:t>
        </w:r>
      </w:ins>
      <w:r>
        <w:rPr>
          <w:rFonts w:hint="eastAsia" w:ascii="仿宋" w:hAnsi="仿宋" w:eastAsia="仿宋" w:cs="仿宋"/>
          <w:spacing w:val="19"/>
          <w:sz w:val="24"/>
          <w:szCs w:val="24"/>
          <w:highlight w:val="none"/>
          <w:lang w:val="en-US" w:eastAsia="zh-CN"/>
        </w:rPr>
        <w:t xml:space="preserve"> </w:t>
      </w:r>
      <w:ins w:id="1060" w:author="不要说话" w:date="2026-03-25T14:56:13Z">
        <w:r>
          <w:rPr>
            <w:rFonts w:hint="eastAsia" w:ascii="仿宋" w:hAnsi="仿宋" w:eastAsia="仿宋" w:cs="仿宋"/>
            <w:spacing w:val="19"/>
            <w:sz w:val="24"/>
            <w:szCs w:val="24"/>
            <w:highlight w:val="none"/>
          </w:rPr>
          <w:t>乙方无正当理由拒绝按照甲方依据本合同约定所指定的时间、地点、交付方式或者代码仓库提交项目代码、源代码、开发文档或者其他交付成果的，且经甲方书面通知后 5 个工作日内 仍未改正的，甲方有权解除本合同。乙方应于合同解除之日起 10 个工作日内 向甲方返还已收取的全部相关开发费用，并向甲方完整移交全部交付成果；因此给甲方造成损失的，甲方有权另行追偿。</w:t>
        </w:r>
      </w:ins>
    </w:p>
    <w:p w14:paraId="4A37220A">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第十</w:t>
      </w:r>
      <w:del w:id="1061" w:author="不要说话" w:date="2026-03-25T17:29:05Z">
        <w:r>
          <w:rPr>
            <w:rFonts w:hint="default" w:ascii="仿宋" w:hAnsi="仿宋" w:eastAsia="仿宋" w:cs="仿宋"/>
            <w:b/>
            <w:bCs/>
            <w:spacing w:val="5"/>
            <w:sz w:val="24"/>
            <w:szCs w:val="24"/>
            <w:lang w:val="en-US"/>
          </w:rPr>
          <w:delText>五</w:delText>
        </w:r>
      </w:del>
      <w:ins w:id="1062" w:author="不要说话" w:date="2026-03-25T17:29:06Z">
        <w:r>
          <w:rPr>
            <w:rFonts w:hint="eastAsia" w:ascii="仿宋" w:hAnsi="仿宋" w:eastAsia="仿宋" w:cs="仿宋"/>
            <w:b/>
            <w:bCs/>
            <w:spacing w:val="5"/>
            <w:sz w:val="24"/>
            <w:szCs w:val="24"/>
            <w:lang w:val="en-US" w:eastAsia="zh-CN"/>
          </w:rPr>
          <w:t>六</w:t>
        </w:r>
      </w:ins>
      <w:r>
        <w:rPr>
          <w:rFonts w:hint="eastAsia" w:ascii="仿宋" w:hAnsi="仿宋" w:eastAsia="仿宋" w:cs="仿宋"/>
          <w:b/>
          <w:bCs/>
          <w:spacing w:val="5"/>
          <w:sz w:val="24"/>
          <w:szCs w:val="24"/>
        </w:rPr>
        <w:t>条合同生效及其他</w:t>
      </w:r>
    </w:p>
    <w:p w14:paraId="41C2FC5D">
      <w:pPr>
        <w:pStyle w:val="23"/>
        <w:spacing w:before="88" w:line="270" w:lineRule="auto"/>
        <w:ind w:left="20" w:right="70" w:firstLine="479"/>
        <w:jc w:val="both"/>
        <w:rPr>
          <w:rFonts w:hint="eastAsia" w:ascii="仿宋" w:hAnsi="仿宋" w:eastAsia="仿宋" w:cs="仿宋"/>
          <w:sz w:val="24"/>
          <w:szCs w:val="24"/>
        </w:rPr>
      </w:pPr>
      <w:r>
        <w:rPr>
          <w:rFonts w:hint="eastAsia" w:ascii="仿宋" w:hAnsi="仿宋" w:eastAsia="仿宋" w:cs="仿宋"/>
          <w:spacing w:val="11"/>
          <w:sz w:val="24"/>
          <w:szCs w:val="24"/>
        </w:rPr>
        <w:t>1</w:t>
      </w:r>
      <w:del w:id="1063" w:author="不要说话" w:date="2026-03-25T17:29:08Z">
        <w:r>
          <w:rPr>
            <w:rFonts w:hint="default" w:ascii="仿宋" w:hAnsi="仿宋" w:eastAsia="仿宋" w:cs="仿宋"/>
            <w:spacing w:val="11"/>
            <w:sz w:val="24"/>
            <w:szCs w:val="24"/>
            <w:lang w:val="en-US"/>
          </w:rPr>
          <w:delText>5</w:delText>
        </w:r>
      </w:del>
      <w:ins w:id="1064" w:author="不要说话" w:date="2026-03-25T17:29:08Z">
        <w:r>
          <w:rPr>
            <w:rFonts w:hint="eastAsia" w:ascii="仿宋" w:hAnsi="仿宋" w:eastAsia="仿宋" w:cs="仿宋"/>
            <w:spacing w:val="11"/>
            <w:sz w:val="24"/>
            <w:szCs w:val="24"/>
            <w:lang w:val="en-US" w:eastAsia="zh-CN"/>
          </w:rPr>
          <w:t>6</w:t>
        </w:r>
      </w:ins>
      <w:r>
        <w:rPr>
          <w:rFonts w:hint="eastAsia" w:ascii="仿宋" w:hAnsi="仿宋" w:eastAsia="仿宋" w:cs="仿宋"/>
          <w:spacing w:val="11"/>
          <w:sz w:val="24"/>
          <w:szCs w:val="24"/>
        </w:rPr>
        <w:t>.1</w:t>
      </w:r>
      <w:ins w:id="1065" w:author="不要说话" w:date="2026-03-25T14:57:12Z">
        <w:r>
          <w:rPr>
            <w:rFonts w:hint="eastAsia" w:ascii="仿宋" w:hAnsi="仿宋" w:eastAsia="仿宋" w:cs="仿宋"/>
            <w:spacing w:val="8"/>
            <w:sz w:val="24"/>
            <w:szCs w:val="24"/>
            <w:lang w:val="en-US" w:eastAsia="zh-CN"/>
          </w:rPr>
          <w:t xml:space="preserve"> </w:t>
        </w:r>
      </w:ins>
      <w:ins w:id="1066" w:author="不要说话" w:date="2026-03-25T14:56:48Z">
        <w:r>
          <w:rPr>
            <w:rFonts w:hint="eastAsia" w:ascii="仿宋" w:hAnsi="仿宋" w:eastAsia="仿宋" w:cs="仿宋"/>
            <w:spacing w:val="8"/>
            <w:sz w:val="24"/>
            <w:szCs w:val="24"/>
          </w:rPr>
          <w:t>本合同纸质文本一式肆份，甲乙双方各执贰份，自双方签字并盖章之日起生效；如使用电子印章的，自双方完成盖章之日起生效。本合同持续有效，直至乙方已全面履行本合同项下的全部义务，且双方之间与本合同有关的全部付款、退款、赔偿、违约责任及索赔事项均已结清之日止。</w:t>
        </w:r>
      </w:ins>
    </w:p>
    <w:p w14:paraId="2D0C777C">
      <w:pPr>
        <w:pStyle w:val="23"/>
        <w:spacing w:before="60" w:line="222" w:lineRule="auto"/>
        <w:jc w:val="both"/>
        <w:rPr>
          <w:rFonts w:hint="eastAsia" w:ascii="仿宋" w:hAnsi="仿宋" w:eastAsia="仿宋" w:cs="仿宋"/>
          <w:sz w:val="24"/>
          <w:szCs w:val="24"/>
        </w:rPr>
      </w:pPr>
      <w:ins w:id="1067" w:author="不要说话" w:date="2026-03-25T14:57:24Z">
        <w:r>
          <w:rPr>
            <w:rFonts w:hint="eastAsia" w:ascii="仿宋" w:hAnsi="仿宋" w:eastAsia="仿宋" w:cs="仿宋"/>
            <w:spacing w:val="8"/>
            <w:sz w:val="24"/>
            <w:szCs w:val="24"/>
          </w:rPr>
          <w:t>如甲方加盖电子印章的，以加盖甲方电子印章的本合同电子文档所载内容为准。</w:t>
        </w:r>
      </w:ins>
    </w:p>
    <w:p w14:paraId="7344666B">
      <w:pPr>
        <w:pStyle w:val="23"/>
        <w:spacing w:before="71" w:line="277" w:lineRule="auto"/>
        <w:ind w:left="20" w:right="80" w:firstLine="479"/>
        <w:jc w:val="both"/>
        <w:rPr>
          <w:rFonts w:hint="eastAsia" w:ascii="仿宋" w:hAnsi="仿宋" w:eastAsia="仿宋" w:cs="仿宋"/>
          <w:sz w:val="24"/>
          <w:szCs w:val="24"/>
          <w:lang w:eastAsia="zh-CN"/>
        </w:rPr>
      </w:pPr>
      <w:r>
        <w:rPr>
          <w:rFonts w:hint="eastAsia" w:ascii="仿宋" w:hAnsi="仿宋" w:eastAsia="仿宋" w:cs="仿宋"/>
          <w:spacing w:val="12"/>
          <w:sz w:val="24"/>
          <w:szCs w:val="24"/>
        </w:rPr>
        <w:t>1</w:t>
      </w:r>
      <w:del w:id="1068" w:author="不要说话" w:date="2026-03-25T17:29:09Z">
        <w:r>
          <w:rPr>
            <w:rFonts w:hint="default" w:ascii="仿宋" w:hAnsi="仿宋" w:eastAsia="仿宋" w:cs="仿宋"/>
            <w:spacing w:val="12"/>
            <w:sz w:val="24"/>
            <w:szCs w:val="24"/>
            <w:lang w:val="en-US"/>
          </w:rPr>
          <w:delText>5</w:delText>
        </w:r>
      </w:del>
      <w:ins w:id="1069" w:author="不要说话" w:date="2026-03-25T17:29:09Z">
        <w:r>
          <w:rPr>
            <w:rFonts w:hint="eastAsia" w:ascii="仿宋" w:hAnsi="仿宋" w:eastAsia="仿宋" w:cs="仿宋"/>
            <w:spacing w:val="12"/>
            <w:sz w:val="24"/>
            <w:szCs w:val="24"/>
            <w:lang w:val="en-US" w:eastAsia="zh-CN"/>
          </w:rPr>
          <w:t>6</w:t>
        </w:r>
      </w:ins>
      <w:r>
        <w:rPr>
          <w:rFonts w:hint="eastAsia" w:ascii="仿宋" w:hAnsi="仿宋" w:eastAsia="仿宋" w:cs="仿宋"/>
          <w:spacing w:val="12"/>
          <w:sz w:val="24"/>
          <w:szCs w:val="24"/>
        </w:rPr>
        <w:t>.2</w:t>
      </w:r>
      <w:ins w:id="1070" w:author="不要说话" w:date="2026-03-25T14:57:35Z">
        <w:r>
          <w:rPr>
            <w:rFonts w:hint="eastAsia" w:ascii="仿宋" w:hAnsi="仿宋" w:eastAsia="仿宋" w:cs="仿宋"/>
            <w:spacing w:val="12"/>
            <w:sz w:val="24"/>
            <w:szCs w:val="24"/>
            <w:lang w:val="en-US" w:eastAsia="zh-CN"/>
          </w:rPr>
          <w:t xml:space="preserve"> </w:t>
        </w:r>
      </w:ins>
      <w:ins w:id="1071" w:author="不要说话" w:date="2026-03-25T14:57:37Z">
        <w:r>
          <w:rPr>
            <w:rFonts w:hint="eastAsia" w:ascii="仿宋" w:hAnsi="仿宋" w:eastAsia="仿宋" w:cs="仿宋"/>
            <w:spacing w:val="12"/>
            <w:sz w:val="24"/>
            <w:szCs w:val="24"/>
            <w:lang w:val="en-US" w:eastAsia="zh-CN"/>
          </w:rPr>
          <w:t>本合同附件如同时存在中文文本和英文文本的，中英文文本不一致时，以中文文本为准。</w:t>
        </w:r>
      </w:ins>
    </w:p>
    <w:p w14:paraId="41093B62">
      <w:pPr>
        <w:pStyle w:val="23"/>
        <w:spacing w:before="33" w:line="283" w:lineRule="auto"/>
        <w:ind w:left="20" w:right="109" w:firstLine="479"/>
        <w:jc w:val="both"/>
        <w:rPr>
          <w:rFonts w:hint="eastAsia" w:ascii="仿宋" w:hAnsi="仿宋" w:eastAsia="仿宋" w:cs="仿宋"/>
          <w:sz w:val="24"/>
          <w:szCs w:val="24"/>
        </w:rPr>
      </w:pPr>
      <w:r>
        <w:rPr>
          <w:rFonts w:hint="eastAsia" w:ascii="仿宋" w:hAnsi="仿宋" w:eastAsia="仿宋" w:cs="仿宋"/>
          <w:spacing w:val="11"/>
          <w:sz w:val="24"/>
          <w:szCs w:val="24"/>
        </w:rPr>
        <w:t>1</w:t>
      </w:r>
      <w:del w:id="1072" w:author="不要说话" w:date="2026-03-25T17:29:10Z">
        <w:r>
          <w:rPr>
            <w:rFonts w:hint="default" w:ascii="仿宋" w:hAnsi="仿宋" w:eastAsia="仿宋" w:cs="仿宋"/>
            <w:spacing w:val="11"/>
            <w:sz w:val="24"/>
            <w:szCs w:val="24"/>
            <w:lang w:val="en-US"/>
          </w:rPr>
          <w:delText>5</w:delText>
        </w:r>
      </w:del>
      <w:ins w:id="1073" w:author="不要说话" w:date="2026-03-25T17:29:10Z">
        <w:r>
          <w:rPr>
            <w:rFonts w:hint="eastAsia" w:ascii="仿宋" w:hAnsi="仿宋" w:eastAsia="仿宋" w:cs="仿宋"/>
            <w:spacing w:val="11"/>
            <w:sz w:val="24"/>
            <w:szCs w:val="24"/>
            <w:lang w:val="en-US" w:eastAsia="zh-CN"/>
          </w:rPr>
          <w:t>6</w:t>
        </w:r>
      </w:ins>
      <w:r>
        <w:rPr>
          <w:rFonts w:hint="eastAsia" w:ascii="仿宋" w:hAnsi="仿宋" w:eastAsia="仿宋" w:cs="仿宋"/>
          <w:spacing w:val="11"/>
          <w:sz w:val="24"/>
          <w:szCs w:val="24"/>
        </w:rPr>
        <w:t>.3</w:t>
      </w:r>
      <w:ins w:id="1074" w:author="不要说话" w:date="2026-03-25T15:09:00Z">
        <w:r>
          <w:rPr>
            <w:rFonts w:hint="eastAsia" w:ascii="仿宋" w:hAnsi="仿宋" w:eastAsia="仿宋" w:cs="仿宋"/>
            <w:spacing w:val="11"/>
            <w:sz w:val="24"/>
            <w:szCs w:val="24"/>
            <w:lang w:val="en-US" w:eastAsia="zh-CN"/>
          </w:rPr>
          <w:t xml:space="preserve"> </w:t>
        </w:r>
      </w:ins>
      <w:ins w:id="1075" w:author="不要说话" w:date="2026-03-25T15:08:37Z">
        <w:r>
          <w:rPr>
            <w:rFonts w:hint="eastAsia" w:ascii="仿宋" w:hAnsi="仿宋" w:eastAsia="仿宋" w:cs="仿宋"/>
            <w:spacing w:val="11"/>
            <w:sz w:val="24"/>
            <w:szCs w:val="24"/>
          </w:rPr>
          <w:t>本合同生效后，替代双方此前就本合同事项形成的全部口头或者书面纪要、备忘录、合同、协议及其他法律文件；双方就本合同事项的全部权利义务，均以本合同约定为准，不存在本合同之外的其他口头或者书面约定</w:t>
        </w:r>
      </w:ins>
    </w:p>
    <w:p w14:paraId="24FC99E9">
      <w:pPr>
        <w:pStyle w:val="23"/>
        <w:spacing w:before="34" w:line="273" w:lineRule="auto"/>
        <w:ind w:left="20" w:right="83" w:firstLine="479"/>
        <w:jc w:val="both"/>
        <w:rPr>
          <w:rFonts w:hint="eastAsia" w:ascii="仿宋" w:hAnsi="仿宋" w:eastAsia="仿宋" w:cs="仿宋"/>
          <w:sz w:val="24"/>
          <w:szCs w:val="24"/>
        </w:rPr>
      </w:pPr>
      <w:r>
        <w:rPr>
          <w:rFonts w:hint="eastAsia" w:ascii="仿宋" w:hAnsi="仿宋" w:eastAsia="仿宋" w:cs="仿宋"/>
          <w:spacing w:val="12"/>
          <w:sz w:val="24"/>
          <w:szCs w:val="24"/>
        </w:rPr>
        <w:t>1</w:t>
      </w:r>
      <w:del w:id="1076" w:author="不要说话" w:date="2026-03-25T17:29:12Z">
        <w:r>
          <w:rPr>
            <w:rFonts w:hint="default" w:ascii="仿宋" w:hAnsi="仿宋" w:eastAsia="仿宋" w:cs="仿宋"/>
            <w:spacing w:val="12"/>
            <w:sz w:val="24"/>
            <w:szCs w:val="24"/>
            <w:lang w:val="en-US"/>
          </w:rPr>
          <w:delText>5</w:delText>
        </w:r>
      </w:del>
      <w:ins w:id="1077" w:author="不要说话" w:date="2026-03-25T17:29:12Z">
        <w:r>
          <w:rPr>
            <w:rFonts w:hint="eastAsia" w:ascii="仿宋" w:hAnsi="仿宋" w:eastAsia="仿宋" w:cs="仿宋"/>
            <w:spacing w:val="12"/>
            <w:sz w:val="24"/>
            <w:szCs w:val="24"/>
            <w:lang w:val="en-US" w:eastAsia="zh-CN"/>
          </w:rPr>
          <w:t>6</w:t>
        </w:r>
      </w:ins>
      <w:r>
        <w:rPr>
          <w:rFonts w:hint="eastAsia" w:ascii="仿宋" w:hAnsi="仿宋" w:eastAsia="仿宋" w:cs="仿宋"/>
          <w:spacing w:val="12"/>
          <w:sz w:val="24"/>
          <w:szCs w:val="24"/>
        </w:rPr>
        <w:t>.4</w:t>
      </w:r>
      <w:ins w:id="1078" w:author="不要说话" w:date="2026-03-25T15:08:59Z">
        <w:r>
          <w:rPr>
            <w:rFonts w:hint="eastAsia" w:ascii="仿宋" w:hAnsi="仿宋" w:eastAsia="仿宋" w:cs="仿宋"/>
            <w:spacing w:val="12"/>
            <w:sz w:val="24"/>
            <w:szCs w:val="24"/>
            <w:lang w:val="en-US" w:eastAsia="zh-CN"/>
          </w:rPr>
          <w:t xml:space="preserve"> </w:t>
        </w:r>
      </w:ins>
      <w:ins w:id="1079" w:author="不要说话" w:date="2026-03-25T15:08:54Z">
        <w:r>
          <w:rPr>
            <w:rFonts w:hint="eastAsia" w:ascii="仿宋" w:hAnsi="仿宋" w:eastAsia="仿宋" w:cs="仿宋"/>
            <w:spacing w:val="12"/>
            <w:sz w:val="24"/>
            <w:szCs w:val="24"/>
          </w:rPr>
          <w:t>未经甲方事先书面同意，乙方不得向任何第三方披露本合同的签订事实及本合同内容；但甲方向其关联公司披露的，不受此限制。</w:t>
        </w:r>
      </w:ins>
    </w:p>
    <w:p w14:paraId="6A03DE0E">
      <w:pPr>
        <w:pStyle w:val="23"/>
        <w:spacing w:before="2" w:line="296" w:lineRule="auto"/>
        <w:ind w:left="20" w:right="80" w:firstLine="479"/>
        <w:jc w:val="both"/>
        <w:rPr>
          <w:rFonts w:hint="eastAsia" w:ascii="仿宋" w:hAnsi="仿宋" w:eastAsia="仿宋" w:cs="仿宋"/>
          <w:sz w:val="24"/>
          <w:szCs w:val="24"/>
        </w:rPr>
      </w:pPr>
      <w:r>
        <w:rPr>
          <w:rFonts w:hint="eastAsia" w:ascii="仿宋" w:hAnsi="仿宋" w:eastAsia="仿宋" w:cs="仿宋"/>
          <w:spacing w:val="12"/>
          <w:sz w:val="24"/>
          <w:szCs w:val="24"/>
        </w:rPr>
        <w:t>1</w:t>
      </w:r>
      <w:del w:id="1080" w:author="不要说话" w:date="2026-03-25T17:29:13Z">
        <w:r>
          <w:rPr>
            <w:rFonts w:hint="default" w:ascii="仿宋" w:hAnsi="仿宋" w:eastAsia="仿宋" w:cs="仿宋"/>
            <w:spacing w:val="12"/>
            <w:sz w:val="24"/>
            <w:szCs w:val="24"/>
            <w:lang w:val="en-US"/>
          </w:rPr>
          <w:delText>5</w:delText>
        </w:r>
      </w:del>
      <w:ins w:id="1081" w:author="不要说话" w:date="2026-03-25T17:29:13Z">
        <w:r>
          <w:rPr>
            <w:rFonts w:hint="eastAsia" w:ascii="仿宋" w:hAnsi="仿宋" w:eastAsia="仿宋" w:cs="仿宋"/>
            <w:spacing w:val="12"/>
            <w:sz w:val="24"/>
            <w:szCs w:val="24"/>
            <w:lang w:val="en-US" w:eastAsia="zh-CN"/>
          </w:rPr>
          <w:t>6</w:t>
        </w:r>
      </w:ins>
      <w:r>
        <w:rPr>
          <w:rFonts w:hint="eastAsia" w:ascii="仿宋" w:hAnsi="仿宋" w:eastAsia="仿宋" w:cs="仿宋"/>
          <w:spacing w:val="12"/>
          <w:sz w:val="24"/>
          <w:szCs w:val="24"/>
        </w:rPr>
        <w:t>.5</w:t>
      </w:r>
      <w:ins w:id="1082" w:author="不要说话" w:date="2026-03-25T15:09:03Z">
        <w:r>
          <w:rPr>
            <w:rFonts w:hint="eastAsia" w:ascii="仿宋" w:hAnsi="仿宋" w:eastAsia="仿宋" w:cs="仿宋"/>
            <w:spacing w:val="12"/>
            <w:sz w:val="24"/>
            <w:szCs w:val="24"/>
            <w:lang w:val="en-US" w:eastAsia="zh-CN"/>
          </w:rPr>
          <w:t xml:space="preserve"> </w:t>
        </w:r>
      </w:ins>
      <w:ins w:id="1083" w:author="不要说话" w:date="2026-03-25T15:09:19Z">
        <w:r>
          <w:rPr>
            <w:rFonts w:hint="eastAsia" w:ascii="仿宋" w:hAnsi="仿宋" w:eastAsia="仿宋" w:cs="仿宋"/>
            <w:spacing w:val="12"/>
            <w:sz w:val="24"/>
            <w:szCs w:val="24"/>
          </w:rPr>
          <w:t>对本合同内容所作的任何修改、补充或者变更，均应以书面形式作出，并经甲方和乙方签字盖章后生效，成为本合同不可分割的组成部分；未经甲方书面确认的任何口头承诺、会议纪要、聊天记录或者单方说明，均不得视为对本合同的修改或者补充。</w:t>
        </w:r>
      </w:ins>
    </w:p>
    <w:p w14:paraId="3048A982">
      <w:pPr>
        <w:pStyle w:val="23"/>
        <w:spacing w:before="1" w:line="281" w:lineRule="auto"/>
        <w:ind w:left="20" w:right="72" w:firstLine="479"/>
        <w:jc w:val="both"/>
        <w:rPr>
          <w:rFonts w:hint="eastAsia" w:ascii="仿宋" w:hAnsi="仿宋" w:eastAsia="仿宋" w:cs="仿宋"/>
          <w:sz w:val="24"/>
          <w:szCs w:val="24"/>
        </w:rPr>
      </w:pPr>
      <w:r>
        <w:rPr>
          <w:rFonts w:hint="eastAsia" w:ascii="仿宋" w:hAnsi="仿宋" w:eastAsia="仿宋" w:cs="仿宋"/>
          <w:spacing w:val="12"/>
          <w:sz w:val="24"/>
          <w:szCs w:val="24"/>
        </w:rPr>
        <w:t>1</w:t>
      </w:r>
      <w:del w:id="1084" w:author="不要说话" w:date="2026-03-25T17:29:15Z">
        <w:r>
          <w:rPr>
            <w:rFonts w:hint="default" w:ascii="仿宋" w:hAnsi="仿宋" w:eastAsia="仿宋" w:cs="仿宋"/>
            <w:spacing w:val="12"/>
            <w:sz w:val="24"/>
            <w:szCs w:val="24"/>
            <w:lang w:val="en-US"/>
          </w:rPr>
          <w:delText>5</w:delText>
        </w:r>
      </w:del>
      <w:ins w:id="1085" w:author="不要说话" w:date="2026-03-25T17:29:15Z">
        <w:r>
          <w:rPr>
            <w:rFonts w:hint="eastAsia" w:ascii="仿宋" w:hAnsi="仿宋" w:eastAsia="仿宋" w:cs="仿宋"/>
            <w:spacing w:val="12"/>
            <w:sz w:val="24"/>
            <w:szCs w:val="24"/>
            <w:lang w:val="en-US" w:eastAsia="zh-CN"/>
          </w:rPr>
          <w:t>6</w:t>
        </w:r>
      </w:ins>
      <w:r>
        <w:rPr>
          <w:rFonts w:hint="eastAsia" w:ascii="仿宋" w:hAnsi="仿宋" w:eastAsia="仿宋" w:cs="仿宋"/>
          <w:spacing w:val="12"/>
          <w:sz w:val="24"/>
          <w:szCs w:val="24"/>
        </w:rPr>
        <w:t>.6</w:t>
      </w:r>
      <w:ins w:id="1086" w:author="不要说话" w:date="2026-03-25T15:11:00Z">
        <w:r>
          <w:rPr>
            <w:rFonts w:hint="eastAsia" w:ascii="仿宋" w:hAnsi="仿宋" w:eastAsia="仿宋" w:cs="仿宋"/>
            <w:spacing w:val="12"/>
            <w:sz w:val="24"/>
            <w:szCs w:val="24"/>
          </w:rPr>
          <w:t>甲乙双方因履行本合同或者与本合同有关的一切通知，均应按照本合同载明的地址、传真号码、电子邮箱地址或者甲方供应商门户网站系统，以书面信函、传真、电子邮件或者甲方供应商门户网站在线提交的方式作出。</w:t>
        </w:r>
      </w:ins>
      <w:r>
        <w:rPr>
          <w:rFonts w:hint="eastAsia" w:ascii="仿宋" w:hAnsi="仿宋" w:eastAsia="仿宋" w:cs="仿宋"/>
          <w:spacing w:val="7"/>
          <w:sz w:val="24"/>
          <w:szCs w:val="24"/>
        </w:rPr>
        <w:t>其中：</w:t>
      </w:r>
    </w:p>
    <w:p w14:paraId="54E03558">
      <w:pPr>
        <w:pStyle w:val="23"/>
        <w:spacing w:before="19" w:line="258" w:lineRule="auto"/>
        <w:ind w:left="20" w:right="67" w:firstLine="479"/>
        <w:jc w:val="both"/>
        <w:rPr>
          <w:ins w:id="1087" w:author="不要说话" w:date="2026-03-25T15:11:34Z"/>
          <w:rFonts w:hint="eastAsia" w:ascii="仿宋" w:hAnsi="仿宋" w:eastAsia="仿宋" w:cs="仿宋"/>
          <w:spacing w:val="8"/>
          <w:sz w:val="24"/>
          <w:szCs w:val="24"/>
        </w:rPr>
      </w:pPr>
      <w:r>
        <w:rPr>
          <w:rFonts w:hint="eastAsia" w:ascii="仿宋" w:hAnsi="仿宋" w:eastAsia="仿宋" w:cs="仿宋"/>
          <w:spacing w:val="8"/>
          <w:sz w:val="24"/>
          <w:szCs w:val="24"/>
        </w:rPr>
        <w:t>1</w:t>
      </w:r>
      <w:del w:id="1088" w:author="不要说话" w:date="2026-03-25T17:29:17Z">
        <w:r>
          <w:rPr>
            <w:rFonts w:hint="default" w:ascii="仿宋" w:hAnsi="仿宋" w:eastAsia="仿宋" w:cs="仿宋"/>
            <w:spacing w:val="8"/>
            <w:sz w:val="24"/>
            <w:szCs w:val="24"/>
            <w:lang w:val="en-US"/>
          </w:rPr>
          <w:delText>5</w:delText>
        </w:r>
      </w:del>
      <w:ins w:id="1089" w:author="不要说话" w:date="2026-03-25T17:29:17Z">
        <w:r>
          <w:rPr>
            <w:rFonts w:hint="eastAsia" w:ascii="仿宋" w:hAnsi="仿宋" w:eastAsia="仿宋" w:cs="仿宋"/>
            <w:spacing w:val="8"/>
            <w:sz w:val="24"/>
            <w:szCs w:val="24"/>
            <w:lang w:val="en-US" w:eastAsia="zh-CN"/>
          </w:rPr>
          <w:t>6</w:t>
        </w:r>
      </w:ins>
      <w:r>
        <w:rPr>
          <w:rFonts w:hint="eastAsia" w:ascii="仿宋" w:hAnsi="仿宋" w:eastAsia="仿宋" w:cs="仿宋"/>
          <w:spacing w:val="8"/>
          <w:sz w:val="24"/>
          <w:szCs w:val="24"/>
        </w:rPr>
        <w:t xml:space="preserve">.6.1 </w:t>
      </w:r>
      <w:ins w:id="1090" w:author="不要说话" w:date="2026-03-25T15:11:34Z">
        <w:r>
          <w:rPr>
            <w:rFonts w:hint="eastAsia" w:ascii="仿宋" w:hAnsi="仿宋" w:eastAsia="仿宋" w:cs="仿宋"/>
            <w:spacing w:val="8"/>
            <w:sz w:val="24"/>
            <w:szCs w:val="24"/>
          </w:rPr>
          <w:t>除本合同另有约定外，涉及下列任一事项的通知，均应以书面信函形式作出；否则，该通知无效，且不产生本合同项下的通知效力：</w:t>
        </w:r>
      </w:ins>
    </w:p>
    <w:p w14:paraId="529F57D4">
      <w:pPr>
        <w:pStyle w:val="23"/>
        <w:spacing w:before="121" w:line="222" w:lineRule="auto"/>
        <w:ind w:left="610" w:right="0" w:firstLine="0"/>
        <w:jc w:val="both"/>
        <w:rPr>
          <w:rFonts w:hint="eastAsia" w:ascii="仿宋" w:hAnsi="仿宋" w:eastAsia="仿宋" w:cs="仿宋"/>
          <w:spacing w:val="12"/>
          <w:sz w:val="24"/>
          <w:szCs w:val="24"/>
        </w:rPr>
      </w:pPr>
      <w:r>
        <w:rPr>
          <w:rFonts w:hint="eastAsia" w:ascii="仿宋" w:hAnsi="仿宋" w:eastAsia="仿宋" w:cs="仿宋"/>
          <w:spacing w:val="12"/>
          <w:sz w:val="24"/>
          <w:szCs w:val="24"/>
        </w:rPr>
        <w:t>(1)与本合同费用及支付事宜有关的通知；</w:t>
      </w:r>
    </w:p>
    <w:p w14:paraId="4DDE3A28">
      <w:pPr>
        <w:pStyle w:val="23"/>
        <w:spacing w:before="121" w:line="222" w:lineRule="auto"/>
        <w:ind w:left="610"/>
        <w:jc w:val="both"/>
        <w:rPr>
          <w:rFonts w:hint="eastAsia" w:ascii="仿宋" w:hAnsi="仿宋" w:eastAsia="仿宋" w:cs="仿宋"/>
          <w:sz w:val="24"/>
          <w:szCs w:val="24"/>
        </w:rPr>
      </w:pPr>
      <w:r>
        <w:rPr>
          <w:rFonts w:hint="eastAsia" w:ascii="仿宋" w:hAnsi="仿宋" w:eastAsia="仿宋" w:cs="仿宋"/>
          <w:spacing w:val="12"/>
          <w:sz w:val="24"/>
          <w:szCs w:val="24"/>
        </w:rPr>
        <w:t>(2)与本合同违约事宜有关的通知；</w:t>
      </w:r>
    </w:p>
    <w:p w14:paraId="25D9FD25">
      <w:pPr>
        <w:pStyle w:val="23"/>
        <w:spacing w:before="73" w:line="222" w:lineRule="auto"/>
        <w:ind w:left="610"/>
        <w:jc w:val="both"/>
        <w:rPr>
          <w:rFonts w:hint="eastAsia" w:ascii="仿宋" w:hAnsi="仿宋" w:eastAsia="仿宋" w:cs="仿宋"/>
          <w:sz w:val="24"/>
          <w:szCs w:val="24"/>
        </w:rPr>
      </w:pPr>
      <w:r>
        <w:rPr>
          <w:rFonts w:hint="eastAsia" w:ascii="仿宋" w:hAnsi="仿宋" w:eastAsia="仿宋" w:cs="仿宋"/>
          <w:spacing w:val="12"/>
          <w:sz w:val="24"/>
          <w:szCs w:val="24"/>
        </w:rPr>
        <w:t>(3)与本合同终止、解除或变更事宜有关的通知；</w:t>
      </w:r>
    </w:p>
    <w:p w14:paraId="0B02CCBA">
      <w:pPr>
        <w:pStyle w:val="23"/>
        <w:spacing w:before="83" w:line="222" w:lineRule="auto"/>
        <w:ind w:left="610"/>
        <w:jc w:val="both"/>
        <w:rPr>
          <w:rFonts w:hint="eastAsia" w:ascii="仿宋" w:hAnsi="仿宋" w:eastAsia="仿宋" w:cs="仿宋"/>
          <w:sz w:val="24"/>
          <w:szCs w:val="24"/>
        </w:rPr>
      </w:pPr>
      <w:r>
        <w:rPr>
          <w:rFonts w:hint="eastAsia" w:ascii="仿宋" w:hAnsi="仿宋" w:eastAsia="仿宋" w:cs="仿宋"/>
          <w:spacing w:val="12"/>
          <w:sz w:val="24"/>
          <w:szCs w:val="24"/>
        </w:rPr>
        <w:t>(4)与本合同延续/续展有关的通知；</w:t>
      </w:r>
    </w:p>
    <w:p w14:paraId="6D2FA2B3">
      <w:pPr>
        <w:pStyle w:val="23"/>
        <w:spacing w:before="99" w:line="222" w:lineRule="auto"/>
        <w:ind w:left="610"/>
        <w:jc w:val="both"/>
        <w:rPr>
          <w:rFonts w:hint="eastAsia" w:ascii="仿宋" w:hAnsi="仿宋" w:eastAsia="仿宋" w:cs="仿宋"/>
          <w:spacing w:val="12"/>
          <w:sz w:val="24"/>
          <w:szCs w:val="24"/>
        </w:rPr>
      </w:pPr>
      <w:r>
        <w:rPr>
          <w:rFonts w:hint="eastAsia" w:ascii="仿宋" w:hAnsi="仿宋" w:eastAsia="仿宋" w:cs="仿宋"/>
          <w:spacing w:val="12"/>
          <w:sz w:val="24"/>
          <w:szCs w:val="24"/>
        </w:rPr>
        <w:t>(5)[/]。</w:t>
      </w:r>
    </w:p>
    <w:p w14:paraId="383616DD">
      <w:pPr>
        <w:pStyle w:val="23"/>
        <w:spacing w:before="75" w:line="221" w:lineRule="auto"/>
        <w:jc w:val="both"/>
        <w:rPr>
          <w:rFonts w:hint="eastAsia" w:ascii="仿宋" w:hAnsi="仿宋" w:eastAsia="仿宋" w:cs="仿宋"/>
          <w:sz w:val="24"/>
          <w:szCs w:val="24"/>
        </w:rPr>
      </w:pPr>
      <w:r>
        <w:rPr>
          <w:rFonts w:hint="eastAsia" w:ascii="仿宋" w:hAnsi="仿宋" w:eastAsia="仿宋" w:cs="仿宋"/>
          <w:spacing w:val="8"/>
          <w:sz w:val="24"/>
          <w:szCs w:val="24"/>
        </w:rPr>
        <w:t>1</w:t>
      </w:r>
      <w:del w:id="1091" w:author="不要说话" w:date="2026-03-25T17:29:19Z">
        <w:r>
          <w:rPr>
            <w:rFonts w:hint="default" w:ascii="仿宋" w:hAnsi="仿宋" w:eastAsia="仿宋" w:cs="仿宋"/>
            <w:spacing w:val="8"/>
            <w:sz w:val="24"/>
            <w:szCs w:val="24"/>
            <w:lang w:val="en-US"/>
          </w:rPr>
          <w:delText>5</w:delText>
        </w:r>
      </w:del>
      <w:ins w:id="1092" w:author="不要说话" w:date="2026-03-25T17:29:19Z">
        <w:r>
          <w:rPr>
            <w:rFonts w:hint="eastAsia" w:ascii="仿宋" w:hAnsi="仿宋" w:eastAsia="仿宋" w:cs="仿宋"/>
            <w:spacing w:val="8"/>
            <w:sz w:val="24"/>
            <w:szCs w:val="24"/>
            <w:lang w:val="en-US" w:eastAsia="zh-CN"/>
          </w:rPr>
          <w:t>6</w:t>
        </w:r>
      </w:ins>
      <w:r>
        <w:rPr>
          <w:rFonts w:hint="eastAsia" w:ascii="仿宋" w:hAnsi="仿宋" w:eastAsia="仿宋" w:cs="仿宋"/>
          <w:spacing w:val="8"/>
          <w:sz w:val="24"/>
          <w:szCs w:val="24"/>
        </w:rPr>
        <w:t>.6.2本合同约定的各种通知方式的送达标准如下：</w:t>
      </w:r>
    </w:p>
    <w:p w14:paraId="07637495">
      <w:pPr>
        <w:pStyle w:val="23"/>
        <w:spacing w:before="77" w:line="272" w:lineRule="auto"/>
        <w:ind w:right="20" w:firstLine="610"/>
        <w:jc w:val="both"/>
        <w:rPr>
          <w:rFonts w:hint="eastAsia" w:ascii="仿宋" w:hAnsi="仿宋" w:eastAsia="仿宋" w:cs="仿宋"/>
          <w:sz w:val="24"/>
          <w:szCs w:val="24"/>
        </w:rPr>
      </w:pPr>
      <w:r>
        <w:rPr>
          <w:rFonts w:hint="eastAsia" w:ascii="仿宋" w:hAnsi="仿宋" w:eastAsia="仿宋" w:cs="仿宋"/>
          <w:spacing w:val="7"/>
          <w:sz w:val="24"/>
          <w:szCs w:val="24"/>
        </w:rPr>
        <w:t>(1)如采用书面信函形式，应当使用挂号信或者具有良好信誉的特快专递送达，</w:t>
      </w:r>
      <w:r>
        <w:rPr>
          <w:rFonts w:hint="eastAsia" w:ascii="仿宋" w:hAnsi="仿宋" w:eastAsia="仿宋" w:cs="仿宋"/>
          <w:spacing w:val="19"/>
          <w:sz w:val="24"/>
          <w:szCs w:val="24"/>
        </w:rPr>
        <w:t>接受方签收挂号信或特快专递的时间(以邮局或快递公司系统记录为</w:t>
      </w:r>
      <w:r>
        <w:rPr>
          <w:rFonts w:hint="eastAsia" w:ascii="仿宋" w:hAnsi="仿宋" w:eastAsia="仿宋" w:cs="仿宋"/>
          <w:spacing w:val="18"/>
          <w:sz w:val="24"/>
          <w:szCs w:val="24"/>
        </w:rPr>
        <w:t>准)为通知送</w:t>
      </w:r>
      <w:r>
        <w:rPr>
          <w:rFonts w:hint="eastAsia" w:ascii="仿宋" w:hAnsi="仿宋" w:eastAsia="仿宋" w:cs="仿宋"/>
          <w:spacing w:val="-3"/>
          <w:sz w:val="24"/>
          <w:szCs w:val="24"/>
        </w:rPr>
        <w:t>达时间；</w:t>
      </w:r>
    </w:p>
    <w:p w14:paraId="10966452">
      <w:pPr>
        <w:pStyle w:val="23"/>
        <w:spacing w:before="84" w:line="222" w:lineRule="auto"/>
        <w:jc w:val="both"/>
        <w:rPr>
          <w:rFonts w:hint="eastAsia" w:ascii="仿宋" w:hAnsi="仿宋" w:eastAsia="仿宋" w:cs="仿宋"/>
          <w:sz w:val="24"/>
          <w:szCs w:val="24"/>
        </w:rPr>
      </w:pPr>
      <w:r>
        <w:rPr>
          <w:rFonts w:hint="eastAsia" w:ascii="仿宋" w:hAnsi="仿宋" w:eastAsia="仿宋" w:cs="仿宋"/>
          <w:spacing w:val="11"/>
          <w:sz w:val="24"/>
          <w:szCs w:val="24"/>
        </w:rPr>
        <w:t>(2)如采用传真方式，传真到达接受方指定传真系统的时间为通知送达时间；</w:t>
      </w:r>
    </w:p>
    <w:p w14:paraId="06A98327">
      <w:pPr>
        <w:pStyle w:val="23"/>
        <w:spacing w:before="61" w:line="265" w:lineRule="auto"/>
        <w:ind w:right="96" w:firstLine="610"/>
        <w:jc w:val="both"/>
        <w:rPr>
          <w:rFonts w:hint="eastAsia" w:ascii="仿宋" w:hAnsi="仿宋" w:eastAsia="仿宋" w:cs="仿宋"/>
          <w:sz w:val="24"/>
          <w:szCs w:val="24"/>
        </w:rPr>
      </w:pPr>
      <w:r>
        <w:rPr>
          <w:rFonts w:hint="eastAsia" w:ascii="仿宋" w:hAnsi="仿宋" w:eastAsia="仿宋" w:cs="仿宋"/>
          <w:spacing w:val="12"/>
          <w:sz w:val="24"/>
          <w:szCs w:val="24"/>
        </w:rPr>
        <w:t>(3)如采用电子邮件方式，电子邮件到达接受方指定电子邮</w:t>
      </w:r>
      <w:r>
        <w:rPr>
          <w:rFonts w:hint="eastAsia" w:ascii="仿宋" w:hAnsi="仿宋" w:eastAsia="仿宋" w:cs="仿宋"/>
          <w:spacing w:val="11"/>
          <w:sz w:val="24"/>
          <w:szCs w:val="24"/>
        </w:rPr>
        <w:t>箱的时间为通知送</w:t>
      </w:r>
      <w:r>
        <w:rPr>
          <w:rFonts w:hint="eastAsia" w:ascii="仿宋" w:hAnsi="仿宋" w:eastAsia="仿宋" w:cs="仿宋"/>
          <w:spacing w:val="-3"/>
          <w:sz w:val="24"/>
          <w:szCs w:val="24"/>
        </w:rPr>
        <w:t>达时间。</w:t>
      </w:r>
    </w:p>
    <w:p w14:paraId="022C32EB">
      <w:pPr>
        <w:pStyle w:val="23"/>
        <w:spacing w:before="57" w:line="267" w:lineRule="auto"/>
        <w:ind w:right="97" w:firstLine="610"/>
        <w:jc w:val="both"/>
        <w:rPr>
          <w:rFonts w:hint="eastAsia" w:ascii="仿宋" w:hAnsi="仿宋" w:eastAsia="仿宋" w:cs="仿宋"/>
          <w:sz w:val="24"/>
          <w:szCs w:val="24"/>
        </w:rPr>
      </w:pPr>
      <w:r>
        <w:rPr>
          <w:rFonts w:hint="eastAsia" w:ascii="仿宋" w:hAnsi="仿宋" w:eastAsia="仿宋" w:cs="仿宋"/>
          <w:spacing w:val="12"/>
          <w:sz w:val="24"/>
          <w:szCs w:val="24"/>
        </w:rPr>
        <w:t>(4)如采用甲方供应商门户网站在线提交的方式，信息表单</w:t>
      </w:r>
      <w:r>
        <w:rPr>
          <w:rFonts w:hint="eastAsia" w:ascii="仿宋" w:hAnsi="仿宋" w:eastAsia="仿宋" w:cs="仿宋"/>
          <w:spacing w:val="11"/>
          <w:sz w:val="24"/>
          <w:szCs w:val="24"/>
        </w:rPr>
        <w:t>正式创建提交系统</w:t>
      </w:r>
      <w:r>
        <w:rPr>
          <w:rFonts w:hint="eastAsia" w:ascii="仿宋" w:hAnsi="仿宋" w:eastAsia="仿宋" w:cs="仿宋"/>
          <w:spacing w:val="12"/>
          <w:sz w:val="24"/>
          <w:szCs w:val="24"/>
        </w:rPr>
        <w:t>的时间为通知送达时间。如甲方供应商门户网站关闭或故障，双方应立即</w:t>
      </w:r>
      <w:r>
        <w:rPr>
          <w:rFonts w:hint="eastAsia" w:ascii="仿宋" w:hAnsi="仿宋" w:eastAsia="仿宋" w:cs="仿宋"/>
          <w:spacing w:val="11"/>
          <w:sz w:val="24"/>
          <w:szCs w:val="24"/>
        </w:rPr>
        <w:t>使用书面</w:t>
      </w:r>
      <w:r>
        <w:rPr>
          <w:rFonts w:hint="eastAsia" w:ascii="仿宋" w:hAnsi="仿宋" w:eastAsia="仿宋" w:cs="仿宋"/>
          <w:spacing w:val="7"/>
          <w:sz w:val="24"/>
          <w:szCs w:val="24"/>
        </w:rPr>
        <w:t>信函形式或者传真或者电子邮件方式进行通知。</w:t>
      </w:r>
    </w:p>
    <w:p w14:paraId="51F81BF9">
      <w:pPr>
        <w:pStyle w:val="23"/>
        <w:spacing w:before="107" w:line="273" w:lineRule="auto"/>
        <w:ind w:right="64" w:firstLine="509"/>
        <w:jc w:val="both"/>
        <w:rPr>
          <w:rFonts w:hint="eastAsia" w:ascii="仿宋" w:hAnsi="仿宋" w:eastAsia="仿宋" w:cs="仿宋"/>
          <w:sz w:val="24"/>
          <w:szCs w:val="24"/>
        </w:rPr>
      </w:pPr>
      <w:r>
        <w:rPr>
          <w:rFonts w:hint="eastAsia" w:ascii="仿宋" w:hAnsi="仿宋" w:eastAsia="仿宋" w:cs="仿宋"/>
          <w:spacing w:val="16"/>
          <w:sz w:val="24"/>
          <w:szCs w:val="24"/>
        </w:rPr>
        <w:t>如果因接受方原因(包括但不限于接受方拒收书面信函、接受方传真机关闭或</w:t>
      </w:r>
      <w:r>
        <w:rPr>
          <w:rFonts w:hint="eastAsia" w:ascii="仿宋" w:hAnsi="仿宋" w:eastAsia="仿宋" w:cs="仿宋"/>
          <w:spacing w:val="15"/>
          <w:sz w:val="24"/>
          <w:szCs w:val="24"/>
        </w:rPr>
        <w:t>故障、接受方电子邮箱地址不存在或者邮箱已满或者设置拒收等)导致通知发送失</w:t>
      </w:r>
      <w:r>
        <w:rPr>
          <w:rFonts w:hint="eastAsia" w:ascii="仿宋" w:hAnsi="仿宋" w:eastAsia="仿宋" w:cs="仿宋"/>
          <w:spacing w:val="16"/>
          <w:sz w:val="24"/>
          <w:szCs w:val="24"/>
        </w:rPr>
        <w:t>败，视为通知已经送达(发送方侧载明的书面信</w:t>
      </w:r>
      <w:r>
        <w:rPr>
          <w:rFonts w:hint="eastAsia" w:ascii="仿宋" w:hAnsi="仿宋" w:eastAsia="仿宋" w:cs="仿宋"/>
          <w:spacing w:val="15"/>
          <w:sz w:val="24"/>
          <w:szCs w:val="24"/>
        </w:rPr>
        <w:t>函寄出时间或者传真发送时间或者</w:t>
      </w:r>
      <w:r>
        <w:rPr>
          <w:rFonts w:hint="eastAsia" w:ascii="仿宋" w:hAnsi="仿宋" w:eastAsia="仿宋" w:cs="仿宋"/>
          <w:spacing w:val="6"/>
          <w:sz w:val="24"/>
          <w:szCs w:val="24"/>
        </w:rPr>
        <w:t>电子邮件发送时间视为通知送达时间)。</w:t>
      </w:r>
    </w:p>
    <w:p w14:paraId="51012188">
      <w:pPr>
        <w:pStyle w:val="23"/>
        <w:spacing w:before="69" w:line="222" w:lineRule="auto"/>
        <w:ind w:left="509"/>
        <w:jc w:val="both"/>
        <w:rPr>
          <w:rFonts w:hint="eastAsia" w:ascii="仿宋" w:hAnsi="仿宋" w:eastAsia="仿宋" w:cs="仿宋"/>
          <w:sz w:val="24"/>
          <w:szCs w:val="24"/>
        </w:rPr>
      </w:pPr>
      <w:r>
        <w:rPr>
          <w:rFonts w:hint="eastAsia" w:ascii="仿宋" w:hAnsi="仿宋" w:eastAsia="仿宋" w:cs="仿宋"/>
          <w:spacing w:val="7"/>
          <w:sz w:val="24"/>
          <w:szCs w:val="24"/>
        </w:rPr>
        <w:t>15.</w:t>
      </w:r>
      <w:del w:id="1093" w:author="不要说话" w:date="2026-03-25T17:29:22Z">
        <w:r>
          <w:rPr>
            <w:rFonts w:hint="default" w:ascii="仿宋" w:hAnsi="仿宋" w:eastAsia="仿宋" w:cs="仿宋"/>
            <w:spacing w:val="7"/>
            <w:sz w:val="24"/>
            <w:szCs w:val="24"/>
            <w:lang w:val="en-US"/>
          </w:rPr>
          <w:delText>6</w:delText>
        </w:r>
      </w:del>
      <w:ins w:id="1094" w:author="不要说话" w:date="2026-03-25T17:29:22Z">
        <w:r>
          <w:rPr>
            <w:rFonts w:hint="eastAsia" w:ascii="仿宋" w:hAnsi="仿宋" w:eastAsia="仿宋" w:cs="仿宋"/>
            <w:spacing w:val="7"/>
            <w:sz w:val="24"/>
            <w:szCs w:val="24"/>
            <w:lang w:val="en-US" w:eastAsia="zh-CN"/>
          </w:rPr>
          <w:t>6</w:t>
        </w:r>
      </w:ins>
      <w:r>
        <w:rPr>
          <w:rFonts w:hint="eastAsia" w:ascii="仿宋" w:hAnsi="仿宋" w:eastAsia="仿宋" w:cs="仿宋"/>
          <w:spacing w:val="7"/>
          <w:sz w:val="24"/>
          <w:szCs w:val="24"/>
        </w:rPr>
        <w:t>.3本合同双方通知地址及方式如下：</w:t>
      </w:r>
    </w:p>
    <w:p w14:paraId="073262E3">
      <w:pPr>
        <w:pStyle w:val="23"/>
        <w:spacing w:before="82" w:line="222" w:lineRule="auto"/>
        <w:ind w:left="509"/>
        <w:jc w:val="both"/>
        <w:rPr>
          <w:rFonts w:hint="eastAsia" w:ascii="仿宋" w:hAnsi="仿宋" w:eastAsia="仿宋" w:cs="仿宋"/>
          <w:sz w:val="24"/>
          <w:szCs w:val="24"/>
          <w:lang w:eastAsia="zh-CN"/>
        </w:rPr>
      </w:pPr>
      <w:r>
        <w:rPr>
          <w:rFonts w:hint="eastAsia" w:ascii="仿宋" w:hAnsi="仿宋" w:eastAsia="仿宋" w:cs="仿宋"/>
          <w:spacing w:val="9"/>
          <w:sz w:val="24"/>
          <w:szCs w:val="24"/>
        </w:rPr>
        <w:t>甲方：</w:t>
      </w:r>
      <w:r>
        <w:rPr>
          <w:rFonts w:hint="eastAsia" w:ascii="仿宋" w:hAnsi="仿宋" w:eastAsia="仿宋" w:cs="仿宋"/>
          <w:spacing w:val="22"/>
          <w:sz w:val="24"/>
          <w:szCs w:val="24"/>
        </w:rPr>
        <w:t>[</w:t>
      </w:r>
      <w:r>
        <w:rPr>
          <w:rFonts w:hint="eastAsia" w:ascii="仿宋" w:hAnsi="仿宋" w:eastAsia="仿宋" w:cs="仿宋"/>
          <w:spacing w:val="22"/>
          <w:sz w:val="24"/>
          <w:szCs w:val="24"/>
          <w:lang w:val="en-US" w:eastAsia="zh-CN"/>
        </w:rPr>
        <w:t xml:space="preserve"> </w:t>
      </w:r>
      <w:r>
        <w:rPr>
          <w:rFonts w:hint="eastAsia" w:ascii="仿宋" w:hAnsi="仿宋" w:eastAsia="仿宋" w:cs="仿宋"/>
          <w:spacing w:val="9"/>
          <w:sz w:val="24"/>
          <w:szCs w:val="24"/>
        </w:rPr>
        <w:t>南京三方化工设备监理有限公司</w:t>
      </w:r>
      <w:r>
        <w:rPr>
          <w:rFonts w:hint="eastAsia" w:ascii="仿宋" w:hAnsi="仿宋" w:eastAsia="仿宋" w:cs="仿宋"/>
          <w:spacing w:val="-37"/>
          <w:sz w:val="24"/>
          <w:szCs w:val="24"/>
          <w:lang w:val="en-US" w:eastAsia="zh-CN"/>
        </w:rPr>
        <w:t xml:space="preserve"> </w:t>
      </w:r>
      <w:r>
        <w:rPr>
          <w:rFonts w:hint="eastAsia" w:ascii="仿宋" w:hAnsi="仿宋" w:eastAsia="仿宋" w:cs="仿宋"/>
          <w:spacing w:val="22"/>
          <w:sz w:val="24"/>
          <w:szCs w:val="24"/>
        </w:rPr>
        <w:t>]</w:t>
      </w:r>
    </w:p>
    <w:p w14:paraId="25191B08">
      <w:pPr>
        <w:pStyle w:val="23"/>
        <w:spacing w:before="82" w:line="222" w:lineRule="auto"/>
        <w:ind w:left="509" w:firstLine="516" w:firstLineChars="200"/>
        <w:jc w:val="both"/>
        <w:rPr>
          <w:rFonts w:hint="eastAsia" w:ascii="仿宋" w:hAnsi="仿宋" w:eastAsia="仿宋" w:cs="仿宋"/>
          <w:spacing w:val="9"/>
          <w:sz w:val="24"/>
          <w:szCs w:val="24"/>
        </w:rPr>
      </w:pPr>
      <w:r>
        <w:rPr>
          <w:rFonts w:hint="eastAsia" w:ascii="仿宋" w:hAnsi="仿宋" w:eastAsia="仿宋" w:cs="仿宋"/>
          <w:spacing w:val="9"/>
          <w:sz w:val="24"/>
          <w:szCs w:val="24"/>
        </w:rPr>
        <w:t>地  址：[</w:t>
      </w:r>
      <w:r>
        <w:rPr>
          <w:rFonts w:hint="eastAsia" w:ascii="仿宋" w:hAnsi="仿宋" w:eastAsia="仿宋" w:cs="仿宋"/>
          <w:spacing w:val="9"/>
          <w:sz w:val="24"/>
          <w:szCs w:val="24"/>
          <w:lang w:val="en-US" w:eastAsia="zh-CN"/>
        </w:rPr>
        <w:t xml:space="preserve"> </w:t>
      </w:r>
      <w:r>
        <w:rPr>
          <w:rFonts w:hint="eastAsia" w:ascii="仿宋" w:hAnsi="仿宋" w:eastAsia="仿宋" w:cs="仿宋"/>
          <w:spacing w:val="9"/>
          <w:sz w:val="24"/>
          <w:szCs w:val="24"/>
        </w:rPr>
        <w:t>南京市鼓楼区清江南路19号南大苏富特科技创新园一号楼3层</w:t>
      </w:r>
      <w:r>
        <w:rPr>
          <w:rFonts w:hint="eastAsia" w:ascii="仿宋" w:hAnsi="仿宋" w:eastAsia="仿宋" w:cs="仿宋"/>
          <w:spacing w:val="9"/>
          <w:sz w:val="24"/>
          <w:szCs w:val="24"/>
          <w:lang w:val="en-US" w:eastAsia="zh-CN"/>
        </w:rPr>
        <w:t xml:space="preserve"> </w:t>
      </w:r>
      <w:r>
        <w:rPr>
          <w:rFonts w:hint="eastAsia" w:ascii="仿宋" w:hAnsi="仿宋" w:eastAsia="仿宋" w:cs="仿宋"/>
          <w:spacing w:val="9"/>
          <w:sz w:val="24"/>
          <w:szCs w:val="24"/>
        </w:rPr>
        <w:t xml:space="preserve">] </w:t>
      </w:r>
    </w:p>
    <w:p w14:paraId="234158DE">
      <w:pPr>
        <w:pStyle w:val="23"/>
        <w:spacing w:before="82" w:line="222" w:lineRule="auto"/>
        <w:ind w:left="509" w:firstLine="516" w:firstLineChars="200"/>
        <w:jc w:val="both"/>
        <w:rPr>
          <w:rFonts w:hint="eastAsia" w:ascii="仿宋" w:hAnsi="仿宋" w:eastAsia="仿宋" w:cs="仿宋"/>
          <w:spacing w:val="9"/>
          <w:sz w:val="24"/>
          <w:szCs w:val="24"/>
        </w:rPr>
      </w:pPr>
      <w:r>
        <w:rPr>
          <w:rFonts w:hint="eastAsia" w:ascii="仿宋" w:hAnsi="仿宋" w:eastAsia="仿宋" w:cs="仿宋"/>
          <w:spacing w:val="9"/>
          <w:sz w:val="24"/>
          <w:szCs w:val="24"/>
        </w:rPr>
        <w:t>联系人：[</w:t>
      </w:r>
      <w:r>
        <w:rPr>
          <w:rFonts w:hint="eastAsia" w:ascii="仿宋" w:hAnsi="仿宋" w:eastAsia="仿宋" w:cs="仿宋"/>
          <w:spacing w:val="9"/>
          <w:sz w:val="24"/>
          <w:szCs w:val="24"/>
          <w:lang w:val="en-US" w:eastAsia="zh-CN"/>
        </w:rPr>
        <w:t xml:space="preserve"> 赵洵</w:t>
      </w:r>
      <w:r>
        <w:rPr>
          <w:rFonts w:hint="eastAsia" w:ascii="仿宋" w:hAnsi="仿宋" w:eastAsia="仿宋" w:cs="仿宋"/>
          <w:color w:val="FF0000"/>
          <w:spacing w:val="9"/>
          <w:sz w:val="24"/>
          <w:szCs w:val="24"/>
          <w:lang w:val="en-US" w:eastAsia="zh-CN"/>
        </w:rPr>
        <w:t xml:space="preserve"> </w:t>
      </w:r>
      <w:r>
        <w:rPr>
          <w:rFonts w:hint="eastAsia" w:ascii="仿宋" w:hAnsi="仿宋" w:eastAsia="仿宋" w:cs="仿宋"/>
          <w:spacing w:val="9"/>
          <w:sz w:val="24"/>
          <w:szCs w:val="24"/>
        </w:rPr>
        <w:t>]</w:t>
      </w:r>
    </w:p>
    <w:p w14:paraId="6DC979ED">
      <w:pPr>
        <w:pStyle w:val="23"/>
        <w:spacing w:before="82" w:line="222" w:lineRule="auto"/>
        <w:ind w:left="509" w:firstLine="516" w:firstLineChars="200"/>
        <w:jc w:val="both"/>
        <w:rPr>
          <w:rFonts w:hint="eastAsia" w:ascii="仿宋" w:hAnsi="仿宋" w:eastAsia="仿宋" w:cs="仿宋"/>
          <w:spacing w:val="9"/>
          <w:sz w:val="24"/>
          <w:szCs w:val="24"/>
        </w:rPr>
      </w:pPr>
      <w:r>
        <w:rPr>
          <w:rFonts w:hint="eastAsia" w:ascii="仿宋" w:hAnsi="仿宋" w:eastAsia="仿宋" w:cs="仿宋"/>
          <w:spacing w:val="9"/>
          <w:sz w:val="24"/>
          <w:szCs w:val="24"/>
        </w:rPr>
        <w:t>电  话：[</w:t>
      </w:r>
      <w:r>
        <w:rPr>
          <w:rFonts w:hint="eastAsia" w:ascii="仿宋" w:hAnsi="仿宋" w:eastAsia="仿宋" w:cs="仿宋"/>
          <w:color w:val="FF0000"/>
          <w:spacing w:val="9"/>
          <w:sz w:val="24"/>
          <w:szCs w:val="24"/>
          <w:lang w:val="en-US" w:eastAsia="zh-CN"/>
        </w:rPr>
        <w:t xml:space="preserve"> </w:t>
      </w:r>
      <w:r>
        <w:rPr>
          <w:rFonts w:hint="eastAsia" w:ascii="仿宋" w:hAnsi="仿宋" w:eastAsia="仿宋" w:cs="仿宋"/>
          <w:color w:val="000000" w:themeColor="text1"/>
          <w:spacing w:val="9"/>
          <w:sz w:val="24"/>
          <w:szCs w:val="24"/>
          <w:lang w:val="en-US" w:eastAsia="zh-CN"/>
          <w14:textFill>
            <w14:solidFill>
              <w14:schemeClr w14:val="tx1"/>
            </w14:solidFill>
          </w14:textFill>
        </w:rPr>
        <w:t>186 7974 9899</w:t>
      </w:r>
      <w:r>
        <w:rPr>
          <w:rFonts w:hint="eastAsia" w:ascii="仿宋" w:hAnsi="仿宋" w:eastAsia="仿宋" w:cs="仿宋"/>
          <w:spacing w:val="9"/>
          <w:sz w:val="24"/>
          <w:szCs w:val="24"/>
          <w:lang w:val="en-US" w:eastAsia="zh-CN"/>
        </w:rPr>
        <w:t xml:space="preserve"> </w:t>
      </w:r>
      <w:r>
        <w:rPr>
          <w:rFonts w:hint="eastAsia" w:ascii="仿宋" w:hAnsi="仿宋" w:eastAsia="仿宋" w:cs="仿宋"/>
          <w:spacing w:val="9"/>
          <w:sz w:val="24"/>
          <w:szCs w:val="24"/>
        </w:rPr>
        <w:t xml:space="preserve">] </w:t>
      </w:r>
    </w:p>
    <w:p w14:paraId="4B6785D5">
      <w:pPr>
        <w:pStyle w:val="23"/>
        <w:spacing w:before="82" w:line="222" w:lineRule="auto"/>
        <w:ind w:left="509" w:firstLine="516" w:firstLineChars="200"/>
        <w:jc w:val="both"/>
        <w:rPr>
          <w:rFonts w:hint="eastAsia" w:ascii="仿宋" w:hAnsi="仿宋" w:eastAsia="仿宋" w:cs="仿宋"/>
          <w:spacing w:val="9"/>
          <w:sz w:val="24"/>
          <w:szCs w:val="24"/>
        </w:rPr>
      </w:pPr>
      <w:r>
        <w:rPr>
          <w:rFonts w:hint="eastAsia" w:ascii="仿宋" w:hAnsi="仿宋" w:eastAsia="仿宋" w:cs="仿宋"/>
          <w:spacing w:val="9"/>
          <w:sz w:val="24"/>
          <w:szCs w:val="24"/>
        </w:rPr>
        <w:t>传  真：</w:t>
      </w:r>
      <w:r>
        <w:rPr>
          <w:rFonts w:hint="eastAsia" w:ascii="仿宋" w:hAnsi="仿宋" w:eastAsia="仿宋" w:cs="仿宋"/>
          <w:spacing w:val="9"/>
          <w:sz w:val="24"/>
          <w:szCs w:val="24"/>
          <w:lang w:val="en-US" w:eastAsia="zh-CN"/>
        </w:rPr>
        <w:t>[</w:t>
      </w:r>
      <w:r>
        <w:rPr>
          <w:rFonts w:hint="eastAsia" w:ascii="仿宋" w:hAnsi="仿宋" w:eastAsia="仿宋" w:cs="仿宋"/>
          <w:color w:val="FF0000"/>
          <w:spacing w:val="9"/>
          <w:sz w:val="24"/>
          <w:szCs w:val="24"/>
          <w:lang w:val="en-US" w:eastAsia="zh-CN"/>
        </w:rPr>
        <w:t>+86-25-68220758</w:t>
      </w:r>
      <w:r>
        <w:rPr>
          <w:rFonts w:hint="eastAsia" w:ascii="仿宋" w:hAnsi="仿宋" w:eastAsia="仿宋" w:cs="仿宋"/>
          <w:spacing w:val="9"/>
          <w:sz w:val="24"/>
          <w:szCs w:val="24"/>
          <w:lang w:val="en-US" w:eastAsia="zh-CN"/>
        </w:rPr>
        <w:t xml:space="preserve"> ]</w:t>
      </w:r>
    </w:p>
    <w:p w14:paraId="168C0CE1">
      <w:pPr>
        <w:pStyle w:val="23"/>
        <w:spacing w:before="82" w:line="222" w:lineRule="auto"/>
        <w:ind w:left="509" w:firstLine="516" w:firstLineChars="200"/>
        <w:jc w:val="both"/>
        <w:rPr>
          <w:rFonts w:hint="eastAsia" w:ascii="仿宋" w:hAnsi="仿宋" w:eastAsia="仿宋" w:cs="仿宋"/>
          <w:spacing w:val="9"/>
          <w:sz w:val="24"/>
          <w:szCs w:val="24"/>
        </w:rPr>
      </w:pPr>
      <w:r>
        <w:rPr>
          <w:rFonts w:hint="eastAsia" w:ascii="仿宋" w:hAnsi="仿宋" w:eastAsia="仿宋" w:cs="仿宋"/>
          <w:spacing w:val="9"/>
          <w:sz w:val="24"/>
          <w:szCs w:val="24"/>
        </w:rPr>
        <w:t xml:space="preserve">邮 编 ： [ </w:t>
      </w:r>
      <w:r>
        <w:rPr>
          <w:rFonts w:hint="eastAsia" w:ascii="仿宋" w:hAnsi="仿宋" w:eastAsia="仿宋" w:cs="仿宋"/>
          <w:spacing w:val="9"/>
          <w:sz w:val="24"/>
          <w:szCs w:val="24"/>
          <w:lang w:val="en-US" w:eastAsia="zh-CN"/>
        </w:rPr>
        <w:t xml:space="preserve">210036 </w:t>
      </w:r>
      <w:r>
        <w:rPr>
          <w:rFonts w:hint="eastAsia" w:ascii="仿宋" w:hAnsi="仿宋" w:eastAsia="仿宋" w:cs="仿宋"/>
          <w:spacing w:val="9"/>
          <w:sz w:val="24"/>
          <w:szCs w:val="24"/>
        </w:rPr>
        <w:t>]</w:t>
      </w:r>
    </w:p>
    <w:p w14:paraId="3349AED9">
      <w:pPr>
        <w:pStyle w:val="23"/>
        <w:spacing w:before="82" w:line="222" w:lineRule="auto"/>
        <w:ind w:left="509" w:firstLine="516" w:firstLineChars="200"/>
        <w:jc w:val="both"/>
        <w:rPr>
          <w:rFonts w:hint="eastAsia" w:ascii="仿宋" w:hAnsi="仿宋" w:eastAsia="仿宋" w:cs="仿宋"/>
          <w:spacing w:val="9"/>
          <w:sz w:val="24"/>
          <w:szCs w:val="24"/>
        </w:rPr>
      </w:pPr>
      <w:r>
        <w:rPr>
          <w:rFonts w:hint="eastAsia" w:ascii="仿宋" w:hAnsi="仿宋" w:eastAsia="仿宋" w:cs="仿宋"/>
          <w:spacing w:val="9"/>
          <w:sz w:val="24"/>
          <w:szCs w:val="24"/>
        </w:rPr>
        <w:t>电子邮箱：[</w:t>
      </w:r>
      <w:r>
        <w:rPr>
          <w:rFonts w:hint="eastAsia" w:ascii="仿宋" w:hAnsi="仿宋" w:eastAsia="仿宋" w:cs="仿宋"/>
          <w:color w:val="000000" w:themeColor="text1"/>
          <w:spacing w:val="9"/>
          <w:sz w:val="24"/>
          <w:szCs w:val="24"/>
          <w:lang w:val="en-US" w:eastAsia="zh-CN"/>
          <w14:textFill>
            <w14:solidFill>
              <w14:schemeClr w14:val="tx1"/>
            </w14:solidFill>
          </w14:textFill>
        </w:rPr>
        <w:t>zhaoxun@qscce.com</w:t>
      </w:r>
      <w:r>
        <w:rPr>
          <w:rFonts w:hint="eastAsia" w:ascii="仿宋" w:hAnsi="仿宋" w:eastAsia="仿宋" w:cs="仿宋"/>
          <w:spacing w:val="9"/>
          <w:sz w:val="24"/>
          <w:szCs w:val="24"/>
        </w:rPr>
        <w:t xml:space="preserve">] </w:t>
      </w:r>
    </w:p>
    <w:p w14:paraId="4560DE72">
      <w:pPr>
        <w:pStyle w:val="23"/>
        <w:spacing w:before="82" w:line="222" w:lineRule="auto"/>
        <w:ind w:left="509"/>
        <w:jc w:val="both"/>
        <w:rPr>
          <w:rFonts w:hint="eastAsia" w:ascii="仿宋" w:hAnsi="仿宋" w:eastAsia="仿宋" w:cs="仿宋"/>
          <w:spacing w:val="9"/>
          <w:sz w:val="24"/>
          <w:szCs w:val="24"/>
        </w:rPr>
      </w:pPr>
    </w:p>
    <w:p w14:paraId="54074A44">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乙方：[]</w:t>
      </w:r>
    </w:p>
    <w:p w14:paraId="4732BA7D">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 xml:space="preserve">地址：[] </w:t>
      </w:r>
    </w:p>
    <w:p w14:paraId="605D4259">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联系人：[]</w:t>
      </w:r>
    </w:p>
    <w:p w14:paraId="6C90480F">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 xml:space="preserve">电  话：[] </w:t>
      </w:r>
    </w:p>
    <w:p w14:paraId="0097CC2C">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传  真 ： [ / ]</w:t>
      </w:r>
    </w:p>
    <w:p w14:paraId="726270B3">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邮  编：[]</w:t>
      </w:r>
    </w:p>
    <w:p w14:paraId="7D7FBDDC">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电子邮箱：[]</w:t>
      </w:r>
    </w:p>
    <w:p w14:paraId="1BE9F922">
      <w:pPr>
        <w:pStyle w:val="23"/>
        <w:spacing w:before="62" w:line="272" w:lineRule="auto"/>
        <w:ind w:right="62" w:firstLine="509"/>
        <w:jc w:val="both"/>
        <w:rPr>
          <w:rFonts w:hint="eastAsia" w:ascii="仿宋" w:hAnsi="仿宋" w:eastAsia="仿宋" w:cs="仿宋"/>
          <w:sz w:val="24"/>
          <w:szCs w:val="24"/>
        </w:rPr>
      </w:pPr>
      <w:r>
        <w:rPr>
          <w:rFonts w:hint="eastAsia" w:ascii="仿宋" w:hAnsi="仿宋" w:eastAsia="仿宋" w:cs="仿宋"/>
          <w:spacing w:val="13"/>
          <w:sz w:val="24"/>
          <w:szCs w:val="24"/>
        </w:rPr>
        <w:t>上述任何信息发生变更的，变更方应及时以书面形式</w:t>
      </w:r>
      <w:r>
        <w:rPr>
          <w:rFonts w:hint="eastAsia" w:ascii="仿宋" w:hAnsi="仿宋" w:eastAsia="仿宋" w:cs="仿宋"/>
          <w:spacing w:val="12"/>
          <w:sz w:val="24"/>
          <w:szCs w:val="24"/>
        </w:rPr>
        <w:t>通知另一方，未及时通知</w:t>
      </w:r>
      <w:r>
        <w:rPr>
          <w:rFonts w:hint="eastAsia" w:ascii="仿宋" w:hAnsi="仿宋" w:eastAsia="仿宋" w:cs="仿宋"/>
          <w:spacing w:val="8"/>
          <w:sz w:val="24"/>
          <w:szCs w:val="24"/>
        </w:rPr>
        <w:t>并影响本合同履行或造成损失的，应承担相应的责任。</w:t>
      </w:r>
    </w:p>
    <w:p w14:paraId="7D0B754B">
      <w:pPr>
        <w:pStyle w:val="23"/>
        <w:spacing w:before="32" w:line="279" w:lineRule="auto"/>
        <w:ind w:firstLine="509"/>
        <w:jc w:val="both"/>
        <w:rPr>
          <w:rFonts w:hint="eastAsia" w:ascii="仿宋" w:hAnsi="仿宋" w:eastAsia="仿宋" w:cs="仿宋"/>
          <w:sz w:val="24"/>
          <w:szCs w:val="24"/>
        </w:rPr>
      </w:pPr>
      <w:r>
        <w:rPr>
          <w:rFonts w:hint="eastAsia" w:ascii="仿宋" w:hAnsi="仿宋" w:eastAsia="仿宋" w:cs="仿宋"/>
          <w:spacing w:val="11"/>
          <w:sz w:val="24"/>
          <w:szCs w:val="24"/>
        </w:rPr>
        <w:t>1</w:t>
      </w:r>
      <w:del w:id="1095" w:author="不要说话" w:date="2026-03-25T17:29:24Z">
        <w:r>
          <w:rPr>
            <w:rFonts w:hint="default" w:ascii="仿宋" w:hAnsi="仿宋" w:eastAsia="仿宋" w:cs="仿宋"/>
            <w:spacing w:val="11"/>
            <w:sz w:val="24"/>
            <w:szCs w:val="24"/>
            <w:lang w:val="en-US"/>
          </w:rPr>
          <w:delText>5</w:delText>
        </w:r>
      </w:del>
      <w:ins w:id="1096" w:author="不要说话" w:date="2026-03-25T17:29:24Z">
        <w:r>
          <w:rPr>
            <w:rFonts w:hint="eastAsia" w:ascii="仿宋" w:hAnsi="仿宋" w:eastAsia="仿宋" w:cs="仿宋"/>
            <w:spacing w:val="11"/>
            <w:sz w:val="24"/>
            <w:szCs w:val="24"/>
            <w:lang w:val="en-US" w:eastAsia="zh-CN"/>
          </w:rPr>
          <w:t>6</w:t>
        </w:r>
      </w:ins>
      <w:r>
        <w:rPr>
          <w:rFonts w:hint="eastAsia" w:ascii="仿宋" w:hAnsi="仿宋" w:eastAsia="仿宋" w:cs="仿宋"/>
          <w:spacing w:val="11"/>
          <w:sz w:val="24"/>
          <w:szCs w:val="24"/>
        </w:rPr>
        <w:t>.7未得到甲方的书面许可，乙方均不得以广告或在公共场合使用或摹</w:t>
      </w:r>
      <w:r>
        <w:rPr>
          <w:rFonts w:hint="eastAsia" w:ascii="仿宋" w:hAnsi="仿宋" w:eastAsia="仿宋" w:cs="仿宋"/>
          <w:spacing w:val="10"/>
          <w:sz w:val="24"/>
          <w:szCs w:val="24"/>
        </w:rPr>
        <w:t>仿对方</w:t>
      </w:r>
      <w:r>
        <w:rPr>
          <w:rFonts w:hint="eastAsia" w:ascii="仿宋" w:hAnsi="仿宋" w:eastAsia="仿宋" w:cs="仿宋"/>
          <w:spacing w:val="13"/>
          <w:sz w:val="24"/>
          <w:szCs w:val="24"/>
        </w:rPr>
        <w:t>的商业名称、商标、图案、服务标志、符号、代</w:t>
      </w:r>
      <w:r>
        <w:rPr>
          <w:rFonts w:hint="eastAsia" w:ascii="仿宋" w:hAnsi="仿宋" w:eastAsia="仿宋" w:cs="仿宋"/>
          <w:spacing w:val="12"/>
          <w:sz w:val="24"/>
          <w:szCs w:val="24"/>
        </w:rPr>
        <w:t>码、型号或缩写，乙方均不得声称</w:t>
      </w:r>
      <w:r>
        <w:rPr>
          <w:rFonts w:hint="eastAsia" w:ascii="仿宋" w:hAnsi="仿宋" w:eastAsia="仿宋" w:cs="仿宋"/>
          <w:spacing w:val="8"/>
          <w:sz w:val="24"/>
          <w:szCs w:val="24"/>
        </w:rPr>
        <w:t>对甲方的商业名称、商标、图案、服务标志、符号、代码、型号或缩写拥有所有权。</w:t>
      </w:r>
    </w:p>
    <w:p w14:paraId="3D7E88A3">
      <w:pPr>
        <w:pStyle w:val="23"/>
        <w:spacing w:before="60" w:line="222" w:lineRule="auto"/>
        <w:jc w:val="both"/>
        <w:rPr>
          <w:rFonts w:hint="eastAsia" w:ascii="仿宋" w:hAnsi="仿宋" w:eastAsia="仿宋" w:cs="仿宋"/>
          <w:sz w:val="24"/>
          <w:szCs w:val="24"/>
        </w:rPr>
      </w:pPr>
      <w:r>
        <w:rPr>
          <w:rFonts w:hint="eastAsia" w:ascii="仿宋" w:hAnsi="仿宋" w:eastAsia="仿宋" w:cs="仿宋"/>
          <w:spacing w:val="9"/>
          <w:sz w:val="24"/>
          <w:szCs w:val="24"/>
        </w:rPr>
        <w:t>1</w:t>
      </w:r>
      <w:del w:id="1097" w:author="不要说话" w:date="2026-03-25T17:29:26Z">
        <w:r>
          <w:rPr>
            <w:rFonts w:hint="default" w:ascii="仿宋" w:hAnsi="仿宋" w:eastAsia="仿宋" w:cs="仿宋"/>
            <w:spacing w:val="9"/>
            <w:sz w:val="24"/>
            <w:szCs w:val="24"/>
            <w:lang w:val="en-US"/>
          </w:rPr>
          <w:delText>5</w:delText>
        </w:r>
      </w:del>
      <w:ins w:id="1098" w:author="不要说话" w:date="2026-03-25T17:29:26Z">
        <w:r>
          <w:rPr>
            <w:rFonts w:hint="eastAsia" w:ascii="仿宋" w:hAnsi="仿宋" w:eastAsia="仿宋" w:cs="仿宋"/>
            <w:spacing w:val="9"/>
            <w:sz w:val="24"/>
            <w:szCs w:val="24"/>
            <w:lang w:val="en-US" w:eastAsia="zh-CN"/>
          </w:rPr>
          <w:t>6</w:t>
        </w:r>
      </w:ins>
      <w:r>
        <w:rPr>
          <w:rFonts w:hint="eastAsia" w:ascii="仿宋" w:hAnsi="仿宋" w:eastAsia="仿宋" w:cs="仿宋"/>
          <w:spacing w:val="9"/>
          <w:sz w:val="24"/>
          <w:szCs w:val="24"/>
        </w:rPr>
        <w:t>.8本合同各条标题仅为提示之用，应以条文内容确定各方的权利义务。</w:t>
      </w:r>
    </w:p>
    <w:p w14:paraId="0E6BB28C">
      <w:pPr>
        <w:pStyle w:val="23"/>
        <w:spacing w:before="32" w:line="279" w:lineRule="auto"/>
        <w:ind w:firstLine="509"/>
        <w:jc w:val="both"/>
        <w:rPr>
          <w:rFonts w:hint="eastAsia" w:ascii="仿宋" w:hAnsi="仿宋" w:eastAsia="仿宋" w:cs="仿宋"/>
          <w:spacing w:val="13"/>
          <w:sz w:val="24"/>
          <w:szCs w:val="24"/>
        </w:rPr>
      </w:pPr>
      <w:r>
        <w:rPr>
          <w:rFonts w:hint="eastAsia" w:ascii="仿宋" w:hAnsi="仿宋" w:eastAsia="仿宋" w:cs="仿宋"/>
          <w:spacing w:val="2"/>
          <w:sz w:val="24"/>
          <w:szCs w:val="24"/>
        </w:rPr>
        <w:t>1</w:t>
      </w:r>
      <w:del w:id="1099" w:author="不要说话" w:date="2026-03-25T17:29:27Z">
        <w:r>
          <w:rPr>
            <w:rFonts w:hint="default" w:ascii="仿宋" w:hAnsi="仿宋" w:eastAsia="仿宋" w:cs="仿宋"/>
            <w:spacing w:val="2"/>
            <w:sz w:val="24"/>
            <w:szCs w:val="24"/>
            <w:lang w:val="en-US"/>
          </w:rPr>
          <w:delText>5</w:delText>
        </w:r>
      </w:del>
      <w:ins w:id="1100" w:author="不要说话" w:date="2026-03-25T17:29:27Z">
        <w:r>
          <w:rPr>
            <w:rFonts w:hint="eastAsia" w:ascii="仿宋" w:hAnsi="仿宋" w:eastAsia="仿宋" w:cs="仿宋"/>
            <w:spacing w:val="2"/>
            <w:sz w:val="24"/>
            <w:szCs w:val="24"/>
            <w:lang w:val="en-US" w:eastAsia="zh-CN"/>
          </w:rPr>
          <w:t>6</w:t>
        </w:r>
      </w:ins>
      <w:r>
        <w:rPr>
          <w:rFonts w:hint="eastAsia" w:ascii="仿宋" w:hAnsi="仿宋" w:eastAsia="仿宋" w:cs="仿宋"/>
          <w:spacing w:val="2"/>
          <w:sz w:val="24"/>
          <w:szCs w:val="24"/>
        </w:rPr>
        <w:t>.9</w:t>
      </w:r>
      <w:r>
        <w:rPr>
          <w:rFonts w:hint="eastAsia" w:ascii="仿宋" w:hAnsi="仿宋" w:eastAsia="仿宋" w:cs="仿宋"/>
          <w:spacing w:val="13"/>
          <w:sz w:val="24"/>
          <w:szCs w:val="24"/>
        </w:rPr>
        <w:t>如果本合同的任何条款在任何时候变成不合法、无效或不可强制执行而不从根本上影响本合同的效力时，本合同的其他条款不受影响。</w:t>
      </w:r>
    </w:p>
    <w:p w14:paraId="7EE9C952">
      <w:pPr>
        <w:pStyle w:val="23"/>
        <w:spacing w:before="32" w:line="279" w:lineRule="auto"/>
        <w:ind w:firstLine="509"/>
        <w:jc w:val="both"/>
        <w:rPr>
          <w:rFonts w:hint="eastAsia" w:ascii="仿宋" w:hAnsi="仿宋" w:eastAsia="仿宋" w:cs="仿宋"/>
          <w:spacing w:val="13"/>
          <w:sz w:val="24"/>
          <w:szCs w:val="24"/>
        </w:rPr>
      </w:pPr>
      <w:r>
        <w:rPr>
          <w:rFonts w:hint="eastAsia" w:ascii="仿宋" w:hAnsi="仿宋" w:eastAsia="仿宋" w:cs="仿宋"/>
          <w:spacing w:val="13"/>
          <w:sz w:val="24"/>
          <w:szCs w:val="24"/>
        </w:rPr>
        <w:t>1</w:t>
      </w:r>
      <w:del w:id="1101" w:author="不要说话" w:date="2026-03-25T17:29:28Z">
        <w:r>
          <w:rPr>
            <w:rFonts w:hint="default" w:ascii="仿宋" w:hAnsi="仿宋" w:eastAsia="仿宋" w:cs="仿宋"/>
            <w:spacing w:val="13"/>
            <w:sz w:val="24"/>
            <w:szCs w:val="24"/>
            <w:lang w:val="en-US"/>
          </w:rPr>
          <w:delText>5</w:delText>
        </w:r>
      </w:del>
      <w:ins w:id="1102" w:author="不要说话" w:date="2026-03-25T17:29:28Z">
        <w:r>
          <w:rPr>
            <w:rFonts w:hint="eastAsia" w:ascii="仿宋" w:hAnsi="仿宋" w:eastAsia="仿宋" w:cs="仿宋"/>
            <w:spacing w:val="13"/>
            <w:sz w:val="24"/>
            <w:szCs w:val="24"/>
            <w:lang w:val="en-US" w:eastAsia="zh-CN"/>
          </w:rPr>
          <w:t>6</w:t>
        </w:r>
      </w:ins>
      <w:r>
        <w:rPr>
          <w:rFonts w:hint="eastAsia" w:ascii="仿宋" w:hAnsi="仿宋" w:eastAsia="仿宋" w:cs="仿宋"/>
          <w:spacing w:val="13"/>
          <w:sz w:val="24"/>
          <w:szCs w:val="24"/>
        </w:rPr>
        <w:t>.10本合同的任何内容不应被视为或解释为双方之间具有合资、合伙、代理关系。</w:t>
      </w:r>
    </w:p>
    <w:p w14:paraId="3B985E26">
      <w:pPr>
        <w:pStyle w:val="23"/>
        <w:spacing w:before="32" w:line="279" w:lineRule="auto"/>
        <w:ind w:firstLine="509"/>
        <w:jc w:val="both"/>
        <w:rPr>
          <w:rFonts w:hint="eastAsia" w:ascii="仿宋" w:hAnsi="仿宋" w:eastAsia="仿宋" w:cs="仿宋"/>
          <w:spacing w:val="13"/>
          <w:sz w:val="24"/>
          <w:szCs w:val="24"/>
        </w:rPr>
      </w:pPr>
      <w:r>
        <w:rPr>
          <w:rFonts w:hint="eastAsia" w:ascii="仿宋" w:hAnsi="仿宋" w:eastAsia="仿宋" w:cs="仿宋"/>
          <w:spacing w:val="13"/>
          <w:sz w:val="24"/>
          <w:szCs w:val="24"/>
        </w:rPr>
        <w:t>1</w:t>
      </w:r>
      <w:del w:id="1103" w:author="不要说话" w:date="2026-03-25T17:29:29Z">
        <w:r>
          <w:rPr>
            <w:rFonts w:hint="default" w:ascii="仿宋" w:hAnsi="仿宋" w:eastAsia="仿宋" w:cs="仿宋"/>
            <w:spacing w:val="13"/>
            <w:sz w:val="24"/>
            <w:szCs w:val="24"/>
            <w:lang w:val="en-US"/>
          </w:rPr>
          <w:delText>5</w:delText>
        </w:r>
      </w:del>
      <w:ins w:id="1104" w:author="不要说话" w:date="2026-03-25T17:29:29Z">
        <w:r>
          <w:rPr>
            <w:rFonts w:hint="eastAsia" w:ascii="仿宋" w:hAnsi="仿宋" w:eastAsia="仿宋" w:cs="仿宋"/>
            <w:spacing w:val="13"/>
            <w:sz w:val="24"/>
            <w:szCs w:val="24"/>
            <w:lang w:val="en-US" w:eastAsia="zh-CN"/>
          </w:rPr>
          <w:t>6</w:t>
        </w:r>
      </w:ins>
      <w:r>
        <w:rPr>
          <w:rFonts w:hint="eastAsia" w:ascii="仿宋" w:hAnsi="仿宋" w:eastAsia="仿宋" w:cs="仿宋"/>
          <w:spacing w:val="13"/>
          <w:sz w:val="24"/>
          <w:szCs w:val="24"/>
        </w:rPr>
        <w:t>.11未经甲方书面同意，乙方不得向第三方转让全部或部分权利，也不得以包括但不限于保理、质押等形式处分本合同项下的权利。</w:t>
      </w:r>
    </w:p>
    <w:p w14:paraId="245FBE26">
      <w:pPr>
        <w:pStyle w:val="23"/>
        <w:spacing w:before="32" w:line="279" w:lineRule="auto"/>
        <w:ind w:firstLine="509"/>
        <w:jc w:val="both"/>
        <w:rPr>
          <w:rFonts w:hint="eastAsia" w:ascii="仿宋" w:hAnsi="仿宋" w:eastAsia="仿宋" w:cs="仿宋"/>
          <w:spacing w:val="13"/>
          <w:sz w:val="24"/>
          <w:szCs w:val="24"/>
        </w:rPr>
      </w:pPr>
      <w:r>
        <w:rPr>
          <w:rFonts w:hint="eastAsia" w:ascii="仿宋" w:hAnsi="仿宋" w:eastAsia="仿宋" w:cs="仿宋"/>
          <w:spacing w:val="13"/>
          <w:sz w:val="24"/>
          <w:szCs w:val="24"/>
        </w:rPr>
        <w:t>1</w:t>
      </w:r>
      <w:del w:id="1105" w:author="不要说话" w:date="2026-03-25T17:29:30Z">
        <w:r>
          <w:rPr>
            <w:rFonts w:hint="default" w:ascii="仿宋" w:hAnsi="仿宋" w:eastAsia="仿宋" w:cs="仿宋"/>
            <w:spacing w:val="13"/>
            <w:sz w:val="24"/>
            <w:szCs w:val="24"/>
            <w:lang w:val="en-US"/>
          </w:rPr>
          <w:delText>5</w:delText>
        </w:r>
      </w:del>
      <w:ins w:id="1106" w:author="不要说话" w:date="2026-03-25T17:29:30Z">
        <w:r>
          <w:rPr>
            <w:rFonts w:hint="eastAsia" w:ascii="仿宋" w:hAnsi="仿宋" w:eastAsia="仿宋" w:cs="仿宋"/>
            <w:spacing w:val="13"/>
            <w:sz w:val="24"/>
            <w:szCs w:val="24"/>
            <w:lang w:val="en-US" w:eastAsia="zh-CN"/>
          </w:rPr>
          <w:t>6</w:t>
        </w:r>
      </w:ins>
      <w:r>
        <w:rPr>
          <w:rFonts w:hint="eastAsia" w:ascii="仿宋" w:hAnsi="仿宋" w:eastAsia="仿宋" w:cs="仿宋"/>
          <w:spacing w:val="13"/>
          <w:sz w:val="24"/>
          <w:szCs w:val="24"/>
        </w:rPr>
        <w:t>.1</w:t>
      </w:r>
      <w:r>
        <w:rPr>
          <w:rFonts w:hint="eastAsia" w:ascii="仿宋" w:hAnsi="仿宋" w:eastAsia="仿宋" w:cs="仿宋"/>
          <w:spacing w:val="13"/>
          <w:sz w:val="24"/>
          <w:szCs w:val="24"/>
          <w:lang w:val="en-US" w:eastAsia="zh-CN"/>
        </w:rPr>
        <w:t>2</w:t>
      </w:r>
      <w:r>
        <w:rPr>
          <w:rFonts w:hint="eastAsia" w:ascii="仿宋" w:hAnsi="仿宋" w:eastAsia="仿宋" w:cs="仿宋"/>
          <w:spacing w:val="13"/>
          <w:sz w:val="24"/>
          <w:szCs w:val="24"/>
        </w:rPr>
        <w:t>双方同意，下述文件是本合同不可分割的组成部分，并与本合同文件一起阅读和解释：</w:t>
      </w:r>
    </w:p>
    <w:p w14:paraId="02C8946D">
      <w:pPr>
        <w:pStyle w:val="23"/>
        <w:spacing w:before="32" w:line="279" w:lineRule="auto"/>
        <w:ind w:firstLine="509"/>
        <w:jc w:val="both"/>
        <w:rPr>
          <w:rFonts w:hint="eastAsia" w:ascii="仿宋" w:hAnsi="仿宋" w:eastAsia="仿宋" w:cs="仿宋"/>
          <w:spacing w:val="13"/>
          <w:sz w:val="24"/>
          <w:szCs w:val="24"/>
        </w:rPr>
      </w:pPr>
      <w:r>
        <w:rPr>
          <w:rFonts w:hint="eastAsia" w:ascii="仿宋" w:hAnsi="仿宋" w:eastAsia="仿宋" w:cs="仿宋"/>
          <w:spacing w:val="13"/>
          <w:sz w:val="24"/>
          <w:szCs w:val="24"/>
        </w:rPr>
        <w:t>(1)本合同正文；</w:t>
      </w:r>
    </w:p>
    <w:p w14:paraId="35746448">
      <w:pPr>
        <w:pStyle w:val="23"/>
        <w:spacing w:before="32" w:line="279" w:lineRule="auto"/>
        <w:ind w:firstLine="509"/>
        <w:jc w:val="both"/>
        <w:rPr>
          <w:rFonts w:hint="eastAsia" w:ascii="仿宋" w:hAnsi="仿宋" w:eastAsia="仿宋" w:cs="仿宋"/>
          <w:spacing w:val="13"/>
          <w:sz w:val="24"/>
          <w:szCs w:val="24"/>
        </w:rPr>
      </w:pPr>
      <w:r>
        <w:rPr>
          <w:rFonts w:hint="eastAsia" w:ascii="仿宋" w:hAnsi="仿宋" w:eastAsia="仿宋" w:cs="仿宋"/>
          <w:spacing w:val="13"/>
          <w:sz w:val="24"/>
          <w:szCs w:val="24"/>
        </w:rPr>
        <w:t>(2)合同附件(如有);</w:t>
      </w:r>
    </w:p>
    <w:p w14:paraId="4186CE1F">
      <w:pPr>
        <w:pStyle w:val="23"/>
        <w:spacing w:before="32" w:line="279" w:lineRule="auto"/>
        <w:ind w:firstLine="509"/>
        <w:rPr>
          <w:rFonts w:hint="eastAsia" w:ascii="仿宋" w:hAnsi="仿宋" w:eastAsia="仿宋" w:cs="仿宋"/>
          <w:spacing w:val="13"/>
        </w:rPr>
      </w:pPr>
      <w:r>
        <w:rPr>
          <w:rFonts w:hint="eastAsia" w:ascii="仿宋" w:hAnsi="仿宋" w:eastAsia="仿宋" w:cs="仿宋"/>
          <w:spacing w:val="13"/>
          <w:sz w:val="24"/>
          <w:szCs w:val="24"/>
        </w:rPr>
        <w:t>上述各文件彼此相互解释、相互补充，如在上述文件之间出现含糊或冲突之处</w:t>
      </w:r>
      <w:r>
        <w:rPr>
          <w:rFonts w:hint="eastAsia" w:ascii="仿宋" w:hAnsi="仿宋" w:eastAsia="仿宋" w:cs="仿宋"/>
          <w:spacing w:val="13"/>
          <w:sz w:val="24"/>
          <w:szCs w:val="24"/>
          <w:lang w:eastAsia="zh-CN"/>
        </w:rPr>
        <w:t>，</w:t>
      </w:r>
      <w:r>
        <w:rPr>
          <w:rFonts w:hint="eastAsia" w:ascii="仿宋" w:hAnsi="仿宋" w:eastAsia="仿宋" w:cs="仿宋"/>
          <w:spacing w:val="13"/>
          <w:sz w:val="24"/>
          <w:szCs w:val="24"/>
        </w:rPr>
        <w:t>就同一事项的解释，应当以本条上述排列次序在先的文件所表述的意思为准；当同一顺序的多份文件之间发生内容冲突时，应以文件形成时间较后的为准。对于同一类合同文件，以其最新版本为准。</w:t>
      </w:r>
      <w:r>
        <w:rPr>
          <w:rFonts w:hint="eastAsia" w:ascii="仿宋" w:hAnsi="仿宋" w:eastAsia="仿宋" w:cs="仿宋"/>
          <w:spacing w:val="13"/>
        </w:rPr>
        <w:br w:type="page"/>
      </w:r>
    </w:p>
    <w:bookmarkEnd w:id="19"/>
    <w:bookmarkEnd w:id="20"/>
    <w:bookmarkEnd w:id="21"/>
    <w:p w14:paraId="47AA0F6F">
      <w:pPr>
        <w:pStyle w:val="65"/>
        <w:snapToGrid w:val="0"/>
        <w:spacing w:line="348" w:lineRule="auto"/>
        <w:rPr>
          <w:rFonts w:hint="eastAsia" w:ascii="仿宋" w:hAnsi="仿宋" w:eastAsia="仿宋" w:cs="仿宋"/>
        </w:rPr>
      </w:pPr>
      <w:r>
        <w:rPr>
          <w:rFonts w:hint="eastAsia" w:ascii="仿宋" w:hAnsi="仿宋" w:eastAsia="仿宋" w:cs="仿宋"/>
          <w:sz w:val="32"/>
          <w:szCs w:val="32"/>
        </w:rPr>
        <w:br w:type="page"/>
      </w:r>
      <w:r>
        <w:rPr>
          <w:rFonts w:hint="eastAsia" w:ascii="仿宋" w:hAnsi="仿宋" w:eastAsia="仿宋" w:cs="仿宋"/>
        </w:rPr>
        <w:t>第七章 响应文件格式</w:t>
      </w:r>
    </w:p>
    <w:p w14:paraId="6628FB8D">
      <w:pPr>
        <w:pStyle w:val="65"/>
        <w:outlineLvl w:val="9"/>
        <w:rPr>
          <w:rFonts w:hint="eastAsia" w:ascii="仿宋" w:hAnsi="仿宋" w:eastAsia="仿宋" w:cs="仿宋"/>
        </w:rPr>
      </w:pPr>
    </w:p>
    <w:p w14:paraId="4D474290">
      <w:pPr>
        <w:autoSpaceDE/>
        <w:autoSpaceDN/>
        <w:adjustRightInd/>
        <w:spacing w:line="360" w:lineRule="auto"/>
        <w:ind w:firstLine="0" w:firstLineChars="0"/>
        <w:jc w:val="center"/>
        <w:rPr>
          <w:rFonts w:hint="eastAsia" w:ascii="仿宋" w:hAnsi="仿宋" w:eastAsia="仿宋" w:cs="仿宋"/>
          <w:b/>
          <w:bCs/>
          <w:sz w:val="18"/>
          <w:szCs w:val="18"/>
          <w:u w:val="single"/>
        </w:rPr>
      </w:pPr>
      <w:r>
        <w:rPr>
          <w:rFonts w:hint="eastAsia" w:ascii="仿宋" w:hAnsi="仿宋" w:eastAsia="仿宋" w:cs="仿宋"/>
          <w:bCs/>
          <w:sz w:val="2"/>
          <w:szCs w:val="2"/>
        </w:rPr>
        <w:t>U</w:t>
      </w:r>
      <w:r>
        <w:rPr>
          <w:rFonts w:hint="eastAsia" w:ascii="仿宋" w:hAnsi="仿宋" w:eastAsia="仿宋" w:cs="仿宋"/>
          <w:b/>
          <w:bCs/>
          <w:sz w:val="44"/>
          <w:szCs w:val="44"/>
          <w:u w:val="single"/>
        </w:rPr>
        <w:t xml:space="preserve">   （ 项 目 名 称 ）   </w:t>
      </w:r>
    </w:p>
    <w:p w14:paraId="41D16F32">
      <w:pPr>
        <w:tabs>
          <w:tab w:val="left" w:pos="500"/>
        </w:tabs>
        <w:autoSpaceDE/>
        <w:autoSpaceDN/>
        <w:adjustRightInd/>
        <w:snapToGrid w:val="0"/>
        <w:spacing w:line="360" w:lineRule="auto"/>
        <w:ind w:firstLine="0" w:firstLineChars="0"/>
        <w:jc w:val="center"/>
        <w:rPr>
          <w:rFonts w:hint="eastAsia" w:ascii="仿宋" w:hAnsi="仿宋" w:eastAsia="仿宋" w:cs="仿宋"/>
          <w:b/>
          <w:sz w:val="48"/>
          <w:szCs w:val="48"/>
        </w:rPr>
      </w:pPr>
    </w:p>
    <w:p w14:paraId="1AA3A5B0">
      <w:pPr>
        <w:tabs>
          <w:tab w:val="left" w:pos="500"/>
        </w:tabs>
        <w:autoSpaceDE/>
        <w:autoSpaceDN/>
        <w:adjustRightInd/>
        <w:snapToGrid w:val="0"/>
        <w:spacing w:line="360" w:lineRule="auto"/>
        <w:ind w:firstLine="0" w:firstLineChars="0"/>
        <w:jc w:val="center"/>
        <w:rPr>
          <w:rFonts w:hint="eastAsia" w:ascii="仿宋" w:hAnsi="仿宋" w:eastAsia="仿宋" w:cs="仿宋"/>
          <w:b/>
          <w:sz w:val="48"/>
          <w:szCs w:val="48"/>
        </w:rPr>
      </w:pPr>
    </w:p>
    <w:p w14:paraId="13180038">
      <w:pPr>
        <w:autoSpaceDE/>
        <w:autoSpaceDN/>
        <w:adjustRightInd/>
        <w:spacing w:line="360" w:lineRule="auto"/>
        <w:ind w:firstLine="0" w:firstLineChars="0"/>
        <w:jc w:val="center"/>
        <w:rPr>
          <w:rFonts w:hint="eastAsia" w:ascii="仿宋" w:hAnsi="仿宋" w:eastAsia="仿宋" w:cs="仿宋"/>
          <w:b/>
          <w:sz w:val="84"/>
          <w:szCs w:val="84"/>
        </w:rPr>
      </w:pPr>
      <w:r>
        <w:rPr>
          <w:rFonts w:hint="eastAsia" w:ascii="仿宋" w:hAnsi="仿宋" w:eastAsia="仿宋" w:cs="仿宋"/>
          <w:b/>
          <w:sz w:val="84"/>
          <w:szCs w:val="84"/>
        </w:rPr>
        <w:t>响应 文 件</w:t>
      </w:r>
    </w:p>
    <w:p w14:paraId="1ACD2F6D">
      <w:pPr>
        <w:autoSpaceDE/>
        <w:autoSpaceDN/>
        <w:adjustRightInd/>
        <w:spacing w:line="360" w:lineRule="auto"/>
        <w:ind w:firstLine="0" w:firstLineChars="0"/>
        <w:jc w:val="center"/>
        <w:rPr>
          <w:rFonts w:hint="eastAsia" w:ascii="仿宋" w:hAnsi="仿宋" w:eastAsia="仿宋" w:cs="仿宋"/>
          <w:b/>
          <w:sz w:val="84"/>
          <w:szCs w:val="84"/>
        </w:rPr>
      </w:pPr>
    </w:p>
    <w:p w14:paraId="4CA11C39">
      <w:pPr>
        <w:autoSpaceDE/>
        <w:autoSpaceDN/>
        <w:adjustRightInd/>
        <w:spacing w:line="360" w:lineRule="auto"/>
        <w:ind w:firstLine="0" w:firstLineChars="0"/>
        <w:jc w:val="center"/>
        <w:rPr>
          <w:rFonts w:hint="eastAsia" w:ascii="仿宋" w:hAnsi="仿宋" w:eastAsia="仿宋" w:cs="仿宋"/>
          <w:b/>
          <w:szCs w:val="21"/>
        </w:rPr>
      </w:pPr>
    </w:p>
    <w:p w14:paraId="5BC49650">
      <w:pPr>
        <w:autoSpaceDE/>
        <w:autoSpaceDN/>
        <w:adjustRightInd/>
        <w:spacing w:line="360" w:lineRule="auto"/>
        <w:ind w:firstLine="151" w:firstLineChars="50"/>
        <w:rPr>
          <w:rFonts w:hint="eastAsia" w:ascii="仿宋" w:hAnsi="仿宋" w:eastAsia="仿宋" w:cs="仿宋"/>
          <w:b/>
          <w:sz w:val="32"/>
        </w:rPr>
      </w:pPr>
      <w:r>
        <w:rPr>
          <w:rFonts w:hint="eastAsia" w:ascii="仿宋" w:hAnsi="仿宋" w:eastAsia="仿宋" w:cs="仿宋"/>
          <w:b/>
          <w:sz w:val="30"/>
        </w:rPr>
        <w:t>谈判编号：</w:t>
      </w:r>
    </w:p>
    <w:p w14:paraId="1FC77293">
      <w:pPr>
        <w:autoSpaceDE/>
        <w:autoSpaceDN/>
        <w:adjustRightInd/>
        <w:spacing w:line="360" w:lineRule="auto"/>
        <w:ind w:firstLine="0" w:firstLineChars="0"/>
        <w:rPr>
          <w:rFonts w:hint="eastAsia" w:ascii="仿宋" w:hAnsi="仿宋" w:eastAsia="仿宋" w:cs="仿宋"/>
          <w:b/>
          <w:sz w:val="32"/>
          <w:szCs w:val="32"/>
        </w:rPr>
      </w:pPr>
    </w:p>
    <w:p w14:paraId="41834061">
      <w:pPr>
        <w:autoSpaceDE/>
        <w:autoSpaceDN/>
        <w:adjustRightInd/>
        <w:spacing w:line="360" w:lineRule="auto"/>
        <w:ind w:firstLine="180" w:firstLineChars="56"/>
        <w:rPr>
          <w:rFonts w:hint="eastAsia" w:ascii="仿宋" w:hAnsi="仿宋" w:eastAsia="仿宋" w:cs="仿宋"/>
          <w:b/>
          <w:sz w:val="32"/>
        </w:rPr>
      </w:pPr>
      <w:r>
        <w:rPr>
          <w:rFonts w:hint="eastAsia" w:ascii="仿宋" w:hAnsi="仿宋" w:eastAsia="仿宋" w:cs="仿宋"/>
          <w:b/>
          <w:sz w:val="32"/>
        </w:rPr>
        <w:t>供应商名称：</w:t>
      </w:r>
      <w:r>
        <w:rPr>
          <w:rFonts w:hint="eastAsia" w:ascii="仿宋" w:hAnsi="仿宋" w:eastAsia="仿宋" w:cs="仿宋"/>
          <w:b/>
          <w:sz w:val="32"/>
          <w:u w:val="single"/>
        </w:rPr>
        <w:t xml:space="preserve">                    </w:t>
      </w:r>
      <w:r>
        <w:rPr>
          <w:rFonts w:hint="eastAsia" w:ascii="仿宋" w:hAnsi="仿宋" w:eastAsia="仿宋" w:cs="仿宋"/>
          <w:b/>
          <w:sz w:val="32"/>
        </w:rPr>
        <w:t>（及公章）</w:t>
      </w:r>
    </w:p>
    <w:p w14:paraId="63498DF2">
      <w:pPr>
        <w:autoSpaceDE/>
        <w:autoSpaceDN/>
        <w:adjustRightInd/>
        <w:spacing w:line="360" w:lineRule="auto"/>
        <w:ind w:firstLine="0" w:firstLineChars="0"/>
        <w:rPr>
          <w:rFonts w:hint="eastAsia" w:ascii="仿宋" w:hAnsi="仿宋" w:eastAsia="仿宋" w:cs="仿宋"/>
          <w:b/>
          <w:sz w:val="32"/>
        </w:rPr>
      </w:pPr>
    </w:p>
    <w:p w14:paraId="17D76C69">
      <w:pPr>
        <w:autoSpaceDE/>
        <w:autoSpaceDN/>
        <w:adjustRightInd/>
        <w:spacing w:line="360" w:lineRule="auto"/>
        <w:ind w:firstLine="180" w:firstLineChars="56"/>
        <w:rPr>
          <w:rFonts w:hint="eastAsia" w:ascii="仿宋" w:hAnsi="仿宋" w:eastAsia="仿宋" w:cs="仿宋"/>
          <w:b/>
          <w:sz w:val="32"/>
        </w:rPr>
      </w:pPr>
      <w:r>
        <w:rPr>
          <w:rFonts w:hint="eastAsia" w:ascii="仿宋" w:hAnsi="仿宋" w:eastAsia="仿宋" w:cs="仿宋"/>
          <w:b/>
          <w:sz w:val="32"/>
        </w:rPr>
        <w:t>法定代表人或委托代理人：       （签字）</w:t>
      </w:r>
    </w:p>
    <w:p w14:paraId="3E66B669">
      <w:pPr>
        <w:autoSpaceDE/>
        <w:autoSpaceDN/>
        <w:adjustRightInd/>
        <w:spacing w:line="360" w:lineRule="auto"/>
        <w:ind w:firstLine="0" w:firstLineChars="0"/>
        <w:jc w:val="center"/>
        <w:rPr>
          <w:rFonts w:hint="eastAsia" w:ascii="仿宋" w:hAnsi="仿宋" w:eastAsia="仿宋" w:cs="仿宋"/>
          <w:b/>
          <w:sz w:val="32"/>
        </w:rPr>
      </w:pPr>
    </w:p>
    <w:p w14:paraId="0570B1D1">
      <w:pPr>
        <w:autoSpaceDE/>
        <w:autoSpaceDN/>
        <w:adjustRightInd/>
        <w:spacing w:line="360" w:lineRule="auto"/>
        <w:ind w:firstLine="0" w:firstLineChars="0"/>
        <w:jc w:val="center"/>
        <w:rPr>
          <w:rFonts w:hint="eastAsia" w:ascii="仿宋" w:hAnsi="仿宋" w:eastAsia="仿宋" w:cs="仿宋"/>
          <w:b/>
          <w:sz w:val="32"/>
        </w:rPr>
      </w:pPr>
    </w:p>
    <w:p w14:paraId="5E3167DB">
      <w:pPr>
        <w:autoSpaceDE/>
        <w:autoSpaceDN/>
        <w:adjustRightInd/>
        <w:spacing w:line="360" w:lineRule="auto"/>
        <w:ind w:firstLine="0" w:firstLineChars="0"/>
        <w:jc w:val="center"/>
        <w:rPr>
          <w:rFonts w:hint="eastAsia" w:ascii="仿宋" w:hAnsi="仿宋" w:eastAsia="仿宋" w:cs="仿宋"/>
          <w:b/>
          <w:bCs/>
          <w:sz w:val="28"/>
          <w:szCs w:val="28"/>
        </w:rPr>
      </w:pPr>
      <w:r>
        <w:rPr>
          <w:rFonts w:hint="eastAsia" w:ascii="仿宋" w:hAnsi="仿宋" w:eastAsia="仿宋" w:cs="仿宋"/>
          <w:b/>
          <w:bCs/>
          <w:sz w:val="28"/>
          <w:szCs w:val="28"/>
        </w:rPr>
        <w:t>年月日</w:t>
      </w:r>
    </w:p>
    <w:p w14:paraId="4F623FF8">
      <w:pPr>
        <w:autoSpaceDE/>
        <w:autoSpaceDN/>
        <w:adjustRightInd/>
        <w:spacing w:line="240" w:lineRule="auto"/>
        <w:ind w:firstLine="0" w:firstLineChars="0"/>
        <w:jc w:val="left"/>
        <w:rPr>
          <w:rFonts w:hint="eastAsia" w:ascii="仿宋" w:hAnsi="仿宋" w:eastAsia="仿宋" w:cs="仿宋"/>
          <w:b/>
          <w:bCs/>
          <w:sz w:val="28"/>
          <w:szCs w:val="28"/>
        </w:rPr>
      </w:pPr>
      <w:r>
        <w:rPr>
          <w:rFonts w:hint="eastAsia" w:ascii="仿宋" w:hAnsi="仿宋" w:eastAsia="仿宋" w:cs="仿宋"/>
          <w:b/>
          <w:bCs/>
          <w:sz w:val="28"/>
          <w:szCs w:val="28"/>
        </w:rPr>
        <w:br w:type="page"/>
      </w:r>
    </w:p>
    <w:p w14:paraId="4A274F83">
      <w:pPr>
        <w:pStyle w:val="65"/>
        <w:snapToGrid w:val="0"/>
        <w:spacing w:line="348" w:lineRule="auto"/>
        <w:outlineLvl w:val="1"/>
        <w:rPr>
          <w:rFonts w:hint="eastAsia" w:ascii="仿宋" w:hAnsi="仿宋" w:eastAsia="仿宋" w:cs="仿宋"/>
        </w:rPr>
      </w:pPr>
      <w:r>
        <w:rPr>
          <w:rFonts w:hint="eastAsia" w:ascii="仿宋" w:hAnsi="仿宋" w:eastAsia="仿宋" w:cs="仿宋"/>
        </w:rPr>
        <w:t>第七章 响应文件格式</w:t>
      </w:r>
    </w:p>
    <w:p w14:paraId="7F0BC6CE">
      <w:pPr>
        <w:autoSpaceDE/>
        <w:autoSpaceDN/>
        <w:spacing w:line="480" w:lineRule="auto"/>
        <w:ind w:firstLine="0" w:firstLineChars="0"/>
        <w:rPr>
          <w:rFonts w:hint="eastAsia" w:ascii="仿宋" w:hAnsi="仿宋" w:eastAsia="仿宋" w:cs="仿宋"/>
          <w:sz w:val="21"/>
          <w:szCs w:val="21"/>
        </w:rPr>
      </w:pPr>
      <w:r>
        <w:rPr>
          <w:rFonts w:hint="eastAsia" w:ascii="仿宋" w:hAnsi="仿宋" w:eastAsia="仿宋" w:cs="仿宋"/>
          <w:sz w:val="21"/>
          <w:szCs w:val="21"/>
        </w:rPr>
        <w:t>文件格式按下列顺序编制</w:t>
      </w:r>
    </w:p>
    <w:p w14:paraId="6CA30C28">
      <w:pPr>
        <w:pStyle w:val="110"/>
        <w:numPr>
          <w:ilvl w:val="0"/>
          <w:numId w:val="18"/>
        </w:numPr>
        <w:spacing w:line="480" w:lineRule="auto"/>
        <w:ind w:firstLineChars="0"/>
        <w:rPr>
          <w:rFonts w:hint="eastAsia" w:ascii="仿宋" w:hAnsi="仿宋" w:eastAsia="仿宋" w:cs="仿宋"/>
          <w:sz w:val="21"/>
          <w:szCs w:val="21"/>
        </w:rPr>
      </w:pPr>
      <w:r>
        <w:rPr>
          <w:rFonts w:hint="eastAsia" w:ascii="仿宋" w:hAnsi="仿宋" w:eastAsia="仿宋" w:cs="仿宋"/>
          <w:sz w:val="21"/>
          <w:szCs w:val="21"/>
          <w:lang w:val="en-US" w:eastAsia="zh-CN"/>
        </w:rPr>
        <w:t>分项报价表</w:t>
      </w:r>
    </w:p>
    <w:p w14:paraId="6E04698A">
      <w:pPr>
        <w:pStyle w:val="110"/>
        <w:numPr>
          <w:ilvl w:val="0"/>
          <w:numId w:val="18"/>
        </w:numPr>
        <w:spacing w:line="480" w:lineRule="auto"/>
        <w:ind w:firstLineChars="0"/>
        <w:rPr>
          <w:rFonts w:hint="eastAsia" w:ascii="仿宋" w:hAnsi="仿宋" w:eastAsia="仿宋" w:cs="仿宋"/>
          <w:sz w:val="21"/>
          <w:szCs w:val="21"/>
          <w:lang w:val="en-US" w:eastAsia="zh-CN"/>
        </w:rPr>
      </w:pPr>
      <w:r>
        <w:rPr>
          <w:rFonts w:hint="eastAsia" w:ascii="仿宋" w:hAnsi="仿宋" w:eastAsia="仿宋" w:cs="仿宋"/>
          <w:sz w:val="21"/>
          <w:szCs w:val="21"/>
        </w:rPr>
        <w:t>资格证明文件</w:t>
      </w:r>
    </w:p>
    <w:p w14:paraId="3A486190">
      <w:pPr>
        <w:pStyle w:val="110"/>
        <w:numPr>
          <w:ilvl w:val="0"/>
          <w:numId w:val="18"/>
        </w:numPr>
        <w:spacing w:line="480" w:lineRule="auto"/>
        <w:ind w:firstLineChars="0"/>
        <w:rPr>
          <w:rFonts w:hint="eastAsia" w:ascii="仿宋" w:hAnsi="仿宋" w:eastAsia="仿宋" w:cs="仿宋"/>
          <w:sz w:val="21"/>
          <w:szCs w:val="21"/>
        </w:rPr>
      </w:pPr>
      <w:r>
        <w:rPr>
          <w:rFonts w:hint="eastAsia" w:ascii="仿宋" w:hAnsi="仿宋" w:eastAsia="仿宋" w:cs="仿宋"/>
          <w:sz w:val="21"/>
          <w:szCs w:val="21"/>
        </w:rPr>
        <w:t>供应商承诺书</w:t>
      </w:r>
    </w:p>
    <w:p w14:paraId="0B2963F0">
      <w:pPr>
        <w:pStyle w:val="110"/>
        <w:numPr>
          <w:ilvl w:val="0"/>
          <w:numId w:val="18"/>
        </w:numPr>
        <w:spacing w:line="480" w:lineRule="auto"/>
        <w:ind w:firstLineChars="0"/>
        <w:rPr>
          <w:rFonts w:hint="eastAsia" w:ascii="仿宋" w:hAnsi="仿宋" w:eastAsia="仿宋" w:cs="仿宋"/>
          <w:sz w:val="21"/>
          <w:szCs w:val="21"/>
        </w:rPr>
      </w:pPr>
      <w:r>
        <w:rPr>
          <w:rFonts w:hint="eastAsia" w:ascii="仿宋" w:hAnsi="仿宋" w:eastAsia="仿宋" w:cs="仿宋"/>
          <w:sz w:val="21"/>
          <w:szCs w:val="21"/>
          <w:lang w:val="en-US" w:eastAsia="zh-CN"/>
        </w:rPr>
        <w:t>技术方案</w:t>
      </w:r>
    </w:p>
    <w:p w14:paraId="67E9C149">
      <w:pPr>
        <w:pStyle w:val="110"/>
        <w:numPr>
          <w:ilvl w:val="0"/>
          <w:numId w:val="18"/>
        </w:numPr>
        <w:spacing w:line="480" w:lineRule="auto"/>
        <w:ind w:firstLineChars="0"/>
        <w:rPr>
          <w:rFonts w:hint="eastAsia" w:ascii="仿宋" w:hAnsi="仿宋" w:eastAsia="仿宋" w:cs="仿宋"/>
        </w:rPr>
      </w:pPr>
      <w:r>
        <w:rPr>
          <w:rFonts w:hint="eastAsia" w:ascii="仿宋" w:hAnsi="仿宋" w:eastAsia="仿宋" w:cs="仿宋"/>
          <w:sz w:val="21"/>
          <w:szCs w:val="21"/>
        </w:rPr>
        <w:t>供应商认为必要的其它文件</w:t>
      </w:r>
    </w:p>
    <w:p w14:paraId="7E9890EE">
      <w:pPr>
        <w:autoSpaceDE/>
        <w:autoSpaceDN/>
        <w:adjustRightInd/>
        <w:spacing w:line="360" w:lineRule="auto"/>
        <w:ind w:firstLine="0" w:firstLineChars="0"/>
        <w:jc w:val="center"/>
        <w:rPr>
          <w:rFonts w:hint="eastAsia" w:ascii="仿宋" w:hAnsi="仿宋" w:eastAsia="仿宋" w:cs="仿宋"/>
          <w:b/>
          <w:bCs/>
          <w:sz w:val="28"/>
          <w:szCs w:val="28"/>
        </w:rPr>
      </w:pPr>
    </w:p>
    <w:p w14:paraId="79164898">
      <w:pPr>
        <w:autoSpaceDE/>
        <w:autoSpaceDN/>
        <w:adjustRightInd/>
        <w:spacing w:line="240" w:lineRule="auto"/>
        <w:ind w:left="0" w:leftChars="0" w:firstLine="0" w:firstLineChars="0"/>
        <w:jc w:val="left"/>
        <w:rPr>
          <w:rFonts w:hint="eastAsia" w:ascii="仿宋" w:hAnsi="仿宋" w:eastAsia="仿宋" w:cs="仿宋"/>
          <w:sz w:val="32"/>
          <w:szCs w:val="32"/>
        </w:rPr>
        <w:sectPr>
          <w:headerReference r:id="rId5" w:type="default"/>
          <w:footerReference r:id="rId6" w:type="default"/>
          <w:pgSz w:w="11906" w:h="16838"/>
          <w:pgMar w:top="1134" w:right="1134" w:bottom="567" w:left="1134"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仿宋" w:hAnsi="仿宋" w:eastAsia="仿宋" w:cs="仿宋"/>
          <w:sz w:val="32"/>
          <w:szCs w:val="32"/>
        </w:rPr>
        <w:br w:type="page"/>
      </w:r>
    </w:p>
    <w:p w14:paraId="5BE31E08">
      <w:pPr>
        <w:autoSpaceDE/>
        <w:autoSpaceDN/>
        <w:adjustRightInd/>
        <w:spacing w:line="400" w:lineRule="exact"/>
        <w:ind w:firstLine="0" w:firstLineChars="0"/>
        <w:jc w:val="center"/>
        <w:outlineLvl w:val="1"/>
        <w:rPr>
          <w:rFonts w:hint="eastAsia" w:ascii="仿宋" w:hAnsi="仿宋" w:eastAsia="仿宋" w:cs="仿宋"/>
          <w:b/>
          <w:sz w:val="28"/>
          <w:szCs w:val="28"/>
        </w:rPr>
      </w:pPr>
      <w:bookmarkStart w:id="22" w:name="_Toc310252853"/>
      <w:bookmarkStart w:id="23" w:name="_Toc310252652"/>
      <w:r>
        <w:rPr>
          <w:rFonts w:hint="eastAsia" w:ascii="仿宋" w:hAnsi="仿宋" w:eastAsia="仿宋" w:cs="仿宋"/>
          <w:b/>
          <w:sz w:val="28"/>
          <w:szCs w:val="28"/>
        </w:rPr>
        <w:t xml:space="preserve">一、报 价 </w:t>
      </w:r>
      <w:bookmarkEnd w:id="22"/>
      <w:bookmarkEnd w:id="23"/>
      <w:r>
        <w:rPr>
          <w:rFonts w:hint="eastAsia" w:ascii="仿宋" w:hAnsi="仿宋" w:eastAsia="仿宋" w:cs="仿宋"/>
          <w:b/>
          <w:sz w:val="28"/>
          <w:szCs w:val="28"/>
        </w:rPr>
        <w:t>函</w:t>
      </w:r>
    </w:p>
    <w:p w14:paraId="3303F2AC">
      <w:pPr>
        <w:autoSpaceDE/>
        <w:autoSpaceDN/>
        <w:adjustRightInd/>
        <w:spacing w:line="400" w:lineRule="exact"/>
        <w:ind w:firstLine="0" w:firstLineChars="0"/>
        <w:rPr>
          <w:rFonts w:hint="eastAsia" w:ascii="仿宋" w:hAnsi="仿宋" w:eastAsia="仿宋" w:cs="仿宋"/>
          <w:b/>
          <w:sz w:val="28"/>
          <w:szCs w:val="28"/>
        </w:rPr>
      </w:pPr>
    </w:p>
    <w:p w14:paraId="39817B30">
      <w:pPr>
        <w:autoSpaceDE/>
        <w:autoSpaceDN/>
        <w:adjustRightInd/>
        <w:spacing w:line="360" w:lineRule="auto"/>
        <w:ind w:firstLine="0" w:firstLineChars="0"/>
        <w:jc w:val="both"/>
        <w:rPr>
          <w:rFonts w:hint="eastAsia" w:ascii="仿宋" w:hAnsi="仿宋" w:eastAsia="仿宋" w:cs="仿宋"/>
          <w:sz w:val="24"/>
        </w:rPr>
      </w:pPr>
      <w:r>
        <w:rPr>
          <w:rFonts w:hint="eastAsia" w:ascii="仿宋" w:hAnsi="仿宋" w:eastAsia="仿宋" w:cs="仿宋"/>
          <w:sz w:val="24"/>
        </w:rPr>
        <w:t>致：</w:t>
      </w:r>
      <w:r>
        <w:rPr>
          <w:rFonts w:hint="eastAsia" w:ascii="仿宋" w:hAnsi="仿宋" w:eastAsia="仿宋" w:cs="仿宋"/>
          <w:sz w:val="24"/>
          <w:u w:val="single"/>
        </w:rPr>
        <w:t>南京</w:t>
      </w:r>
      <w:r>
        <w:rPr>
          <w:rFonts w:hint="eastAsia" w:ascii="仿宋" w:hAnsi="仿宋" w:eastAsia="仿宋" w:cs="仿宋"/>
          <w:sz w:val="24"/>
          <w:u w:val="single"/>
          <w:lang w:val="en-US" w:eastAsia="zh-CN"/>
        </w:rPr>
        <w:t>三方化工设备监理有限公司</w:t>
      </w:r>
      <w:r>
        <w:rPr>
          <w:rFonts w:hint="eastAsia" w:ascii="仿宋" w:hAnsi="仿宋" w:eastAsia="仿宋" w:cs="仿宋"/>
          <w:sz w:val="24"/>
        </w:rPr>
        <w:t>（采购单位名称）</w:t>
      </w:r>
    </w:p>
    <w:p w14:paraId="270631BB">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u w:val="single"/>
        </w:rPr>
        <w:t xml:space="preserve">根据已收到谈判编号为的 </w:t>
      </w:r>
      <w:r>
        <w:rPr>
          <w:rFonts w:hint="eastAsia" w:ascii="仿宋" w:hAnsi="仿宋" w:eastAsia="仿宋" w:cs="仿宋"/>
          <w:b w:val="0"/>
          <w:sz w:val="24"/>
          <w:u w:val="single"/>
          <w:lang w:val="en-US" w:eastAsia="zh-CN"/>
        </w:rPr>
        <w:t>NJSFTP-</w:t>
      </w:r>
      <w:del w:id="1107" w:author="不要说话" w:date="2026-03-25T09:28:16Z">
        <w:r>
          <w:rPr>
            <w:rFonts w:hint="eastAsia" w:ascii="仿宋" w:hAnsi="仿宋" w:eastAsia="仿宋" w:cs="仿宋"/>
            <w:b w:val="0"/>
            <w:sz w:val="24"/>
            <w:u w:val="single"/>
            <w:lang w:val="en-US" w:eastAsia="zh-CN"/>
          </w:rPr>
          <w:delText>2025</w:delText>
        </w:r>
      </w:del>
      <w:ins w:id="1108" w:author="不要说话" w:date="2026-03-25T09:28:16Z">
        <w:r>
          <w:rPr>
            <w:rFonts w:hint="eastAsia" w:ascii="仿宋" w:hAnsi="仿宋" w:eastAsia="仿宋" w:cs="仿宋"/>
            <w:b w:val="0"/>
            <w:sz w:val="24"/>
            <w:u w:val="single"/>
            <w:lang w:val="en-US" w:eastAsia="zh-CN"/>
          </w:rPr>
          <w:t>2026</w:t>
        </w:r>
      </w:ins>
      <w:r>
        <w:rPr>
          <w:rFonts w:hint="eastAsia" w:ascii="仿宋" w:hAnsi="仿宋" w:eastAsia="仿宋" w:cs="仿宋"/>
          <w:b w:val="0"/>
          <w:sz w:val="24"/>
          <w:u w:val="single"/>
          <w:lang w:val="en-US" w:eastAsia="zh-CN"/>
        </w:rPr>
        <w:t>-07-01</w:t>
      </w:r>
      <w:r>
        <w:rPr>
          <w:rFonts w:hint="eastAsia" w:ascii="仿宋" w:hAnsi="仿宋" w:eastAsia="仿宋" w:cs="仿宋"/>
          <w:sz w:val="24"/>
          <w:u w:val="single"/>
        </w:rPr>
        <w:t>（</w:t>
      </w:r>
      <w:r>
        <w:rPr>
          <w:rFonts w:hint="eastAsia" w:ascii="仿宋" w:hAnsi="仿宋" w:eastAsia="仿宋" w:cs="仿宋"/>
          <w:bCs w:val="0"/>
          <w:sz w:val="24"/>
          <w:u w:val="single"/>
          <w:lang w:val="en-US" w:eastAsia="zh-CN"/>
        </w:rPr>
        <w:t>南京三方一体化数字信息平台优化提升项目</w:t>
      </w:r>
      <w:r>
        <w:rPr>
          <w:rFonts w:hint="eastAsia" w:ascii="仿宋" w:hAnsi="仿宋" w:eastAsia="仿宋" w:cs="仿宋"/>
          <w:sz w:val="24"/>
          <w:u w:val="single"/>
        </w:rPr>
        <w:t>）项目的谈判文件，决定参加贵单位组织的本项目的谈判，我方授权  （姓名、职务）</w:t>
      </w:r>
      <w:r>
        <w:rPr>
          <w:rFonts w:hint="eastAsia" w:ascii="仿宋" w:hAnsi="仿宋" w:eastAsia="仿宋" w:cs="仿宋"/>
          <w:sz w:val="24"/>
        </w:rPr>
        <w:t>代表我方</w:t>
      </w:r>
      <w:r>
        <w:rPr>
          <w:rFonts w:hint="eastAsia" w:ascii="仿宋" w:hAnsi="仿宋" w:eastAsia="仿宋" w:cs="仿宋"/>
          <w:sz w:val="24"/>
          <w:u w:val="single"/>
        </w:rPr>
        <w:t xml:space="preserve">  （供应商单位名称）  </w:t>
      </w:r>
      <w:r>
        <w:rPr>
          <w:rFonts w:hint="eastAsia" w:ascii="仿宋" w:hAnsi="仿宋" w:eastAsia="仿宋" w:cs="仿宋"/>
          <w:sz w:val="2"/>
          <w:szCs w:val="2"/>
        </w:rPr>
        <w:t>UU</w:t>
      </w:r>
      <w:r>
        <w:rPr>
          <w:rFonts w:hint="eastAsia" w:ascii="仿宋" w:hAnsi="仿宋" w:eastAsia="仿宋" w:cs="仿宋"/>
          <w:sz w:val="24"/>
        </w:rPr>
        <w:t>提交报价文件正本一份及副本</w:t>
      </w:r>
      <w:r>
        <w:rPr>
          <w:rFonts w:hint="eastAsia" w:ascii="仿宋" w:hAnsi="仿宋" w:eastAsia="仿宋" w:cs="仿宋"/>
          <w:sz w:val="24"/>
          <w:u w:val="single"/>
        </w:rPr>
        <w:t>/</w:t>
      </w:r>
      <w:r>
        <w:rPr>
          <w:rFonts w:hint="eastAsia" w:ascii="仿宋" w:hAnsi="仿宋" w:eastAsia="仿宋" w:cs="仿宋"/>
          <w:sz w:val="24"/>
        </w:rPr>
        <w:t>份，在此，签字代表宣布同意如下：</w:t>
      </w:r>
    </w:p>
    <w:p w14:paraId="6F06E120">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1.所附响应文件中规定的应提交和交付的货物总价为：</w:t>
      </w:r>
    </w:p>
    <w:p w14:paraId="75F77E42">
      <w:pPr>
        <w:autoSpaceDE/>
        <w:autoSpaceDN/>
        <w:adjustRightInd/>
        <w:spacing w:line="360" w:lineRule="auto"/>
        <w:ind w:left="480" w:firstLine="0" w:firstLineChars="0"/>
        <w:jc w:val="both"/>
        <w:rPr>
          <w:rFonts w:hint="eastAsia" w:ascii="仿宋" w:hAnsi="仿宋" w:eastAsia="仿宋" w:cs="仿宋"/>
          <w:sz w:val="24"/>
          <w:u w:val="single"/>
        </w:rPr>
      </w:pPr>
      <w:r>
        <w:rPr>
          <w:rFonts w:hint="eastAsia" w:ascii="仿宋" w:hAnsi="仿宋" w:eastAsia="仿宋" w:cs="仿宋"/>
          <w:sz w:val="24"/>
          <w:u w:val="single"/>
        </w:rPr>
        <w:t>人民币（大写）：            （RMB¥：         元）。</w:t>
      </w:r>
    </w:p>
    <w:p w14:paraId="32B3B113">
      <w:pPr>
        <w:widowControl/>
        <w:spacing w:line="360" w:lineRule="auto"/>
        <w:ind w:right="140" w:firstLine="480"/>
        <w:rPr>
          <w:rFonts w:hint="eastAsia" w:ascii="仿宋" w:hAnsi="仿宋" w:eastAsia="仿宋" w:cs="仿宋"/>
          <w:bCs/>
          <w:sz w:val="24"/>
          <w:u w:val="single"/>
        </w:rPr>
      </w:pPr>
      <w:r>
        <w:rPr>
          <w:rFonts w:hint="eastAsia" w:ascii="仿宋" w:hAnsi="仿宋" w:eastAsia="仿宋" w:cs="仿宋"/>
          <w:color w:val="000000"/>
          <w:sz w:val="24"/>
        </w:rPr>
        <w:t>2.交货期:</w:t>
      </w:r>
      <w:r>
        <w:rPr>
          <w:rFonts w:hint="eastAsia" w:ascii="仿宋" w:hAnsi="仿宋" w:eastAsia="仿宋" w:cs="仿宋"/>
          <w:bCs/>
          <w:sz w:val="24"/>
          <w:u w:val="single"/>
        </w:rPr>
        <w:t xml:space="preserve"> </w:t>
      </w:r>
      <w:del w:id="1109" w:author="不要说话" w:date="2026-03-25T09:28:16Z">
        <w:r>
          <w:rPr>
            <w:rFonts w:hint="eastAsia" w:ascii="仿宋" w:hAnsi="仿宋" w:eastAsia="仿宋" w:cs="仿宋"/>
            <w:bCs/>
            <w:sz w:val="24"/>
            <w:u w:val="single"/>
          </w:rPr>
          <w:delText>202</w:delText>
        </w:r>
      </w:del>
      <w:del w:id="1110" w:author="不要说话" w:date="2026-03-25T09:28:16Z">
        <w:r>
          <w:rPr>
            <w:rFonts w:hint="eastAsia" w:ascii="仿宋" w:hAnsi="仿宋" w:eastAsia="仿宋" w:cs="仿宋"/>
            <w:bCs/>
            <w:sz w:val="24"/>
            <w:u w:val="single"/>
            <w:lang w:val="en-US" w:eastAsia="zh-CN"/>
          </w:rPr>
          <w:delText>5</w:delText>
        </w:r>
      </w:del>
      <w:ins w:id="1111" w:author="不要说话" w:date="2026-03-25T09:28:16Z">
        <w:r>
          <w:rPr>
            <w:rFonts w:hint="eastAsia" w:ascii="仿宋" w:hAnsi="仿宋" w:eastAsia="仿宋" w:cs="仿宋"/>
            <w:bCs/>
            <w:sz w:val="24"/>
            <w:u w:val="single"/>
            <w:lang w:eastAsia="zh-CN"/>
          </w:rPr>
          <w:t>2026</w:t>
        </w:r>
      </w:ins>
      <w:r>
        <w:rPr>
          <w:rFonts w:hint="eastAsia" w:ascii="仿宋" w:hAnsi="仿宋" w:eastAsia="仿宋" w:cs="仿宋"/>
          <w:bCs/>
          <w:sz w:val="24"/>
          <w:u w:val="single"/>
        </w:rPr>
        <w:t>年1</w:t>
      </w:r>
      <w:r>
        <w:rPr>
          <w:rFonts w:hint="eastAsia" w:ascii="仿宋" w:hAnsi="仿宋" w:eastAsia="仿宋" w:cs="仿宋"/>
          <w:bCs/>
          <w:sz w:val="24"/>
          <w:u w:val="single"/>
          <w:lang w:val="en-US" w:eastAsia="zh-CN"/>
        </w:rPr>
        <w:t>2</w:t>
      </w:r>
      <w:r>
        <w:rPr>
          <w:rFonts w:hint="eastAsia" w:ascii="仿宋" w:hAnsi="仿宋" w:eastAsia="仿宋" w:cs="仿宋"/>
          <w:bCs/>
          <w:sz w:val="24"/>
          <w:u w:val="single"/>
        </w:rPr>
        <w:t>月</w:t>
      </w:r>
      <w:r>
        <w:rPr>
          <w:rFonts w:hint="eastAsia" w:ascii="仿宋" w:hAnsi="仿宋" w:eastAsia="仿宋" w:cs="仿宋"/>
          <w:bCs/>
          <w:sz w:val="24"/>
          <w:u w:val="single"/>
          <w:lang w:val="en-US" w:eastAsia="zh-CN"/>
        </w:rPr>
        <w:t>31</w:t>
      </w:r>
      <w:r>
        <w:rPr>
          <w:rFonts w:hint="eastAsia" w:ascii="仿宋" w:hAnsi="仿宋" w:eastAsia="仿宋" w:cs="仿宋"/>
          <w:bCs/>
          <w:sz w:val="24"/>
          <w:u w:val="single"/>
        </w:rPr>
        <w:t>日交货</w:t>
      </w:r>
    </w:p>
    <w:p w14:paraId="329CEC90">
      <w:pPr>
        <w:autoSpaceDE/>
        <w:autoSpaceDN/>
        <w:adjustRightInd/>
        <w:spacing w:line="360" w:lineRule="auto"/>
        <w:ind w:left="480" w:firstLine="0" w:firstLineChars="0"/>
        <w:jc w:val="both"/>
        <w:rPr>
          <w:rFonts w:hint="eastAsia" w:ascii="仿宋" w:hAnsi="仿宋" w:eastAsia="仿宋" w:cs="仿宋"/>
          <w:color w:val="000000"/>
          <w:kern w:val="0"/>
          <w:sz w:val="24"/>
        </w:rPr>
      </w:pPr>
      <w:r>
        <w:rPr>
          <w:rFonts w:hint="eastAsia" w:ascii="仿宋" w:hAnsi="仿宋" w:eastAsia="仿宋" w:cs="仿宋"/>
          <w:sz w:val="24"/>
        </w:rPr>
        <w:t>合同期限：</w:t>
      </w:r>
      <w:r>
        <w:rPr>
          <w:rFonts w:hint="eastAsia" w:ascii="仿宋" w:hAnsi="仿宋" w:eastAsia="仿宋" w:cs="仿宋"/>
          <w:sz w:val="24"/>
          <w:u w:val="single"/>
        </w:rPr>
        <w:t>一年（具体以合同签订时间为准）</w:t>
      </w:r>
    </w:p>
    <w:p w14:paraId="492C0ECD">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color w:val="000000"/>
          <w:sz w:val="24"/>
        </w:rPr>
        <w:t>3.质  量：</w:t>
      </w:r>
      <w:r>
        <w:rPr>
          <w:rFonts w:hint="eastAsia" w:ascii="仿宋" w:hAnsi="仿宋" w:eastAsia="仿宋" w:cs="仿宋"/>
          <w:color w:val="000000"/>
          <w:sz w:val="24"/>
          <w:u w:val="single"/>
        </w:rPr>
        <w:t>合格</w:t>
      </w:r>
      <w:r>
        <w:rPr>
          <w:rFonts w:hint="eastAsia" w:ascii="仿宋" w:hAnsi="仿宋" w:eastAsia="仿宋" w:cs="仿宋"/>
          <w:color w:val="000000"/>
          <w:sz w:val="24"/>
        </w:rPr>
        <w:t>。</w:t>
      </w:r>
    </w:p>
    <w:p w14:paraId="3A40BB0B">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4.我公司将按谈判文件的规定履行合同责任和义务。</w:t>
      </w:r>
    </w:p>
    <w:p w14:paraId="60547667">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5.我公司已详细审查全部谈判文件。我们完全理解并同意放弃对这方面有不明及误解的权力。</w:t>
      </w:r>
    </w:p>
    <w:p w14:paraId="234F2C5B">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6.本报价有效期为自谈判之日起</w:t>
      </w:r>
      <w:r>
        <w:rPr>
          <w:rFonts w:hint="eastAsia" w:ascii="仿宋" w:hAnsi="仿宋" w:eastAsia="仿宋" w:cs="仿宋"/>
          <w:sz w:val="24"/>
          <w:u w:val="single"/>
        </w:rPr>
        <w:t>60</w:t>
      </w:r>
      <w:r>
        <w:rPr>
          <w:rFonts w:hint="eastAsia" w:ascii="仿宋" w:hAnsi="仿宋" w:eastAsia="仿宋" w:cs="仿宋"/>
          <w:sz w:val="24"/>
        </w:rPr>
        <w:t>日历日。</w:t>
      </w:r>
    </w:p>
    <w:p w14:paraId="2F6557DB">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7.根据供应商须知规定，我方承诺，与采购单位聘请的为此项目提供咨询服务的公司及任何附属机构均无关联，我方不是采购单位的附属机构。</w:t>
      </w:r>
    </w:p>
    <w:p w14:paraId="5DE83A42">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8.我公司同意提供按照贵方可能要求的与其谈判有关的一切数据或资料。</w:t>
      </w:r>
    </w:p>
    <w:p w14:paraId="310FDDAE">
      <w:pPr>
        <w:autoSpaceDE/>
        <w:autoSpaceDN/>
        <w:adjustRightInd/>
        <w:spacing w:line="360" w:lineRule="auto"/>
        <w:ind w:left="480" w:firstLine="0" w:firstLineChars="0"/>
        <w:jc w:val="both"/>
        <w:rPr>
          <w:rFonts w:hint="eastAsia" w:ascii="仿宋" w:hAnsi="仿宋" w:eastAsia="仿宋" w:cs="仿宋"/>
          <w:sz w:val="24"/>
        </w:rPr>
      </w:pPr>
    </w:p>
    <w:p w14:paraId="48B81EAC">
      <w:pPr>
        <w:autoSpaceDE/>
        <w:autoSpaceDN/>
        <w:adjustRightInd/>
        <w:spacing w:line="480" w:lineRule="auto"/>
        <w:ind w:firstLine="480"/>
        <w:jc w:val="both"/>
        <w:rPr>
          <w:rFonts w:hint="eastAsia" w:ascii="仿宋" w:hAnsi="仿宋" w:eastAsia="仿宋" w:cs="仿宋"/>
          <w:sz w:val="24"/>
        </w:rPr>
      </w:pPr>
      <w:r>
        <w:rPr>
          <w:rFonts w:hint="eastAsia" w:ascii="仿宋" w:hAnsi="仿宋" w:eastAsia="仿宋" w:cs="仿宋"/>
          <w:sz w:val="24"/>
        </w:rPr>
        <w:t>地址              电话_________________电子函件_____________</w:t>
      </w:r>
    </w:p>
    <w:p w14:paraId="5A7D8ABE">
      <w:pPr>
        <w:autoSpaceDE/>
        <w:autoSpaceDN/>
        <w:adjustRightInd/>
        <w:spacing w:line="480" w:lineRule="auto"/>
        <w:ind w:firstLine="480"/>
        <w:jc w:val="both"/>
        <w:rPr>
          <w:rFonts w:hint="eastAsia" w:ascii="仿宋" w:hAnsi="仿宋" w:eastAsia="仿宋" w:cs="仿宋"/>
          <w:sz w:val="24"/>
        </w:rPr>
      </w:pPr>
      <w:r>
        <w:rPr>
          <w:rFonts w:hint="eastAsia" w:ascii="仿宋" w:hAnsi="仿宋" w:eastAsia="仿宋" w:cs="仿宋"/>
          <w:sz w:val="24"/>
        </w:rPr>
        <w:t>法定代表人或委托代理人（签字）_____________________</w:t>
      </w:r>
    </w:p>
    <w:p w14:paraId="1D408832">
      <w:pPr>
        <w:autoSpaceDE/>
        <w:autoSpaceDN/>
        <w:adjustRightInd/>
        <w:spacing w:line="480" w:lineRule="auto"/>
        <w:ind w:firstLine="480"/>
        <w:jc w:val="both"/>
        <w:rPr>
          <w:rFonts w:hint="eastAsia" w:ascii="仿宋" w:hAnsi="仿宋" w:eastAsia="仿宋" w:cs="仿宋"/>
          <w:sz w:val="24"/>
        </w:rPr>
      </w:pPr>
      <w:r>
        <w:rPr>
          <w:rFonts w:hint="eastAsia" w:ascii="仿宋" w:hAnsi="仿宋" w:eastAsia="仿宋" w:cs="仿宋"/>
          <w:sz w:val="24"/>
        </w:rPr>
        <w:t>供应商名称（盖公章）________________</w:t>
      </w:r>
    </w:p>
    <w:p w14:paraId="02221C81">
      <w:pPr>
        <w:autoSpaceDE/>
        <w:autoSpaceDN/>
        <w:adjustRightInd/>
        <w:spacing w:line="240" w:lineRule="auto"/>
        <w:ind w:left="0" w:leftChars="0" w:firstLine="0" w:firstLineChars="0"/>
        <w:jc w:val="left"/>
        <w:rPr>
          <w:rFonts w:hint="eastAsia" w:ascii="仿宋" w:hAnsi="仿宋" w:eastAsia="仿宋" w:cs="仿宋"/>
          <w:sz w:val="32"/>
          <w:szCs w:val="32"/>
        </w:rPr>
      </w:pPr>
      <w:r>
        <w:rPr>
          <w:rFonts w:hint="eastAsia" w:ascii="仿宋" w:hAnsi="仿宋" w:eastAsia="仿宋" w:cs="仿宋"/>
          <w:sz w:val="24"/>
        </w:rPr>
        <w:t>日期_______________________________</w:t>
      </w:r>
    </w:p>
    <w:p w14:paraId="0CC4CD3B">
      <w:pPr>
        <w:autoSpaceDE/>
        <w:autoSpaceDN/>
        <w:adjustRightInd/>
        <w:spacing w:line="480" w:lineRule="auto"/>
        <w:ind w:left="0" w:leftChars="0" w:firstLine="0" w:firstLineChars="0"/>
        <w:jc w:val="both"/>
        <w:rPr>
          <w:rFonts w:hint="eastAsia" w:ascii="仿宋" w:hAnsi="仿宋" w:eastAsia="仿宋" w:cs="仿宋"/>
          <w:sz w:val="32"/>
          <w:szCs w:val="32"/>
        </w:rPr>
        <w:sectPr>
          <w:pgSz w:w="11906" w:h="16838"/>
          <w:pgMar w:top="1134" w:right="1134" w:bottom="567" w:left="1134" w:header="851" w:footer="992" w:gutter="0"/>
          <w:pgBorders>
            <w:top w:val="none" w:sz="0" w:space="0"/>
            <w:left w:val="none" w:sz="0" w:space="0"/>
            <w:bottom w:val="none" w:sz="0" w:space="0"/>
            <w:right w:val="none" w:sz="0" w:space="0"/>
          </w:pgBorders>
          <w:cols w:space="425" w:num="1"/>
          <w:docGrid w:type="lines" w:linePitch="312" w:charSpace="0"/>
        </w:sectPr>
      </w:pPr>
    </w:p>
    <w:p w14:paraId="19C5D77B">
      <w:pPr>
        <w:autoSpaceDE/>
        <w:autoSpaceDN/>
        <w:adjustRightInd/>
        <w:spacing w:line="480" w:lineRule="auto"/>
        <w:ind w:left="0" w:leftChars="0" w:firstLine="0" w:firstLineChars="0"/>
        <w:jc w:val="left"/>
        <w:rPr>
          <w:rFonts w:hint="eastAsia" w:ascii="仿宋" w:hAnsi="仿宋" w:eastAsia="仿宋" w:cs="仿宋"/>
          <w:sz w:val="32"/>
          <w:szCs w:val="32"/>
        </w:rPr>
      </w:pPr>
    </w:p>
    <w:p w14:paraId="58A29844">
      <w:pPr>
        <w:autoSpaceDE/>
        <w:autoSpaceDN/>
        <w:adjustRightInd/>
        <w:spacing w:line="400" w:lineRule="exact"/>
        <w:ind w:firstLine="0" w:firstLineChars="0"/>
        <w:jc w:val="center"/>
        <w:outlineLvl w:val="1"/>
        <w:rPr>
          <w:rFonts w:hint="eastAsia" w:ascii="仿宋" w:hAnsi="仿宋" w:eastAsia="仿宋" w:cs="仿宋"/>
          <w:b/>
          <w:sz w:val="28"/>
          <w:szCs w:val="28"/>
        </w:rPr>
      </w:pPr>
      <w:bookmarkStart w:id="24" w:name="_Toc310252885"/>
      <w:r>
        <w:rPr>
          <w:rFonts w:hint="eastAsia" w:ascii="仿宋" w:hAnsi="仿宋" w:eastAsia="仿宋" w:cs="仿宋"/>
          <w:b/>
          <w:sz w:val="28"/>
          <w:szCs w:val="28"/>
          <w:lang w:val="en-US" w:eastAsia="zh-CN"/>
        </w:rPr>
        <w:t>二</w:t>
      </w:r>
      <w:r>
        <w:rPr>
          <w:rFonts w:hint="eastAsia" w:ascii="仿宋" w:hAnsi="仿宋" w:eastAsia="仿宋" w:cs="仿宋"/>
          <w:b/>
          <w:sz w:val="28"/>
          <w:szCs w:val="28"/>
        </w:rPr>
        <w:t>、分项报价表</w:t>
      </w:r>
    </w:p>
    <w:p w14:paraId="128E6136">
      <w:pPr>
        <w:autoSpaceDE/>
        <w:autoSpaceDN/>
        <w:adjustRightInd/>
        <w:spacing w:line="360" w:lineRule="auto"/>
        <w:ind w:firstLine="0" w:firstLineChars="0"/>
        <w:jc w:val="left"/>
        <w:rPr>
          <w:rFonts w:hint="eastAsia" w:ascii="仿宋" w:hAnsi="仿宋" w:eastAsia="仿宋" w:cs="仿宋"/>
          <w:color w:val="000000"/>
          <w:sz w:val="24"/>
        </w:rPr>
      </w:pPr>
      <w:r>
        <w:rPr>
          <w:rFonts w:hint="eastAsia" w:ascii="仿宋" w:hAnsi="仿宋" w:eastAsia="仿宋" w:cs="仿宋"/>
          <w:color w:val="000000"/>
          <w:sz w:val="24"/>
        </w:rPr>
        <w:t>供应商依据供货清单及技术要求进行分项报价。（单位：人民币/元）</w:t>
      </w:r>
    </w:p>
    <w:tbl>
      <w:tblPr>
        <w:tblStyle w:val="88"/>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22"/>
        <w:gridCol w:w="254"/>
        <w:gridCol w:w="4780"/>
        <w:gridCol w:w="1332"/>
        <w:gridCol w:w="588"/>
        <w:gridCol w:w="1389"/>
        <w:gridCol w:w="1082"/>
      </w:tblGrid>
      <w:tr w14:paraId="19717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5000" w:type="pct"/>
            <w:gridSpan w:val="7"/>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4CCAFAD3">
            <w:pPr>
              <w:keepNext w:val="0"/>
              <w:keepLines w:val="0"/>
              <w:widowControl/>
              <w:suppressLineNumbers w:val="0"/>
              <w:jc w:val="center"/>
              <w:textAlignment w:val="center"/>
              <w:rPr>
                <w:rFonts w:hint="eastAsia" w:ascii="仿宋" w:hAnsi="仿宋" w:eastAsia="仿宋" w:cs="仿宋"/>
                <w:b/>
                <w:bCs/>
                <w:i w:val="0"/>
                <w:iCs w:val="0"/>
                <w:color w:val="000000"/>
                <w:sz w:val="40"/>
                <w:szCs w:val="40"/>
                <w:u w:val="none"/>
              </w:rPr>
            </w:pPr>
            <w:r>
              <w:rPr>
                <w:rStyle w:val="328"/>
                <w:rFonts w:hint="eastAsia" w:ascii="仿宋" w:hAnsi="仿宋" w:eastAsia="仿宋" w:cs="仿宋"/>
                <w:lang w:val="en-US" w:eastAsia="zh-CN" w:bidi="ar"/>
              </w:rPr>
              <w:t>报价单</w:t>
            </w:r>
          </w:p>
        </w:tc>
      </w:tr>
      <w:tr w14:paraId="34563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5000" w:type="pct"/>
            <w:gridSpan w:val="7"/>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4325E7C2">
            <w:pPr>
              <w:jc w:val="center"/>
              <w:rPr>
                <w:rFonts w:hint="eastAsia" w:ascii="仿宋" w:hAnsi="仿宋" w:eastAsia="仿宋" w:cs="仿宋"/>
                <w:b/>
                <w:bCs/>
                <w:i w:val="0"/>
                <w:iCs w:val="0"/>
                <w:color w:val="000000"/>
                <w:sz w:val="40"/>
                <w:szCs w:val="40"/>
                <w:u w:val="none"/>
              </w:rPr>
            </w:pPr>
          </w:p>
        </w:tc>
      </w:tr>
      <w:tr w14:paraId="10D26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21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53B9189">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公司名称</w:t>
            </w:r>
          </w:p>
        </w:tc>
        <w:tc>
          <w:tcPr>
            <w:tcW w:w="4785" w:type="pct"/>
            <w:gridSpan w:val="6"/>
            <w:tcBorders>
              <w:top w:val="single" w:color="auto" w:sz="4" w:space="0"/>
              <w:left w:val="single" w:color="auto" w:sz="4" w:space="0"/>
              <w:bottom w:val="single" w:color="auto" w:sz="4" w:space="0"/>
              <w:right w:val="single" w:color="auto" w:sz="4" w:space="0"/>
            </w:tcBorders>
            <w:shd w:val="clear" w:color="auto" w:fill="auto"/>
            <w:noWrap/>
            <w:vAlign w:val="center"/>
          </w:tcPr>
          <w:p w14:paraId="643BC6C8">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p>
        </w:tc>
      </w:tr>
      <w:tr w14:paraId="67E7D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21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D5D65E2">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电话</w:t>
            </w:r>
          </w:p>
        </w:tc>
        <w:tc>
          <w:tcPr>
            <w:tcW w:w="2556" w:type="pct"/>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31CB50FA">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sz w:val="20"/>
                <w:szCs w:val="20"/>
                <w:u w:val="none"/>
              </w:rPr>
            </w:pPr>
          </w:p>
        </w:tc>
        <w:tc>
          <w:tcPr>
            <w:tcW w:w="67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3D0F5C">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负责人</w:t>
            </w:r>
          </w:p>
        </w:tc>
        <w:tc>
          <w:tcPr>
            <w:tcW w:w="1553"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32F7F6F2">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p>
        </w:tc>
      </w:tr>
      <w:tr w14:paraId="4C924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5000" w:type="pct"/>
            <w:gridSpan w:val="7"/>
            <w:tcBorders>
              <w:top w:val="single" w:color="auto" w:sz="4" w:space="0"/>
              <w:left w:val="nil"/>
              <w:bottom w:val="nil"/>
              <w:right w:val="nil"/>
            </w:tcBorders>
            <w:shd w:val="clear" w:color="auto" w:fill="auto"/>
            <w:noWrap/>
            <w:vAlign w:val="center"/>
          </w:tcPr>
          <w:p w14:paraId="01D2ED2C">
            <w:pPr>
              <w:jc w:val="center"/>
              <w:rPr>
                <w:rFonts w:hint="eastAsia" w:ascii="仿宋" w:hAnsi="仿宋" w:eastAsia="仿宋" w:cs="仿宋"/>
                <w:i w:val="0"/>
                <w:iCs w:val="0"/>
                <w:color w:val="000000"/>
                <w:sz w:val="20"/>
                <w:szCs w:val="20"/>
                <w:u w:val="none"/>
              </w:rPr>
            </w:pPr>
          </w:p>
        </w:tc>
      </w:tr>
      <w:tr w14:paraId="553D3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214" w:type="pct"/>
            <w:tcBorders>
              <w:top w:val="single" w:color="000000" w:sz="8" w:space="0"/>
              <w:left w:val="single" w:color="000000" w:sz="8" w:space="0"/>
              <w:bottom w:val="single" w:color="000000" w:sz="4" w:space="0"/>
              <w:right w:val="single" w:color="000000" w:sz="4" w:space="0"/>
            </w:tcBorders>
            <w:shd w:val="clear" w:color="auto" w:fill="FFFFFF"/>
            <w:noWrap/>
            <w:vAlign w:val="center"/>
          </w:tcPr>
          <w:p w14:paraId="12378CC6">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客户名称</w:t>
            </w:r>
          </w:p>
        </w:tc>
        <w:tc>
          <w:tcPr>
            <w:tcW w:w="2556" w:type="pct"/>
            <w:gridSpan w:val="2"/>
            <w:tcBorders>
              <w:top w:val="single" w:color="000000" w:sz="8" w:space="0"/>
              <w:left w:val="single" w:color="000000" w:sz="4" w:space="0"/>
              <w:bottom w:val="single" w:color="000000" w:sz="4" w:space="0"/>
              <w:right w:val="single" w:color="000000" w:sz="4" w:space="0"/>
            </w:tcBorders>
            <w:shd w:val="clear" w:color="auto" w:fill="FFFFFF"/>
            <w:noWrap/>
            <w:vAlign w:val="center"/>
          </w:tcPr>
          <w:p w14:paraId="5D36C971">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南京三方化工设备监理有限公司</w:t>
            </w:r>
          </w:p>
        </w:tc>
        <w:tc>
          <w:tcPr>
            <w:tcW w:w="676" w:type="pct"/>
            <w:tcBorders>
              <w:top w:val="single" w:color="000000" w:sz="8" w:space="0"/>
              <w:left w:val="single" w:color="000000" w:sz="4" w:space="0"/>
              <w:bottom w:val="single" w:color="000000" w:sz="4" w:space="0"/>
              <w:right w:val="single" w:color="000000" w:sz="4" w:space="0"/>
            </w:tcBorders>
            <w:shd w:val="clear" w:color="auto" w:fill="FFFFFF"/>
            <w:noWrap/>
            <w:vAlign w:val="center"/>
          </w:tcPr>
          <w:p w14:paraId="2FF5A08E">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项目名称</w:t>
            </w:r>
          </w:p>
        </w:tc>
        <w:tc>
          <w:tcPr>
            <w:tcW w:w="1553" w:type="pct"/>
            <w:gridSpan w:val="3"/>
            <w:tcBorders>
              <w:top w:val="single" w:color="000000" w:sz="8" w:space="0"/>
              <w:left w:val="single" w:color="000000" w:sz="4" w:space="0"/>
              <w:bottom w:val="single" w:color="000000" w:sz="4" w:space="0"/>
              <w:right w:val="single" w:color="000000" w:sz="8" w:space="0"/>
            </w:tcBorders>
            <w:shd w:val="clear" w:color="auto" w:fill="FFFFFF"/>
            <w:vAlign w:val="center"/>
          </w:tcPr>
          <w:p w14:paraId="2551EFBD">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sz w:val="20"/>
                <w:szCs w:val="20"/>
                <w:u w:val="none"/>
              </w:rPr>
            </w:pPr>
            <w:r>
              <w:rPr>
                <w:rFonts w:hint="eastAsia" w:ascii="仿宋" w:hAnsi="仿宋" w:eastAsia="仿宋" w:cs="仿宋"/>
                <w:color w:val="000000" w:themeColor="text1"/>
                <w:kern w:val="0"/>
                <w:sz w:val="24"/>
                <w:u w:val="single"/>
                <w:lang w:val="en-US" w:eastAsia="zh-CN"/>
                <w14:textFill>
                  <w14:solidFill>
                    <w14:schemeClr w14:val="tx1"/>
                  </w14:solidFill>
                </w14:textFill>
              </w:rPr>
              <w:t>南京三方一体化数字信息平台优化提升项目</w:t>
            </w:r>
          </w:p>
        </w:tc>
      </w:tr>
      <w:tr w14:paraId="4DC9E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214" w:type="pct"/>
            <w:tcBorders>
              <w:top w:val="single" w:color="000000" w:sz="4" w:space="0"/>
              <w:left w:val="single" w:color="000000" w:sz="8" w:space="0"/>
              <w:bottom w:val="single" w:color="000000" w:sz="4" w:space="0"/>
              <w:right w:val="single" w:color="000000" w:sz="4" w:space="0"/>
            </w:tcBorders>
            <w:shd w:val="clear" w:color="auto" w:fill="FFFFFF"/>
            <w:noWrap/>
            <w:vAlign w:val="center"/>
          </w:tcPr>
          <w:p w14:paraId="5B415E90">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负责人</w:t>
            </w:r>
          </w:p>
        </w:tc>
        <w:tc>
          <w:tcPr>
            <w:tcW w:w="2556" w:type="pct"/>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14:paraId="6C0CB8C2">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刘真云</w:t>
            </w:r>
          </w:p>
        </w:tc>
        <w:tc>
          <w:tcPr>
            <w:tcW w:w="676"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356E9B">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项目编号</w:t>
            </w:r>
          </w:p>
        </w:tc>
        <w:tc>
          <w:tcPr>
            <w:tcW w:w="1553" w:type="pct"/>
            <w:gridSpan w:val="3"/>
            <w:tcBorders>
              <w:top w:val="single" w:color="000000" w:sz="4" w:space="0"/>
              <w:left w:val="single" w:color="000000" w:sz="4" w:space="0"/>
              <w:bottom w:val="single" w:color="000000" w:sz="4" w:space="0"/>
              <w:right w:val="single" w:color="000000" w:sz="8" w:space="0"/>
            </w:tcBorders>
            <w:shd w:val="clear" w:color="auto" w:fill="FFFFFF"/>
            <w:noWrap/>
            <w:vAlign w:val="center"/>
          </w:tcPr>
          <w:p w14:paraId="6F51BC86">
            <w:pPr>
              <w:ind w:firstLine="0" w:firstLineChars="0"/>
              <w:rPr>
                <w:rFonts w:hint="eastAsia" w:ascii="仿宋" w:hAnsi="仿宋" w:eastAsia="仿宋" w:cs="仿宋"/>
                <w:i w:val="0"/>
                <w:iCs w:val="0"/>
                <w:color w:val="000000"/>
                <w:sz w:val="20"/>
                <w:szCs w:val="20"/>
                <w:u w:val="none"/>
              </w:rPr>
            </w:pPr>
            <w:r>
              <w:rPr>
                <w:rFonts w:hint="eastAsia" w:ascii="仿宋" w:hAnsi="仿宋" w:eastAsia="仿宋" w:cs="仿宋"/>
                <w:color w:val="FF0000"/>
                <w:spacing w:val="-7"/>
                <w:kern w:val="2"/>
                <w:sz w:val="27"/>
                <w:szCs w:val="27"/>
                <w:lang w:val="en-US" w:eastAsia="zh-CN" w:bidi="ar-SA"/>
              </w:rPr>
              <w:t>NJSFTP-</w:t>
            </w:r>
            <w:ins w:id="1112" w:author="不要说话" w:date="2026-03-25T09:28:16Z">
              <w:r>
                <w:rPr>
                  <w:rFonts w:hint="eastAsia" w:ascii="仿宋" w:hAnsi="仿宋" w:eastAsia="仿宋" w:cs="仿宋"/>
                  <w:color w:val="FF0000"/>
                  <w:spacing w:val="-7"/>
                  <w:kern w:val="2"/>
                  <w:sz w:val="27"/>
                  <w:szCs w:val="27"/>
                  <w:lang w:val="en-US" w:eastAsia="zh-CN" w:bidi="ar-SA"/>
                </w:rPr>
                <w:t>2026</w:t>
              </w:r>
            </w:ins>
            <w:r>
              <w:rPr>
                <w:rFonts w:hint="eastAsia" w:ascii="仿宋" w:hAnsi="仿宋" w:eastAsia="仿宋" w:cs="仿宋"/>
                <w:color w:val="FF0000"/>
                <w:spacing w:val="-7"/>
                <w:kern w:val="2"/>
                <w:sz w:val="27"/>
                <w:szCs w:val="27"/>
                <w:lang w:val="en-US" w:eastAsia="zh-CN" w:bidi="ar-SA"/>
              </w:rPr>
              <w:t>-07-01</w:t>
            </w:r>
          </w:p>
        </w:tc>
      </w:tr>
      <w:tr w14:paraId="3C6ED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214" w:type="pct"/>
            <w:tcBorders>
              <w:top w:val="single" w:color="000000" w:sz="4" w:space="0"/>
              <w:left w:val="single" w:color="000000" w:sz="8" w:space="0"/>
              <w:bottom w:val="single" w:color="000000" w:sz="8" w:space="0"/>
              <w:right w:val="single" w:color="000000" w:sz="4" w:space="0"/>
            </w:tcBorders>
            <w:shd w:val="clear" w:color="auto" w:fill="FFFFFF"/>
            <w:noWrap/>
            <w:vAlign w:val="center"/>
          </w:tcPr>
          <w:p w14:paraId="1360F1CF">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日期</w:t>
            </w:r>
          </w:p>
        </w:tc>
        <w:tc>
          <w:tcPr>
            <w:tcW w:w="2556" w:type="pct"/>
            <w:gridSpan w:val="2"/>
            <w:tcBorders>
              <w:top w:val="single" w:color="000000" w:sz="4" w:space="0"/>
              <w:left w:val="single" w:color="000000" w:sz="4" w:space="0"/>
              <w:bottom w:val="single" w:color="000000" w:sz="8" w:space="0"/>
              <w:right w:val="single" w:color="000000" w:sz="4" w:space="0"/>
            </w:tcBorders>
            <w:shd w:val="clear" w:color="auto" w:fill="FFFFFF"/>
            <w:noWrap/>
            <w:vAlign w:val="center"/>
          </w:tcPr>
          <w:p w14:paraId="1BFFCD03">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p>
        </w:tc>
        <w:tc>
          <w:tcPr>
            <w:tcW w:w="676" w:type="pct"/>
            <w:tcBorders>
              <w:top w:val="single" w:color="000000" w:sz="4" w:space="0"/>
              <w:left w:val="single" w:color="000000" w:sz="4" w:space="0"/>
              <w:bottom w:val="single" w:color="000000" w:sz="8" w:space="0"/>
              <w:right w:val="single" w:color="000000" w:sz="4" w:space="0"/>
            </w:tcBorders>
            <w:shd w:val="clear" w:color="auto" w:fill="FFFFFF"/>
            <w:noWrap/>
            <w:vAlign w:val="center"/>
          </w:tcPr>
          <w:p w14:paraId="5E4E0BFB">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项目代表</w:t>
            </w:r>
          </w:p>
        </w:tc>
        <w:tc>
          <w:tcPr>
            <w:tcW w:w="1553" w:type="pct"/>
            <w:gridSpan w:val="3"/>
            <w:tcBorders>
              <w:top w:val="single" w:color="000000" w:sz="4" w:space="0"/>
              <w:left w:val="single" w:color="000000" w:sz="4" w:space="0"/>
              <w:bottom w:val="single" w:color="000000" w:sz="8" w:space="0"/>
              <w:right w:val="single" w:color="000000" w:sz="8" w:space="0"/>
            </w:tcBorders>
            <w:shd w:val="clear" w:color="auto" w:fill="FFFFFF"/>
            <w:noWrap/>
            <w:vAlign w:val="center"/>
          </w:tcPr>
          <w:p w14:paraId="496F5D4C">
            <w:pPr>
              <w:keepNext w:val="0"/>
              <w:keepLines w:val="0"/>
              <w:widowControl/>
              <w:suppressLineNumbers w:val="0"/>
              <w:jc w:val="left"/>
              <w:textAlignment w:val="center"/>
              <w:rPr>
                <w:rFonts w:hint="eastAsia" w:ascii="仿宋" w:hAnsi="仿宋" w:eastAsia="仿宋" w:cs="仿宋"/>
                <w:i w:val="0"/>
                <w:iCs w:val="0"/>
                <w:color w:val="000000"/>
                <w:sz w:val="20"/>
                <w:szCs w:val="20"/>
                <w:u w:val="none"/>
                <w:lang w:val="en-US"/>
              </w:rPr>
            </w:pPr>
            <w:r>
              <w:rPr>
                <w:rFonts w:hint="eastAsia" w:ascii="仿宋" w:hAnsi="仿宋" w:eastAsia="仿宋" w:cs="仿宋"/>
                <w:i w:val="0"/>
                <w:iCs w:val="0"/>
                <w:color w:val="000000"/>
                <w:kern w:val="0"/>
                <w:sz w:val="20"/>
                <w:szCs w:val="20"/>
                <w:u w:val="none"/>
                <w:lang w:val="en-US" w:eastAsia="zh-CN" w:bidi="ar"/>
              </w:rPr>
              <w:t>李文健、李帅杰</w:t>
            </w:r>
          </w:p>
        </w:tc>
      </w:tr>
      <w:tr w14:paraId="72BF1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1" w:hRule="atLeast"/>
        </w:trPr>
        <w:tc>
          <w:tcPr>
            <w:tcW w:w="5000" w:type="pct"/>
            <w:gridSpan w:val="7"/>
            <w:tcBorders>
              <w:top w:val="nil"/>
              <w:left w:val="nil"/>
              <w:bottom w:val="nil"/>
              <w:right w:val="nil"/>
            </w:tcBorders>
            <w:shd w:val="clear" w:color="auto" w:fill="auto"/>
            <w:noWrap/>
            <w:vAlign w:val="center"/>
          </w:tcPr>
          <w:p w14:paraId="72AED4C9">
            <w:pPr>
              <w:jc w:val="center"/>
              <w:rPr>
                <w:rFonts w:hint="eastAsia" w:ascii="仿宋" w:hAnsi="仿宋" w:eastAsia="仿宋" w:cs="仿宋"/>
                <w:i w:val="0"/>
                <w:iCs w:val="0"/>
                <w:color w:val="000000"/>
                <w:sz w:val="20"/>
                <w:szCs w:val="20"/>
                <w:u w:val="none"/>
              </w:rPr>
            </w:pPr>
          </w:p>
          <w:p w14:paraId="7100E28A">
            <w:pPr>
              <w:jc w:val="center"/>
              <w:rPr>
                <w:rFonts w:hint="eastAsia" w:ascii="仿宋" w:hAnsi="仿宋" w:eastAsia="仿宋" w:cs="仿宋"/>
                <w:i w:val="0"/>
                <w:iCs w:val="0"/>
                <w:color w:val="000000"/>
                <w:sz w:val="20"/>
                <w:szCs w:val="20"/>
                <w:u w:val="none"/>
              </w:rPr>
            </w:pPr>
          </w:p>
        </w:tc>
      </w:tr>
      <w:tr w14:paraId="28F60E3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454" w:hRule="atLeast"/>
          <w:tblHeader/>
        </w:trPr>
        <w:tc>
          <w:tcPr>
            <w:tcW w:w="5000" w:type="pct"/>
            <w:gridSpan w:val="7"/>
            <w:tcBorders>
              <w:tl2br w:val="nil"/>
              <w:tr2bl w:val="nil"/>
            </w:tcBorders>
            <w:shd w:val="clear" w:color="auto" w:fill="FFFFFF"/>
            <w:noWrap w:val="0"/>
            <w:vAlign w:val="center"/>
          </w:tcPr>
          <w:p w14:paraId="5C0C4668">
            <w:pPr>
              <w:keepNext w:val="0"/>
              <w:keepLines w:val="0"/>
              <w:widowControl/>
              <w:suppressLineNumbers w:val="0"/>
              <w:ind w:left="0" w:leftChars="0" w:firstLine="200" w:firstLineChars="100"/>
              <w:jc w:val="left"/>
              <w:textAlignment w:val="center"/>
              <w:rPr>
                <w:rFonts w:hint="eastAsia" w:ascii="仿宋" w:hAnsi="仿宋" w:eastAsia="仿宋" w:cs="仿宋"/>
                <w:i w:val="0"/>
                <w:iCs w:val="0"/>
                <w:color w:val="FF0000"/>
                <w:kern w:val="0"/>
                <w:sz w:val="20"/>
                <w:szCs w:val="20"/>
                <w:u w:val="none"/>
                <w:lang w:val="en-US" w:eastAsia="zh-CN" w:bidi="ar"/>
              </w:rPr>
            </w:pPr>
            <w:r>
              <w:rPr>
                <w:rStyle w:val="330"/>
                <w:rFonts w:ascii="仿宋" w:hAnsi="仿宋" w:eastAsia="仿宋" w:cs="仿宋"/>
                <w:color w:val="FF0000"/>
                <w:lang w:val="en-US" w:eastAsia="zh-CN" w:bidi="ar"/>
              </w:rPr>
              <w:t>工作量构成：</w:t>
            </w:r>
          </w:p>
        </w:tc>
      </w:tr>
      <w:tr w14:paraId="64D6904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454" w:hRule="atLeast"/>
          <w:tblHeader/>
        </w:trPr>
        <w:tc>
          <w:tcPr>
            <w:tcW w:w="343" w:type="pct"/>
            <w:gridSpan w:val="2"/>
            <w:vMerge w:val="restart"/>
            <w:tcBorders>
              <w:tl2br w:val="nil"/>
              <w:tr2bl w:val="nil"/>
            </w:tcBorders>
            <w:shd w:val="clear" w:color="auto" w:fill="FFFFFF"/>
            <w:noWrap w:val="0"/>
            <w:vAlign w:val="center"/>
          </w:tcPr>
          <w:p w14:paraId="78F875C7">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FF0000"/>
                <w:sz w:val="21"/>
                <w:szCs w:val="21"/>
                <w:u w:val="none"/>
              </w:rPr>
            </w:pPr>
            <w:r>
              <w:rPr>
                <w:rStyle w:val="329"/>
                <w:rFonts w:ascii="仿宋" w:hAnsi="仿宋" w:eastAsia="仿宋" w:cs="仿宋"/>
                <w:color w:val="FF0000"/>
                <w:lang w:val="en-US" w:eastAsia="zh-CN" w:bidi="ar"/>
              </w:rPr>
              <w:t>编号</w:t>
            </w:r>
          </w:p>
        </w:tc>
        <w:tc>
          <w:tcPr>
            <w:tcW w:w="3402" w:type="pct"/>
            <w:gridSpan w:val="3"/>
            <w:vMerge w:val="restart"/>
            <w:tcBorders>
              <w:tl2br w:val="nil"/>
              <w:tr2bl w:val="nil"/>
            </w:tcBorders>
            <w:shd w:val="clear" w:color="auto" w:fill="FFFFFF"/>
            <w:noWrap/>
            <w:vAlign w:val="center"/>
          </w:tcPr>
          <w:p w14:paraId="77D2F506">
            <w:pPr>
              <w:keepNext w:val="0"/>
              <w:keepLines w:val="0"/>
              <w:widowControl/>
              <w:suppressLineNumbers w:val="0"/>
              <w:ind w:firstLine="400" w:firstLineChars="200"/>
              <w:jc w:val="center"/>
              <w:textAlignment w:val="center"/>
              <w:rPr>
                <w:rFonts w:hint="eastAsia" w:ascii="仿宋" w:hAnsi="仿宋" w:eastAsia="仿宋" w:cs="仿宋"/>
                <w:i w:val="0"/>
                <w:iCs w:val="0"/>
                <w:color w:val="FF0000"/>
                <w:kern w:val="0"/>
                <w:sz w:val="20"/>
                <w:szCs w:val="20"/>
                <w:u w:val="none"/>
                <w:lang w:val="en-US" w:eastAsia="zh-CN" w:bidi="ar"/>
              </w:rPr>
            </w:pPr>
            <w:r>
              <w:rPr>
                <w:rFonts w:hint="eastAsia" w:ascii="仿宋" w:hAnsi="仿宋" w:eastAsia="仿宋" w:cs="仿宋"/>
                <w:i w:val="0"/>
                <w:iCs w:val="0"/>
                <w:color w:val="FF0000"/>
                <w:kern w:val="0"/>
                <w:sz w:val="20"/>
                <w:szCs w:val="20"/>
                <w:u w:val="none"/>
                <w:lang w:val="en-US" w:eastAsia="zh-CN" w:bidi="ar"/>
              </w:rPr>
              <w:t>工作内容</w:t>
            </w:r>
          </w:p>
        </w:tc>
        <w:tc>
          <w:tcPr>
            <w:tcW w:w="1254" w:type="pct"/>
            <w:gridSpan w:val="2"/>
            <w:tcBorders>
              <w:tl2br w:val="nil"/>
              <w:tr2bl w:val="nil"/>
            </w:tcBorders>
            <w:shd w:val="clear" w:color="auto" w:fill="FFFFFF"/>
            <w:noWrap/>
            <w:vAlign w:val="center"/>
          </w:tcPr>
          <w:p w14:paraId="25912A44">
            <w:pPr>
              <w:keepNext w:val="0"/>
              <w:keepLines w:val="0"/>
              <w:widowControl/>
              <w:suppressLineNumbers w:val="0"/>
              <w:ind w:left="0" w:leftChars="0" w:firstLine="200" w:firstLineChars="100"/>
              <w:jc w:val="center"/>
              <w:textAlignment w:val="center"/>
              <w:rPr>
                <w:rFonts w:hint="eastAsia" w:ascii="仿宋" w:hAnsi="仿宋" w:eastAsia="仿宋" w:cs="仿宋"/>
                <w:i w:val="0"/>
                <w:iCs w:val="0"/>
                <w:color w:val="FF0000"/>
                <w:kern w:val="0"/>
                <w:sz w:val="20"/>
                <w:szCs w:val="20"/>
                <w:u w:val="none"/>
                <w:lang w:val="en-US" w:eastAsia="zh-CN" w:bidi="ar"/>
              </w:rPr>
            </w:pPr>
            <w:r>
              <w:rPr>
                <w:rFonts w:hint="eastAsia" w:ascii="仿宋" w:hAnsi="仿宋" w:eastAsia="仿宋" w:cs="仿宋"/>
                <w:i w:val="0"/>
                <w:iCs w:val="0"/>
                <w:color w:val="FF0000"/>
                <w:kern w:val="0"/>
                <w:sz w:val="20"/>
                <w:szCs w:val="20"/>
                <w:u w:val="none"/>
                <w:lang w:val="en-US" w:eastAsia="zh-CN" w:bidi="ar"/>
              </w:rPr>
              <w:t>报价</w:t>
            </w:r>
          </w:p>
        </w:tc>
      </w:tr>
      <w:tr w14:paraId="0612EDA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454" w:hRule="atLeast"/>
          <w:tblHeader/>
        </w:trPr>
        <w:tc>
          <w:tcPr>
            <w:tcW w:w="343" w:type="pct"/>
            <w:gridSpan w:val="2"/>
            <w:vMerge w:val="continue"/>
            <w:tcBorders>
              <w:tl2br w:val="nil"/>
              <w:tr2bl w:val="nil"/>
            </w:tcBorders>
            <w:shd w:val="clear" w:color="auto" w:fill="FFFFFF"/>
            <w:noWrap w:val="0"/>
            <w:vAlign w:val="center"/>
          </w:tcPr>
          <w:p w14:paraId="647DA344">
            <w:pPr>
              <w:keepNext w:val="0"/>
              <w:keepLines w:val="0"/>
              <w:widowControl/>
              <w:suppressLineNumbers w:val="0"/>
              <w:ind w:left="0" w:leftChars="0" w:firstLine="0" w:firstLineChars="0"/>
              <w:jc w:val="center"/>
              <w:textAlignment w:val="center"/>
              <w:rPr>
                <w:rStyle w:val="329"/>
                <w:rFonts w:ascii="仿宋" w:hAnsi="仿宋" w:eastAsia="仿宋" w:cs="仿宋"/>
                <w:color w:val="FF0000"/>
                <w:lang w:val="en-US" w:eastAsia="zh-CN" w:bidi="ar"/>
              </w:rPr>
            </w:pPr>
          </w:p>
        </w:tc>
        <w:tc>
          <w:tcPr>
            <w:tcW w:w="3402" w:type="pct"/>
            <w:gridSpan w:val="3"/>
            <w:vMerge w:val="continue"/>
            <w:tcBorders>
              <w:tl2br w:val="nil"/>
              <w:tr2bl w:val="nil"/>
            </w:tcBorders>
            <w:shd w:val="clear" w:color="auto" w:fill="FFFFFF"/>
            <w:noWrap/>
            <w:vAlign w:val="center"/>
          </w:tcPr>
          <w:p w14:paraId="1D53BD8E">
            <w:pPr>
              <w:keepNext w:val="0"/>
              <w:keepLines w:val="0"/>
              <w:widowControl/>
              <w:suppressLineNumbers w:val="0"/>
              <w:ind w:firstLine="400" w:firstLineChars="200"/>
              <w:jc w:val="center"/>
              <w:textAlignment w:val="center"/>
              <w:rPr>
                <w:rFonts w:hint="eastAsia" w:ascii="仿宋" w:hAnsi="仿宋" w:eastAsia="仿宋" w:cs="仿宋"/>
                <w:i w:val="0"/>
                <w:iCs w:val="0"/>
                <w:color w:val="FF0000"/>
                <w:kern w:val="0"/>
                <w:sz w:val="20"/>
                <w:szCs w:val="20"/>
                <w:u w:val="none"/>
                <w:lang w:val="en-US" w:eastAsia="zh-CN" w:bidi="ar"/>
              </w:rPr>
            </w:pPr>
          </w:p>
        </w:tc>
        <w:tc>
          <w:tcPr>
            <w:tcW w:w="705" w:type="pct"/>
            <w:tcBorders>
              <w:tl2br w:val="nil"/>
              <w:tr2bl w:val="nil"/>
            </w:tcBorders>
            <w:shd w:val="clear" w:color="auto" w:fill="FFFFFF"/>
            <w:noWrap/>
            <w:vAlign w:val="center"/>
          </w:tcPr>
          <w:p w14:paraId="61E02BB0">
            <w:pPr>
              <w:keepNext w:val="0"/>
              <w:keepLines w:val="0"/>
              <w:widowControl/>
              <w:suppressLineNumbers w:val="0"/>
              <w:ind w:left="0" w:leftChars="0" w:firstLine="200" w:firstLineChars="100"/>
              <w:jc w:val="both"/>
              <w:textAlignment w:val="center"/>
              <w:rPr>
                <w:rFonts w:hint="eastAsia" w:ascii="仿宋" w:hAnsi="仿宋" w:eastAsia="仿宋" w:cs="仿宋"/>
                <w:i w:val="0"/>
                <w:iCs w:val="0"/>
                <w:color w:val="FF0000"/>
                <w:kern w:val="0"/>
                <w:sz w:val="20"/>
                <w:szCs w:val="20"/>
                <w:u w:val="none"/>
                <w:lang w:val="en-US" w:eastAsia="zh-CN" w:bidi="ar"/>
              </w:rPr>
            </w:pPr>
            <w:r>
              <w:rPr>
                <w:rFonts w:hint="eastAsia" w:ascii="仿宋" w:hAnsi="仿宋" w:eastAsia="仿宋" w:cs="仿宋"/>
                <w:i w:val="0"/>
                <w:iCs w:val="0"/>
                <w:color w:val="FF0000"/>
                <w:kern w:val="0"/>
                <w:sz w:val="20"/>
                <w:szCs w:val="20"/>
                <w:u w:val="none"/>
                <w:lang w:val="en-US" w:eastAsia="zh-CN" w:bidi="ar"/>
              </w:rPr>
              <w:t>人工日/天</w:t>
            </w:r>
          </w:p>
        </w:tc>
        <w:tc>
          <w:tcPr>
            <w:tcW w:w="549" w:type="pct"/>
            <w:tcBorders>
              <w:tl2br w:val="nil"/>
              <w:tr2bl w:val="nil"/>
            </w:tcBorders>
            <w:shd w:val="clear" w:color="auto" w:fill="FFFFFF"/>
            <w:noWrap/>
            <w:vAlign w:val="center"/>
          </w:tcPr>
          <w:p w14:paraId="401E73F8">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FF0000"/>
                <w:kern w:val="0"/>
                <w:sz w:val="20"/>
                <w:szCs w:val="20"/>
                <w:u w:val="none"/>
                <w:lang w:val="en-US" w:eastAsia="zh-CN" w:bidi="ar"/>
              </w:rPr>
            </w:pPr>
            <w:r>
              <w:rPr>
                <w:rFonts w:hint="eastAsia" w:ascii="仿宋" w:hAnsi="仿宋" w:eastAsia="仿宋" w:cs="仿宋"/>
                <w:i w:val="0"/>
                <w:iCs w:val="0"/>
                <w:color w:val="FF0000"/>
                <w:kern w:val="0"/>
                <w:sz w:val="20"/>
                <w:szCs w:val="20"/>
                <w:u w:val="none"/>
                <w:lang w:val="en-US" w:eastAsia="zh-CN" w:bidi="ar"/>
              </w:rPr>
              <w:t>价格/元</w:t>
            </w:r>
          </w:p>
        </w:tc>
      </w:tr>
      <w:tr w14:paraId="3C8B194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400" w:hRule="atLeast"/>
        </w:trPr>
        <w:tc>
          <w:tcPr>
            <w:tcW w:w="343" w:type="pct"/>
            <w:gridSpan w:val="2"/>
            <w:vMerge w:val="restart"/>
            <w:tcBorders>
              <w:tl2br w:val="nil"/>
              <w:tr2bl w:val="nil"/>
            </w:tcBorders>
            <w:shd w:val="clear" w:color="auto" w:fill="FFFFFF"/>
            <w:noWrap w:val="0"/>
            <w:vAlign w:val="center"/>
          </w:tcPr>
          <w:p w14:paraId="38FD447D">
            <w:pPr>
              <w:keepNext w:val="0"/>
              <w:keepLines w:val="0"/>
              <w:widowControl/>
              <w:numPr>
                <w:ilvl w:val="0"/>
                <w:numId w:val="0"/>
              </w:numPr>
              <w:suppressLineNumbers w:val="0"/>
              <w:ind w:leftChars="0"/>
              <w:jc w:val="both"/>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w:t>
            </w:r>
          </w:p>
        </w:tc>
        <w:tc>
          <w:tcPr>
            <w:tcW w:w="3402" w:type="pct"/>
            <w:gridSpan w:val="3"/>
            <w:tcBorders>
              <w:tl2br w:val="nil"/>
              <w:tr2bl w:val="nil"/>
            </w:tcBorders>
            <w:shd w:val="clear" w:color="auto" w:fill="FFFFFF"/>
            <w:noWrap/>
            <w:vAlign w:val="center"/>
          </w:tcPr>
          <w:p w14:paraId="40809C4B">
            <w:pPr>
              <w:ind w:firstLine="0" w:firstLineChars="0"/>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2A44124F">
            <w:pPr>
              <w:jc w:val="left"/>
              <w:rPr>
                <w:rFonts w:hint="eastAsia" w:ascii="仿宋" w:hAnsi="仿宋" w:eastAsia="仿宋" w:cs="仿宋"/>
                <w:b/>
                <w:bCs/>
                <w:i w:val="0"/>
                <w:iCs w:val="0"/>
                <w:color w:val="000000"/>
                <w:kern w:val="0"/>
                <w:sz w:val="21"/>
                <w:szCs w:val="21"/>
                <w:u w:val="none"/>
                <w:lang w:val="en-US" w:eastAsia="zh-CN" w:bidi="ar"/>
              </w:rPr>
            </w:pPr>
          </w:p>
        </w:tc>
        <w:tc>
          <w:tcPr>
            <w:tcW w:w="549" w:type="pct"/>
            <w:tcBorders>
              <w:tl2br w:val="nil"/>
              <w:tr2bl w:val="nil"/>
            </w:tcBorders>
            <w:shd w:val="clear" w:color="auto" w:fill="FFFFFF"/>
            <w:noWrap/>
            <w:vAlign w:val="center"/>
          </w:tcPr>
          <w:p w14:paraId="33B2526E">
            <w:pPr>
              <w:jc w:val="left"/>
              <w:rPr>
                <w:rFonts w:hint="eastAsia" w:ascii="仿宋" w:hAnsi="仿宋" w:eastAsia="仿宋" w:cs="仿宋"/>
                <w:b/>
                <w:bCs/>
                <w:i w:val="0"/>
                <w:iCs w:val="0"/>
                <w:color w:val="000000"/>
                <w:kern w:val="0"/>
                <w:sz w:val="21"/>
                <w:szCs w:val="21"/>
                <w:u w:val="none"/>
                <w:lang w:val="en-US" w:eastAsia="zh-CN" w:bidi="ar"/>
              </w:rPr>
            </w:pPr>
          </w:p>
        </w:tc>
      </w:tr>
      <w:tr w14:paraId="77446D65">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800" w:hRule="atLeast"/>
        </w:trPr>
        <w:tc>
          <w:tcPr>
            <w:tcW w:w="343" w:type="pct"/>
            <w:gridSpan w:val="2"/>
            <w:vMerge w:val="continue"/>
            <w:tcBorders>
              <w:tl2br w:val="nil"/>
              <w:tr2bl w:val="nil"/>
            </w:tcBorders>
            <w:shd w:val="clear" w:color="auto" w:fill="FFFFFF"/>
            <w:noWrap w:val="0"/>
            <w:vAlign w:val="center"/>
          </w:tcPr>
          <w:p w14:paraId="657DFD5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BD9C41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0"/>
            <w:vAlign w:val="center"/>
          </w:tcPr>
          <w:p w14:paraId="04C1C3A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4A90A19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8CCF38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495" w:hRule="atLeast"/>
        </w:trPr>
        <w:tc>
          <w:tcPr>
            <w:tcW w:w="343" w:type="pct"/>
            <w:gridSpan w:val="2"/>
            <w:vMerge w:val="continue"/>
            <w:tcBorders>
              <w:tl2br w:val="nil"/>
              <w:tr2bl w:val="nil"/>
            </w:tcBorders>
            <w:shd w:val="clear" w:color="auto" w:fill="FFFFFF"/>
            <w:noWrap w:val="0"/>
            <w:vAlign w:val="center"/>
          </w:tcPr>
          <w:p w14:paraId="4279C57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8C6DFC2">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0"/>
            <w:vAlign w:val="center"/>
          </w:tcPr>
          <w:p w14:paraId="35B5231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D93E36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75CB3FD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593" w:hRule="atLeast"/>
        </w:trPr>
        <w:tc>
          <w:tcPr>
            <w:tcW w:w="343" w:type="pct"/>
            <w:gridSpan w:val="2"/>
            <w:vMerge w:val="continue"/>
            <w:tcBorders>
              <w:tl2br w:val="nil"/>
              <w:tr2bl w:val="nil"/>
            </w:tcBorders>
            <w:shd w:val="clear" w:color="auto" w:fill="FFFFFF"/>
            <w:noWrap w:val="0"/>
            <w:vAlign w:val="center"/>
          </w:tcPr>
          <w:p w14:paraId="0532873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8C87C04">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71134E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2C9D99E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DF82CA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347" w:hRule="atLeast"/>
        </w:trPr>
        <w:tc>
          <w:tcPr>
            <w:tcW w:w="343" w:type="pct"/>
            <w:gridSpan w:val="2"/>
            <w:vMerge w:val="continue"/>
            <w:tcBorders>
              <w:tl2br w:val="nil"/>
              <w:tr2bl w:val="nil"/>
            </w:tcBorders>
            <w:shd w:val="clear" w:color="auto" w:fill="FFFFFF"/>
            <w:noWrap w:val="0"/>
            <w:vAlign w:val="center"/>
          </w:tcPr>
          <w:p w14:paraId="1C9A2D7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A2B91E4">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40D5E486">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DFE767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D64491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368" w:hRule="atLeast"/>
        </w:trPr>
        <w:tc>
          <w:tcPr>
            <w:tcW w:w="343" w:type="pct"/>
            <w:gridSpan w:val="2"/>
            <w:vMerge w:val="continue"/>
            <w:tcBorders>
              <w:tl2br w:val="nil"/>
              <w:tr2bl w:val="nil"/>
            </w:tcBorders>
            <w:shd w:val="clear" w:color="auto" w:fill="FFFFFF"/>
            <w:noWrap w:val="0"/>
            <w:vAlign w:val="center"/>
          </w:tcPr>
          <w:p w14:paraId="7114BB0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EF47666">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513CADB6">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2133106">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CACF4E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702A922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8214836">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D316074">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6079545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1AC0DC9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4C0AF1B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FB71D94">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E263BE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AFED59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D943CE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20AE01C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6EE364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88E4674">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344BA7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7F2FC7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33CB902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223B3699">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641E583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BB3D5B6">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3FA731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151A2E4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4468B3C">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BB03EA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5E819DC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6DF9047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4ECFC2F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A3D3B46">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E7BF23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0AA19F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1C7D4422">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2248582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218A2F2">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55DE5A16">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56BB731F">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CF86382">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653" w:hRule="atLeast"/>
        </w:trPr>
        <w:tc>
          <w:tcPr>
            <w:tcW w:w="343" w:type="pct"/>
            <w:gridSpan w:val="2"/>
            <w:vMerge w:val="continue"/>
            <w:tcBorders>
              <w:tl2br w:val="nil"/>
              <w:tr2bl w:val="nil"/>
            </w:tcBorders>
            <w:shd w:val="clear" w:color="auto" w:fill="FFFFFF"/>
            <w:noWrap w:val="0"/>
            <w:vAlign w:val="center"/>
          </w:tcPr>
          <w:p w14:paraId="0B03A42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A2B03D1">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E8B1AA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A89D7F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7A983985">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507A207D">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3B761DD">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E4A32D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93722AF">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4E5C4A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C3E7DF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2BBE5D4A">
            <w:pPr>
              <w:keepNext w:val="0"/>
              <w:keepLines w:val="0"/>
              <w:widowControl/>
              <w:numPr>
                <w:ilvl w:val="0"/>
                <w:numId w:val="19"/>
              </w:numPr>
              <w:suppressLineNumbers w:val="0"/>
              <w:jc w:val="left"/>
              <w:textAlignment w:val="center"/>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0"/>
            <w:vAlign w:val="center"/>
          </w:tcPr>
          <w:p w14:paraId="50CC8C34">
            <w:pPr>
              <w:keepNext w:val="0"/>
              <w:keepLines w:val="0"/>
              <w:widowControl/>
              <w:numPr>
                <w:ilvl w:val="0"/>
                <w:numId w:val="19"/>
              </w:numPr>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4033CDA2">
            <w:pPr>
              <w:keepNext w:val="0"/>
              <w:keepLines w:val="0"/>
              <w:widowControl/>
              <w:numPr>
                <w:ilvl w:val="0"/>
                <w:numId w:val="19"/>
              </w:numPr>
              <w:suppressLineNumbers w:val="0"/>
              <w:jc w:val="left"/>
              <w:textAlignment w:val="center"/>
              <w:rPr>
                <w:rFonts w:hint="eastAsia" w:ascii="仿宋" w:hAnsi="仿宋" w:eastAsia="仿宋" w:cs="仿宋"/>
                <w:i w:val="0"/>
                <w:iCs w:val="0"/>
                <w:color w:val="000000"/>
                <w:sz w:val="21"/>
                <w:szCs w:val="21"/>
                <w:u w:val="none"/>
              </w:rPr>
            </w:pPr>
          </w:p>
        </w:tc>
      </w:tr>
      <w:tr w14:paraId="65A5FEA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707" w:hRule="atLeast"/>
        </w:trPr>
        <w:tc>
          <w:tcPr>
            <w:tcW w:w="343" w:type="pct"/>
            <w:gridSpan w:val="2"/>
            <w:vMerge w:val="continue"/>
            <w:tcBorders>
              <w:tl2br w:val="nil"/>
              <w:tr2bl w:val="nil"/>
            </w:tcBorders>
            <w:shd w:val="clear" w:color="auto" w:fill="FFFFFF"/>
            <w:noWrap w:val="0"/>
            <w:vAlign w:val="center"/>
          </w:tcPr>
          <w:p w14:paraId="04CC421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C0AD913">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EFE631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5349B8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055848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558" w:hRule="atLeast"/>
        </w:trPr>
        <w:tc>
          <w:tcPr>
            <w:tcW w:w="343" w:type="pct"/>
            <w:gridSpan w:val="2"/>
            <w:vMerge w:val="continue"/>
            <w:tcBorders>
              <w:tl2br w:val="nil"/>
              <w:tr2bl w:val="nil"/>
            </w:tcBorders>
            <w:shd w:val="clear" w:color="auto" w:fill="FFFFFF"/>
            <w:noWrap w:val="0"/>
            <w:vAlign w:val="center"/>
          </w:tcPr>
          <w:p w14:paraId="2BF94FB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CFEA7EA">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4D952E0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2FA5216">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7DEC68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1EBEA72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1695EA3A">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C30238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48B9DFE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6CC0E44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C16938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7042D6E">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55BB6EB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4D07D4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AF88E8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495" w:hRule="atLeast"/>
        </w:trPr>
        <w:tc>
          <w:tcPr>
            <w:tcW w:w="343" w:type="pct"/>
            <w:gridSpan w:val="2"/>
            <w:vMerge w:val="continue"/>
            <w:tcBorders>
              <w:tl2br w:val="nil"/>
              <w:tr2bl w:val="nil"/>
            </w:tcBorders>
            <w:shd w:val="clear" w:color="auto" w:fill="FFFFFF"/>
            <w:noWrap w:val="0"/>
            <w:vAlign w:val="center"/>
          </w:tcPr>
          <w:p w14:paraId="702E284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7CA521A">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E2E0503">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0E2AECE4">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7EEB4C92">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700C614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22E76C6">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84FC52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534BB36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4E229C2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343" w:type="pct"/>
            <w:gridSpan w:val="2"/>
            <w:vMerge w:val="continue"/>
            <w:tcBorders>
              <w:tl2br w:val="nil"/>
              <w:tr2bl w:val="nil"/>
            </w:tcBorders>
            <w:shd w:val="clear" w:color="auto" w:fill="FFFFFF"/>
            <w:noWrap w:val="0"/>
            <w:vAlign w:val="center"/>
          </w:tcPr>
          <w:p w14:paraId="654F992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AD3F36D">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6C846F8">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1C2683D2">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2FB50238">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343" w:type="pct"/>
            <w:gridSpan w:val="2"/>
            <w:vMerge w:val="restart"/>
            <w:tcBorders>
              <w:tl2br w:val="nil"/>
              <w:tr2bl w:val="nil"/>
            </w:tcBorders>
            <w:shd w:val="clear" w:color="auto" w:fill="FFFFFF"/>
            <w:noWrap w:val="0"/>
            <w:vAlign w:val="center"/>
          </w:tcPr>
          <w:p w14:paraId="3ABCC78A">
            <w:pPr>
              <w:keepNext w:val="0"/>
              <w:keepLines w:val="0"/>
              <w:widowControl/>
              <w:suppressLineNumbers w:val="0"/>
              <w:jc w:val="both"/>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22</w:t>
            </w:r>
          </w:p>
        </w:tc>
        <w:tc>
          <w:tcPr>
            <w:tcW w:w="3402" w:type="pct"/>
            <w:gridSpan w:val="3"/>
            <w:tcBorders>
              <w:tl2br w:val="nil"/>
              <w:tr2bl w:val="nil"/>
            </w:tcBorders>
            <w:shd w:val="clear" w:color="auto" w:fill="FFFFFF"/>
            <w:noWrap w:val="0"/>
            <w:vAlign w:val="center"/>
          </w:tcPr>
          <w:p w14:paraId="725278A3">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lang w:val="en-US"/>
              </w:rPr>
            </w:pPr>
          </w:p>
        </w:tc>
        <w:tc>
          <w:tcPr>
            <w:tcW w:w="705" w:type="pct"/>
            <w:tcBorders>
              <w:tl2br w:val="nil"/>
              <w:tr2bl w:val="nil"/>
            </w:tcBorders>
            <w:shd w:val="clear" w:color="auto" w:fill="FFFFFF"/>
            <w:noWrap w:val="0"/>
            <w:vAlign w:val="center"/>
          </w:tcPr>
          <w:p w14:paraId="2BF701C1">
            <w:pPr>
              <w:keepNext w:val="0"/>
              <w:keepLines w:val="0"/>
              <w:widowControl/>
              <w:suppressLineNumbers w:val="0"/>
              <w:jc w:val="left"/>
              <w:textAlignment w:val="center"/>
              <w:rPr>
                <w:rFonts w:hint="eastAsia" w:ascii="仿宋" w:hAnsi="仿宋" w:eastAsia="仿宋" w:cs="仿宋"/>
                <w:b/>
                <w:bCs/>
                <w:i w:val="0"/>
                <w:iCs w:val="0"/>
                <w:color w:val="000000"/>
                <w:kern w:val="0"/>
                <w:sz w:val="21"/>
                <w:szCs w:val="21"/>
                <w:u w:val="none"/>
                <w:lang w:val="en-US" w:eastAsia="zh-CN" w:bidi="ar"/>
              </w:rPr>
            </w:pPr>
          </w:p>
        </w:tc>
        <w:tc>
          <w:tcPr>
            <w:tcW w:w="549" w:type="pct"/>
            <w:tcBorders>
              <w:tl2br w:val="nil"/>
              <w:tr2bl w:val="nil"/>
            </w:tcBorders>
            <w:shd w:val="clear" w:color="auto" w:fill="FFFFFF"/>
            <w:noWrap w:val="0"/>
            <w:vAlign w:val="center"/>
          </w:tcPr>
          <w:p w14:paraId="4EF29722">
            <w:pPr>
              <w:keepNext w:val="0"/>
              <w:keepLines w:val="0"/>
              <w:widowControl/>
              <w:suppressLineNumbers w:val="0"/>
              <w:jc w:val="left"/>
              <w:textAlignment w:val="center"/>
              <w:rPr>
                <w:rFonts w:hint="eastAsia" w:ascii="仿宋" w:hAnsi="仿宋" w:eastAsia="仿宋" w:cs="仿宋"/>
                <w:b/>
                <w:bCs/>
                <w:i w:val="0"/>
                <w:iCs w:val="0"/>
                <w:color w:val="000000"/>
                <w:kern w:val="0"/>
                <w:sz w:val="21"/>
                <w:szCs w:val="21"/>
                <w:u w:val="none"/>
                <w:lang w:val="en-US" w:eastAsia="zh-CN" w:bidi="ar"/>
              </w:rPr>
            </w:pPr>
          </w:p>
        </w:tc>
      </w:tr>
      <w:tr w14:paraId="71B910E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594" w:hRule="atLeast"/>
        </w:trPr>
        <w:tc>
          <w:tcPr>
            <w:tcW w:w="343" w:type="pct"/>
            <w:gridSpan w:val="2"/>
            <w:vMerge w:val="continue"/>
            <w:tcBorders>
              <w:tl2br w:val="nil"/>
              <w:tr2bl w:val="nil"/>
            </w:tcBorders>
            <w:shd w:val="clear" w:color="auto" w:fill="FFFFFF"/>
            <w:noWrap w:val="0"/>
            <w:vAlign w:val="center"/>
          </w:tcPr>
          <w:p w14:paraId="0EDC194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17EC83F1">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15F059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96C656F">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4994C17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PrEx>
        <w:trPr>
          <w:trHeight w:val="840" w:hRule="atLeast"/>
        </w:trPr>
        <w:tc>
          <w:tcPr>
            <w:tcW w:w="343" w:type="pct"/>
            <w:gridSpan w:val="2"/>
            <w:vMerge w:val="continue"/>
            <w:tcBorders>
              <w:tl2br w:val="nil"/>
              <w:tr2bl w:val="nil"/>
            </w:tcBorders>
            <w:shd w:val="clear" w:color="auto" w:fill="FFFFFF"/>
            <w:noWrap w:val="0"/>
            <w:vAlign w:val="center"/>
          </w:tcPr>
          <w:p w14:paraId="1C8A023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9A976A4">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500D72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9F8F6A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E58FF85">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325" w:hRule="atLeast"/>
        </w:trPr>
        <w:tc>
          <w:tcPr>
            <w:tcW w:w="343" w:type="pct"/>
            <w:gridSpan w:val="2"/>
            <w:vMerge w:val="continue"/>
            <w:tcBorders>
              <w:tl2br w:val="nil"/>
              <w:tr2bl w:val="nil"/>
            </w:tcBorders>
            <w:shd w:val="clear" w:color="auto" w:fill="FFFFFF"/>
            <w:noWrap w:val="0"/>
            <w:vAlign w:val="center"/>
          </w:tcPr>
          <w:p w14:paraId="1B1DD521">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67B6A06">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511C43C4">
            <w:pPr>
              <w:keepNext w:val="0"/>
              <w:keepLines w:val="0"/>
              <w:widowControl/>
              <w:suppressLineNumbers w:val="0"/>
              <w:jc w:val="left"/>
              <w:textAlignment w:val="center"/>
              <w:rPr>
                <w:rFonts w:hint="eastAsia" w:ascii="仿宋" w:hAnsi="仿宋" w:eastAsia="仿宋" w:cs="仿宋"/>
                <w:i w:val="0"/>
                <w:iCs w:val="0"/>
                <w:color w:val="000000"/>
                <w:sz w:val="21"/>
                <w:szCs w:val="21"/>
                <w:u w:val="none"/>
                <w:lang w:eastAsia="zh-CN"/>
              </w:rPr>
            </w:pPr>
          </w:p>
        </w:tc>
        <w:tc>
          <w:tcPr>
            <w:tcW w:w="549" w:type="pct"/>
            <w:tcBorders>
              <w:tl2br w:val="nil"/>
              <w:tr2bl w:val="nil"/>
            </w:tcBorders>
            <w:shd w:val="clear" w:color="auto" w:fill="FFFFFF"/>
            <w:noWrap w:val="0"/>
            <w:vAlign w:val="center"/>
          </w:tcPr>
          <w:p w14:paraId="00ECC607">
            <w:pPr>
              <w:keepNext w:val="0"/>
              <w:keepLines w:val="0"/>
              <w:widowControl/>
              <w:suppressLineNumbers w:val="0"/>
              <w:jc w:val="left"/>
              <w:textAlignment w:val="center"/>
              <w:rPr>
                <w:rFonts w:hint="eastAsia" w:ascii="仿宋" w:hAnsi="仿宋" w:eastAsia="仿宋" w:cs="仿宋"/>
                <w:i w:val="0"/>
                <w:iCs w:val="0"/>
                <w:color w:val="000000"/>
                <w:sz w:val="21"/>
                <w:szCs w:val="21"/>
                <w:u w:val="none"/>
                <w:lang w:eastAsia="zh-CN"/>
              </w:rPr>
            </w:pPr>
          </w:p>
        </w:tc>
      </w:tr>
      <w:tr w14:paraId="3DF8049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3213BC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DED28F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DE1EEC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CABACF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17996F2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66E129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2DDF0CB2">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4183CF2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15C663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764178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855" w:hRule="atLeast"/>
        </w:trPr>
        <w:tc>
          <w:tcPr>
            <w:tcW w:w="343" w:type="pct"/>
            <w:gridSpan w:val="2"/>
            <w:vMerge w:val="continue"/>
            <w:tcBorders>
              <w:tl2br w:val="nil"/>
              <w:tr2bl w:val="nil"/>
            </w:tcBorders>
            <w:shd w:val="clear" w:color="auto" w:fill="FFFFFF"/>
            <w:noWrap w:val="0"/>
            <w:vAlign w:val="center"/>
          </w:tcPr>
          <w:p w14:paraId="77AAA8F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1C0242F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5DD0185F">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786D4C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B0C40C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5ACE02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E00285E">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0CEC93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540923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FE7A91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3" w:hRule="atLeast"/>
        </w:trPr>
        <w:tc>
          <w:tcPr>
            <w:tcW w:w="343" w:type="pct"/>
            <w:gridSpan w:val="2"/>
            <w:vMerge w:val="continue"/>
            <w:tcBorders>
              <w:tl2br w:val="nil"/>
              <w:tr2bl w:val="nil"/>
            </w:tcBorders>
            <w:shd w:val="clear" w:color="auto" w:fill="FFFFFF"/>
            <w:noWrap w:val="0"/>
            <w:vAlign w:val="center"/>
          </w:tcPr>
          <w:p w14:paraId="0AF5BBE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89C70DD">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401B2EE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7DD092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426CCAC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106" w:hRule="atLeast"/>
        </w:trPr>
        <w:tc>
          <w:tcPr>
            <w:tcW w:w="343" w:type="pct"/>
            <w:gridSpan w:val="2"/>
            <w:vMerge w:val="continue"/>
            <w:tcBorders>
              <w:tl2br w:val="nil"/>
              <w:tr2bl w:val="nil"/>
            </w:tcBorders>
            <w:shd w:val="clear" w:color="auto" w:fill="FFFFFF"/>
            <w:noWrap w:val="0"/>
            <w:vAlign w:val="center"/>
          </w:tcPr>
          <w:p w14:paraId="1AE872ED">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9274C8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5907E4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5D4325B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1BB5704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1024" w:hRule="atLeast"/>
        </w:trPr>
        <w:tc>
          <w:tcPr>
            <w:tcW w:w="343" w:type="pct"/>
            <w:gridSpan w:val="2"/>
            <w:vMerge w:val="continue"/>
            <w:tcBorders>
              <w:tl2br w:val="nil"/>
              <w:tr2bl w:val="nil"/>
            </w:tcBorders>
            <w:shd w:val="clear" w:color="auto" w:fill="FFFFFF"/>
            <w:noWrap w:val="0"/>
            <w:vAlign w:val="center"/>
          </w:tcPr>
          <w:p w14:paraId="3DAC70E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2C954E97">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6299903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8F4D58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4602A44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7E7090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951B51C">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AC3FC2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6442E7D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755D107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648474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48CCDFE">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434D84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66C453B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93F6D6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26D2E8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24E9AFA">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2E32ECF">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743826F">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7C73BFA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2C758F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39DFA8E">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67598D5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52D5277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F3E3C6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95FBC4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99ACDA1">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9A1F43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213B848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B32A38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FAADDB0">
            <w:pPr>
              <w:jc w:val="center"/>
              <w:rPr>
                <w:rFonts w:hint="eastAsia" w:ascii="仿宋" w:hAnsi="仿宋" w:eastAsia="仿宋" w:cs="仿宋"/>
                <w:i w:val="0"/>
                <w:iCs w:val="0"/>
                <w:color w:val="000000"/>
                <w:sz w:val="21"/>
                <w:szCs w:val="21"/>
                <w:u w:val="none"/>
                <w:lang w:val="en-US" w:eastAsia="zh-CN"/>
              </w:rPr>
            </w:pPr>
          </w:p>
        </w:tc>
        <w:tc>
          <w:tcPr>
            <w:tcW w:w="3402" w:type="pct"/>
            <w:gridSpan w:val="3"/>
            <w:tcBorders>
              <w:tl2br w:val="nil"/>
              <w:tr2bl w:val="nil"/>
            </w:tcBorders>
            <w:shd w:val="clear" w:color="auto" w:fill="FFFFFF"/>
            <w:noWrap w:val="0"/>
            <w:vAlign w:val="center"/>
          </w:tcPr>
          <w:p w14:paraId="3CAEE24D">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lang w:val="en-US"/>
              </w:rPr>
            </w:pPr>
          </w:p>
        </w:tc>
        <w:tc>
          <w:tcPr>
            <w:tcW w:w="705" w:type="pct"/>
            <w:tcBorders>
              <w:tl2br w:val="nil"/>
              <w:tr2bl w:val="nil"/>
            </w:tcBorders>
            <w:shd w:val="clear" w:color="auto" w:fill="FFFFFF"/>
            <w:noWrap w:val="0"/>
            <w:vAlign w:val="center"/>
          </w:tcPr>
          <w:p w14:paraId="19AB0862">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rPr>
            </w:pPr>
          </w:p>
        </w:tc>
        <w:tc>
          <w:tcPr>
            <w:tcW w:w="549" w:type="pct"/>
            <w:tcBorders>
              <w:tl2br w:val="nil"/>
              <w:tr2bl w:val="nil"/>
            </w:tcBorders>
            <w:shd w:val="clear" w:color="auto" w:fill="FFFFFF"/>
            <w:noWrap w:val="0"/>
            <w:vAlign w:val="center"/>
          </w:tcPr>
          <w:p w14:paraId="29C854EA">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rPr>
            </w:pPr>
          </w:p>
        </w:tc>
      </w:tr>
      <w:tr w14:paraId="4B2C202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781F4C7">
            <w:pPr>
              <w:keepNext w:val="0"/>
              <w:keepLines w:val="0"/>
              <w:widowControl/>
              <w:suppressLineNumbers w:val="0"/>
              <w:jc w:val="both"/>
              <w:textAlignment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C91D113">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63D92D37">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D87D327">
            <w:pPr>
              <w:jc w:val="left"/>
              <w:rPr>
                <w:rFonts w:hint="eastAsia" w:ascii="仿宋" w:hAnsi="仿宋" w:eastAsia="仿宋" w:cs="仿宋"/>
                <w:i w:val="0"/>
                <w:iCs w:val="0"/>
                <w:color w:val="000000"/>
                <w:sz w:val="21"/>
                <w:szCs w:val="21"/>
                <w:u w:val="none"/>
              </w:rPr>
            </w:pPr>
          </w:p>
        </w:tc>
      </w:tr>
      <w:tr w14:paraId="690C991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58B53F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60F0586">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04D4A92">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226CA95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DAC0CF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6ACA426">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221C3491">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582CFD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15B313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42044D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0D54AF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4F57D0C">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A5535D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6BB98B2">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62FEACA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E106C7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126F33E">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2F0115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A5F9412">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F49805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92B98A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449B80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304427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A06770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2D8CE2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20A4BA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8C0C427">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B0AD32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F53C15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6D3DFCD5">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PrEx>
        <w:trPr>
          <w:trHeight w:val="90" w:hRule="atLeast"/>
        </w:trPr>
        <w:tc>
          <w:tcPr>
            <w:tcW w:w="343" w:type="pct"/>
            <w:gridSpan w:val="2"/>
            <w:vMerge w:val="continue"/>
            <w:tcBorders>
              <w:tl2br w:val="nil"/>
              <w:tr2bl w:val="nil"/>
            </w:tcBorders>
            <w:shd w:val="clear" w:color="auto" w:fill="FFFFFF"/>
            <w:noWrap w:val="0"/>
            <w:vAlign w:val="center"/>
          </w:tcPr>
          <w:p w14:paraId="61341801">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D50DBF6">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8D6D1F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C8C69C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B09D88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A2DCD4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40469CD">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BE9B0F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925535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62B9784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FB6BED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1B123893">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1F4CEB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1238EF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6F08A9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325B3D1">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69A5F0F">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243BEC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2BC472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6BC1BC5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68F890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120DC1AE">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F706DB4">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C94D69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9C810A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07E54C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2355F028">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48DF8C8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4B7783B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46310E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48457E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F1B0007">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987FD1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2246FE8F">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19F0C9B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1EBF1F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20BCCDB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4287FE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DC8236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841988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B01A04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B8CA947">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D67C54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232A360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E24866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D40FB4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EBC9074">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B1444A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2E8E1D0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DF181A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C79394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56BF87B">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F945B7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602B74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0EC3AD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644B9E6">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298ECA2">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CD4F7A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4B0B31C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850BA2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1E3075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2D0D8B2">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9E1091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5C2718D4">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98C215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6170B5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162A67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ign w:val="center"/>
          </w:tcPr>
          <w:p w14:paraId="32D005A7">
            <w:pPr>
              <w:keepNext w:val="0"/>
              <w:keepLines w:val="0"/>
              <w:widowControl/>
              <w:suppressLineNumbers w:val="0"/>
              <w:jc w:val="left"/>
              <w:textAlignment w:val="center"/>
              <w:rPr>
                <w:rFonts w:hint="eastAsia" w:ascii="仿宋" w:hAnsi="仿宋" w:eastAsia="仿宋" w:cs="仿宋"/>
                <w:i w:val="0"/>
                <w:iCs w:val="0"/>
                <w:color w:val="000000"/>
                <w:sz w:val="21"/>
                <w:szCs w:val="21"/>
                <w:u w:val="none"/>
                <w:lang w:eastAsia="zh-CN"/>
              </w:rPr>
            </w:pPr>
          </w:p>
        </w:tc>
        <w:tc>
          <w:tcPr>
            <w:tcW w:w="549" w:type="pct"/>
            <w:tcBorders>
              <w:tl2br w:val="nil"/>
              <w:tr2bl w:val="nil"/>
            </w:tcBorders>
            <w:shd w:val="clear" w:color="auto" w:fill="FFFFFF"/>
            <w:noWrap/>
            <w:vAlign w:val="center"/>
          </w:tcPr>
          <w:p w14:paraId="1B3355CF">
            <w:pPr>
              <w:keepNext w:val="0"/>
              <w:keepLines w:val="0"/>
              <w:widowControl/>
              <w:suppressLineNumbers w:val="0"/>
              <w:jc w:val="left"/>
              <w:textAlignment w:val="center"/>
              <w:rPr>
                <w:rFonts w:hint="eastAsia" w:ascii="仿宋" w:hAnsi="仿宋" w:eastAsia="仿宋" w:cs="仿宋"/>
                <w:i w:val="0"/>
                <w:iCs w:val="0"/>
                <w:color w:val="000000"/>
                <w:sz w:val="21"/>
                <w:szCs w:val="21"/>
                <w:u w:val="none"/>
                <w:lang w:eastAsia="zh-CN"/>
              </w:rPr>
            </w:pPr>
          </w:p>
        </w:tc>
      </w:tr>
      <w:tr w14:paraId="6C0D8A2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B78D26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E69C9C4">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40ED45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1E3C53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FD230C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343" w:type="pct"/>
            <w:gridSpan w:val="2"/>
            <w:vMerge w:val="continue"/>
            <w:tcBorders>
              <w:tl2br w:val="nil"/>
              <w:tr2bl w:val="nil"/>
            </w:tcBorders>
            <w:shd w:val="clear" w:color="auto" w:fill="FFFFFF"/>
            <w:noWrap w:val="0"/>
            <w:vAlign w:val="center"/>
          </w:tcPr>
          <w:p w14:paraId="4894290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7353F33E">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4F3192B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E939D24">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A09C398">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621" w:hRule="atLeast"/>
        </w:trPr>
        <w:tc>
          <w:tcPr>
            <w:tcW w:w="343" w:type="pct"/>
            <w:gridSpan w:val="2"/>
            <w:vMerge w:val="continue"/>
            <w:tcBorders>
              <w:tl2br w:val="nil"/>
              <w:tr2bl w:val="nil"/>
            </w:tcBorders>
            <w:shd w:val="clear" w:color="auto" w:fill="FFFFFF"/>
            <w:noWrap w:val="0"/>
            <w:vAlign w:val="center"/>
          </w:tcPr>
          <w:p w14:paraId="23EFB15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DD58072">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76F70EBE">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42F815B0">
            <w:pPr>
              <w:jc w:val="left"/>
              <w:rPr>
                <w:rFonts w:hint="eastAsia" w:ascii="仿宋" w:hAnsi="仿宋" w:eastAsia="仿宋" w:cs="仿宋"/>
                <w:i w:val="0"/>
                <w:iCs w:val="0"/>
                <w:color w:val="000000"/>
                <w:sz w:val="21"/>
                <w:szCs w:val="21"/>
                <w:u w:val="none"/>
              </w:rPr>
            </w:pPr>
          </w:p>
        </w:tc>
      </w:tr>
      <w:tr w14:paraId="4AA4FA2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F4F1A2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FAD9505">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1EBBA395">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4A8298E">
            <w:pPr>
              <w:jc w:val="left"/>
              <w:rPr>
                <w:rFonts w:hint="eastAsia" w:ascii="仿宋" w:hAnsi="仿宋" w:eastAsia="仿宋" w:cs="仿宋"/>
                <w:i w:val="0"/>
                <w:iCs w:val="0"/>
                <w:color w:val="000000"/>
                <w:sz w:val="21"/>
                <w:szCs w:val="21"/>
                <w:u w:val="none"/>
              </w:rPr>
            </w:pPr>
          </w:p>
        </w:tc>
      </w:tr>
      <w:tr w14:paraId="55D4F76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600" w:hRule="atLeast"/>
        </w:trPr>
        <w:tc>
          <w:tcPr>
            <w:tcW w:w="343" w:type="pct"/>
            <w:gridSpan w:val="2"/>
            <w:vMerge w:val="continue"/>
            <w:tcBorders>
              <w:tl2br w:val="nil"/>
              <w:tr2bl w:val="nil"/>
            </w:tcBorders>
            <w:shd w:val="clear" w:color="auto" w:fill="FFFFFF"/>
            <w:noWrap w:val="0"/>
            <w:vAlign w:val="center"/>
          </w:tcPr>
          <w:p w14:paraId="2485813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B2BDC43">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4B26015A">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A658CC8">
            <w:pPr>
              <w:jc w:val="left"/>
              <w:rPr>
                <w:rFonts w:hint="eastAsia" w:ascii="仿宋" w:hAnsi="仿宋" w:eastAsia="仿宋" w:cs="仿宋"/>
                <w:i w:val="0"/>
                <w:iCs w:val="0"/>
                <w:color w:val="000000"/>
                <w:sz w:val="21"/>
                <w:szCs w:val="21"/>
                <w:u w:val="none"/>
              </w:rPr>
            </w:pPr>
          </w:p>
        </w:tc>
      </w:tr>
      <w:tr w14:paraId="6E0572F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4B6636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4F62902">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488B13AD">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232359C">
            <w:pPr>
              <w:jc w:val="left"/>
              <w:rPr>
                <w:rFonts w:hint="eastAsia" w:ascii="仿宋" w:hAnsi="仿宋" w:eastAsia="仿宋" w:cs="仿宋"/>
                <w:i w:val="0"/>
                <w:iCs w:val="0"/>
                <w:color w:val="000000"/>
                <w:sz w:val="21"/>
                <w:szCs w:val="21"/>
                <w:u w:val="none"/>
              </w:rPr>
            </w:pPr>
          </w:p>
        </w:tc>
      </w:tr>
      <w:tr w14:paraId="30CF7D6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557558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B587F07">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7372FB61">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DAED469">
            <w:pPr>
              <w:jc w:val="left"/>
              <w:rPr>
                <w:rFonts w:hint="eastAsia" w:ascii="仿宋" w:hAnsi="仿宋" w:eastAsia="仿宋" w:cs="仿宋"/>
                <w:i w:val="0"/>
                <w:iCs w:val="0"/>
                <w:color w:val="000000"/>
                <w:sz w:val="21"/>
                <w:szCs w:val="21"/>
                <w:u w:val="none"/>
              </w:rPr>
            </w:pPr>
          </w:p>
        </w:tc>
      </w:tr>
      <w:tr w14:paraId="5380B67D">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77D61B6">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8CDDB37">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417092B5">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1BE046C">
            <w:pPr>
              <w:jc w:val="left"/>
              <w:rPr>
                <w:rFonts w:hint="eastAsia" w:ascii="仿宋" w:hAnsi="仿宋" w:eastAsia="仿宋" w:cs="仿宋"/>
                <w:i w:val="0"/>
                <w:iCs w:val="0"/>
                <w:color w:val="000000"/>
                <w:sz w:val="21"/>
                <w:szCs w:val="21"/>
                <w:u w:val="none"/>
              </w:rPr>
            </w:pPr>
          </w:p>
        </w:tc>
      </w:tr>
      <w:tr w14:paraId="1AC0D9E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6DC248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4E0A8CFE">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612FACBC">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5B151729">
            <w:pPr>
              <w:jc w:val="left"/>
              <w:rPr>
                <w:rFonts w:hint="eastAsia" w:ascii="仿宋" w:hAnsi="仿宋" w:eastAsia="仿宋" w:cs="仿宋"/>
                <w:i w:val="0"/>
                <w:iCs w:val="0"/>
                <w:color w:val="000000"/>
                <w:sz w:val="21"/>
                <w:szCs w:val="21"/>
                <w:u w:val="none"/>
                <w:lang w:val="en-US" w:eastAsia="zh-CN"/>
              </w:rPr>
            </w:pPr>
          </w:p>
        </w:tc>
      </w:tr>
      <w:tr w14:paraId="171A92F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9837AA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5943B03">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7541C298">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3E76EB89">
            <w:pPr>
              <w:jc w:val="left"/>
              <w:rPr>
                <w:rFonts w:hint="eastAsia" w:ascii="仿宋" w:hAnsi="仿宋" w:eastAsia="仿宋" w:cs="仿宋"/>
                <w:i w:val="0"/>
                <w:iCs w:val="0"/>
                <w:color w:val="000000"/>
                <w:sz w:val="21"/>
                <w:szCs w:val="21"/>
                <w:u w:val="none"/>
                <w:lang w:val="en-US" w:eastAsia="zh-CN"/>
              </w:rPr>
            </w:pPr>
          </w:p>
        </w:tc>
      </w:tr>
      <w:tr w14:paraId="57E20DA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C42456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4C81C9E0">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422A1FE0">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580BE77B">
            <w:pPr>
              <w:jc w:val="left"/>
              <w:rPr>
                <w:rFonts w:hint="eastAsia" w:ascii="仿宋" w:hAnsi="仿宋" w:eastAsia="仿宋" w:cs="仿宋"/>
                <w:i w:val="0"/>
                <w:iCs w:val="0"/>
                <w:color w:val="000000"/>
                <w:sz w:val="21"/>
                <w:szCs w:val="21"/>
                <w:u w:val="none"/>
                <w:lang w:val="en-US" w:eastAsia="zh-CN"/>
              </w:rPr>
            </w:pPr>
          </w:p>
        </w:tc>
      </w:tr>
      <w:tr w14:paraId="3D620F1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325E0E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AB39EAC">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609580AC">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1FC3C03C">
            <w:pPr>
              <w:jc w:val="left"/>
              <w:rPr>
                <w:rFonts w:hint="eastAsia" w:ascii="仿宋" w:hAnsi="仿宋" w:eastAsia="仿宋" w:cs="仿宋"/>
                <w:i w:val="0"/>
                <w:iCs w:val="0"/>
                <w:color w:val="000000"/>
                <w:sz w:val="21"/>
                <w:szCs w:val="21"/>
                <w:u w:val="none"/>
                <w:lang w:val="en-US" w:eastAsia="zh-CN"/>
              </w:rPr>
            </w:pPr>
          </w:p>
        </w:tc>
      </w:tr>
      <w:tr w14:paraId="07E4586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E34E1C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4C6A6CE">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22574A08">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163BDA22">
            <w:pPr>
              <w:jc w:val="left"/>
              <w:rPr>
                <w:rFonts w:hint="eastAsia" w:ascii="仿宋" w:hAnsi="仿宋" w:eastAsia="仿宋" w:cs="仿宋"/>
                <w:i w:val="0"/>
                <w:iCs w:val="0"/>
                <w:color w:val="000000"/>
                <w:sz w:val="21"/>
                <w:szCs w:val="21"/>
                <w:u w:val="none"/>
                <w:lang w:val="en-US" w:eastAsia="zh-CN"/>
              </w:rPr>
            </w:pPr>
          </w:p>
        </w:tc>
      </w:tr>
      <w:tr w14:paraId="42FE70D5">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05763AD">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A84573A">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54F33E89">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4B432B29">
            <w:pPr>
              <w:jc w:val="left"/>
              <w:rPr>
                <w:rFonts w:hint="eastAsia" w:ascii="仿宋" w:hAnsi="仿宋" w:eastAsia="仿宋" w:cs="仿宋"/>
                <w:i w:val="0"/>
                <w:iCs w:val="0"/>
                <w:color w:val="000000"/>
                <w:sz w:val="21"/>
                <w:szCs w:val="21"/>
                <w:u w:val="none"/>
                <w:lang w:val="en-US" w:eastAsia="zh-CN"/>
              </w:rPr>
            </w:pPr>
          </w:p>
        </w:tc>
      </w:tr>
      <w:tr w14:paraId="174571F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76BE6E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6EC1AA4">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177F89F7">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1A2C2030">
            <w:pPr>
              <w:jc w:val="left"/>
              <w:rPr>
                <w:rFonts w:hint="eastAsia" w:ascii="仿宋" w:hAnsi="仿宋" w:eastAsia="仿宋" w:cs="仿宋"/>
                <w:i w:val="0"/>
                <w:iCs w:val="0"/>
                <w:color w:val="000000"/>
                <w:sz w:val="21"/>
                <w:szCs w:val="21"/>
                <w:u w:val="none"/>
                <w:lang w:val="en-US" w:eastAsia="zh-CN"/>
              </w:rPr>
            </w:pPr>
          </w:p>
        </w:tc>
      </w:tr>
      <w:tr w14:paraId="324BC76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E27781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AB28790">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368D3E42">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6D920DCD">
            <w:pPr>
              <w:jc w:val="left"/>
              <w:rPr>
                <w:rFonts w:hint="eastAsia" w:ascii="仿宋" w:hAnsi="仿宋" w:eastAsia="仿宋" w:cs="仿宋"/>
                <w:i w:val="0"/>
                <w:iCs w:val="0"/>
                <w:color w:val="000000"/>
                <w:sz w:val="21"/>
                <w:szCs w:val="21"/>
                <w:u w:val="none"/>
                <w:lang w:val="en-US" w:eastAsia="zh-CN"/>
              </w:rPr>
            </w:pPr>
          </w:p>
        </w:tc>
      </w:tr>
      <w:tr w14:paraId="527AD83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42D4AF1">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257496C">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0F42101C">
            <w:pPr>
              <w:jc w:val="left"/>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ign w:val="center"/>
          </w:tcPr>
          <w:p w14:paraId="22F02FEA">
            <w:pPr>
              <w:jc w:val="left"/>
              <w:rPr>
                <w:rFonts w:hint="eastAsia" w:ascii="仿宋" w:hAnsi="仿宋" w:eastAsia="仿宋" w:cs="仿宋"/>
                <w:i w:val="0"/>
                <w:iCs w:val="0"/>
                <w:color w:val="000000"/>
                <w:sz w:val="21"/>
                <w:szCs w:val="21"/>
                <w:u w:val="none"/>
                <w:lang w:val="en-US" w:eastAsia="zh-CN"/>
              </w:rPr>
            </w:pPr>
          </w:p>
        </w:tc>
      </w:tr>
      <w:tr w14:paraId="6F9DE4E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307" w:hRule="atLeast"/>
        </w:trPr>
        <w:tc>
          <w:tcPr>
            <w:tcW w:w="343" w:type="pct"/>
            <w:gridSpan w:val="2"/>
            <w:vMerge w:val="continue"/>
            <w:tcBorders>
              <w:tl2br w:val="nil"/>
              <w:tr2bl w:val="nil"/>
            </w:tcBorders>
            <w:shd w:val="clear" w:color="auto" w:fill="FFFFFF"/>
            <w:noWrap w:val="0"/>
            <w:vAlign w:val="center"/>
          </w:tcPr>
          <w:p w14:paraId="13EE53C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7002C2A">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710EF805">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C3CDD97">
            <w:pPr>
              <w:jc w:val="left"/>
              <w:rPr>
                <w:rFonts w:hint="eastAsia" w:ascii="仿宋" w:hAnsi="仿宋" w:eastAsia="仿宋" w:cs="仿宋"/>
                <w:i w:val="0"/>
                <w:iCs w:val="0"/>
                <w:color w:val="000000"/>
                <w:sz w:val="21"/>
                <w:szCs w:val="21"/>
                <w:u w:val="none"/>
              </w:rPr>
            </w:pPr>
          </w:p>
        </w:tc>
      </w:tr>
      <w:tr w14:paraId="60F9FDC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PrEx>
        <w:trPr>
          <w:trHeight w:val="181" w:hRule="atLeast"/>
        </w:trPr>
        <w:tc>
          <w:tcPr>
            <w:tcW w:w="343" w:type="pct"/>
            <w:gridSpan w:val="2"/>
            <w:vMerge w:val="continue"/>
            <w:tcBorders>
              <w:tl2br w:val="nil"/>
              <w:tr2bl w:val="nil"/>
            </w:tcBorders>
            <w:shd w:val="clear" w:color="auto" w:fill="FFFFFF"/>
            <w:noWrap w:val="0"/>
            <w:vAlign w:val="center"/>
          </w:tcPr>
          <w:p w14:paraId="07FD0AD1">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B63F6A5">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2251DB3C">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FF5E212">
            <w:pPr>
              <w:jc w:val="left"/>
              <w:rPr>
                <w:rFonts w:hint="eastAsia" w:ascii="仿宋" w:hAnsi="仿宋" w:eastAsia="仿宋" w:cs="仿宋"/>
                <w:i w:val="0"/>
                <w:iCs w:val="0"/>
                <w:color w:val="000000"/>
                <w:sz w:val="21"/>
                <w:szCs w:val="21"/>
                <w:u w:val="none"/>
              </w:rPr>
            </w:pPr>
          </w:p>
        </w:tc>
      </w:tr>
      <w:tr w14:paraId="5F57342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7BDAED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BB21009">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5F4F5107">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CFDEE2C">
            <w:pPr>
              <w:jc w:val="left"/>
              <w:rPr>
                <w:rFonts w:hint="eastAsia" w:ascii="仿宋" w:hAnsi="仿宋" w:eastAsia="仿宋" w:cs="仿宋"/>
                <w:i w:val="0"/>
                <w:iCs w:val="0"/>
                <w:color w:val="000000"/>
                <w:sz w:val="21"/>
                <w:szCs w:val="21"/>
                <w:u w:val="none"/>
              </w:rPr>
            </w:pPr>
          </w:p>
        </w:tc>
      </w:tr>
      <w:tr w14:paraId="02C89CB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FC3745D">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1324135">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7ACFC764">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2C7C894">
            <w:pPr>
              <w:jc w:val="left"/>
              <w:rPr>
                <w:rFonts w:hint="eastAsia" w:ascii="仿宋" w:hAnsi="仿宋" w:eastAsia="仿宋" w:cs="仿宋"/>
                <w:i w:val="0"/>
                <w:iCs w:val="0"/>
                <w:color w:val="000000"/>
                <w:sz w:val="21"/>
                <w:szCs w:val="21"/>
                <w:u w:val="none"/>
              </w:rPr>
            </w:pPr>
          </w:p>
        </w:tc>
      </w:tr>
      <w:tr w14:paraId="0DA06E0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1F8EC4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902F27B">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359EDA3A">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56087151">
            <w:pPr>
              <w:jc w:val="left"/>
              <w:rPr>
                <w:rFonts w:hint="eastAsia" w:ascii="仿宋" w:hAnsi="仿宋" w:eastAsia="仿宋" w:cs="仿宋"/>
                <w:i w:val="0"/>
                <w:iCs w:val="0"/>
                <w:color w:val="000000"/>
                <w:sz w:val="21"/>
                <w:szCs w:val="21"/>
                <w:u w:val="none"/>
              </w:rPr>
            </w:pPr>
          </w:p>
        </w:tc>
      </w:tr>
      <w:tr w14:paraId="101790F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3FA22BD">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CA521C9">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69D6A3D7">
            <w:pPr>
              <w:jc w:val="left"/>
              <w:rPr>
                <w:rFonts w:hint="eastAsia" w:ascii="仿宋" w:hAnsi="仿宋" w:eastAsia="仿宋" w:cs="仿宋"/>
                <w:i w:val="0"/>
                <w:iCs w:val="0"/>
                <w:color w:val="000000"/>
                <w:sz w:val="21"/>
                <w:szCs w:val="21"/>
                <w:u w:val="none"/>
                <w:lang w:eastAsia="zh-CN"/>
              </w:rPr>
            </w:pPr>
          </w:p>
        </w:tc>
        <w:tc>
          <w:tcPr>
            <w:tcW w:w="549" w:type="pct"/>
            <w:tcBorders>
              <w:tl2br w:val="nil"/>
              <w:tr2bl w:val="nil"/>
            </w:tcBorders>
            <w:shd w:val="clear" w:color="auto" w:fill="FFFFFF"/>
            <w:noWrap/>
            <w:vAlign w:val="center"/>
          </w:tcPr>
          <w:p w14:paraId="7EC9B82B">
            <w:pPr>
              <w:jc w:val="left"/>
              <w:rPr>
                <w:rFonts w:hint="eastAsia" w:ascii="仿宋" w:hAnsi="仿宋" w:eastAsia="仿宋" w:cs="仿宋"/>
                <w:i w:val="0"/>
                <w:iCs w:val="0"/>
                <w:color w:val="000000"/>
                <w:sz w:val="21"/>
                <w:szCs w:val="21"/>
                <w:u w:val="none"/>
                <w:lang w:eastAsia="zh-CN"/>
              </w:rPr>
            </w:pPr>
          </w:p>
        </w:tc>
      </w:tr>
      <w:tr w14:paraId="7A15A4BD">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587FD5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A32E521">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1F05C584">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8FADCE8">
            <w:pPr>
              <w:jc w:val="left"/>
              <w:rPr>
                <w:rFonts w:hint="eastAsia" w:ascii="仿宋" w:hAnsi="仿宋" w:eastAsia="仿宋" w:cs="仿宋"/>
                <w:i w:val="0"/>
                <w:iCs w:val="0"/>
                <w:color w:val="000000"/>
                <w:sz w:val="21"/>
                <w:szCs w:val="21"/>
                <w:u w:val="none"/>
              </w:rPr>
            </w:pPr>
          </w:p>
        </w:tc>
      </w:tr>
      <w:tr w14:paraId="1D4FE03D">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050AF5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16D43E5">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04E219BB">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8740DEB">
            <w:pPr>
              <w:jc w:val="left"/>
              <w:rPr>
                <w:rFonts w:hint="eastAsia" w:ascii="仿宋" w:hAnsi="仿宋" w:eastAsia="仿宋" w:cs="仿宋"/>
                <w:i w:val="0"/>
                <w:iCs w:val="0"/>
                <w:color w:val="000000"/>
                <w:sz w:val="21"/>
                <w:szCs w:val="21"/>
                <w:u w:val="none"/>
              </w:rPr>
            </w:pPr>
          </w:p>
        </w:tc>
      </w:tr>
      <w:tr w14:paraId="0351E72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D9F516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3D88D38">
            <w:pPr>
              <w:jc w:val="left"/>
              <w:rPr>
                <w:rFonts w:hint="eastAsia" w:ascii="仿宋" w:hAnsi="仿宋" w:eastAsia="仿宋" w:cs="仿宋"/>
                <w:i w:val="0"/>
                <w:iCs w:val="0"/>
                <w:color w:val="000000"/>
                <w:sz w:val="21"/>
                <w:szCs w:val="21"/>
                <w:u w:val="none"/>
              </w:rPr>
            </w:pPr>
          </w:p>
        </w:tc>
        <w:tc>
          <w:tcPr>
            <w:tcW w:w="705" w:type="pct"/>
            <w:tcBorders>
              <w:tl2br w:val="nil"/>
              <w:tr2bl w:val="nil"/>
            </w:tcBorders>
            <w:shd w:val="clear" w:color="auto" w:fill="FFFFFF"/>
            <w:noWrap/>
            <w:vAlign w:val="center"/>
          </w:tcPr>
          <w:p w14:paraId="12C30D5D">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61BF5E9">
            <w:pPr>
              <w:jc w:val="left"/>
              <w:rPr>
                <w:rFonts w:hint="eastAsia" w:ascii="仿宋" w:hAnsi="仿宋" w:eastAsia="仿宋" w:cs="仿宋"/>
                <w:i w:val="0"/>
                <w:iCs w:val="0"/>
                <w:color w:val="000000"/>
                <w:sz w:val="21"/>
                <w:szCs w:val="21"/>
                <w:u w:val="none"/>
              </w:rPr>
            </w:pPr>
          </w:p>
        </w:tc>
      </w:tr>
      <w:tr w14:paraId="13B351ED">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restart"/>
            <w:tcBorders>
              <w:tl2br w:val="nil"/>
              <w:tr2bl w:val="nil"/>
            </w:tcBorders>
            <w:shd w:val="clear" w:color="auto" w:fill="FFFFFF"/>
            <w:noWrap w:val="0"/>
            <w:vAlign w:val="center"/>
          </w:tcPr>
          <w:p w14:paraId="057595AB">
            <w:pPr>
              <w:numPr>
                <w:ilvl w:val="0"/>
                <w:numId w:val="0"/>
              </w:numPr>
              <w:ind w:leftChars="0"/>
              <w:jc w:val="center"/>
              <w:rPr>
                <w:rFonts w:hint="eastAsia" w:ascii="仿宋" w:hAnsi="仿宋" w:eastAsia="仿宋" w:cs="仿宋"/>
                <w:i w:val="0"/>
                <w:iCs w:val="0"/>
                <w:color w:val="000000"/>
                <w:sz w:val="21"/>
                <w:szCs w:val="21"/>
                <w:u w:val="none"/>
                <w:lang w:val="en-US" w:eastAsia="zh-CN"/>
              </w:rPr>
            </w:pPr>
            <w:r>
              <w:rPr>
                <w:rFonts w:hint="eastAsia" w:ascii="仿宋" w:hAnsi="仿宋" w:eastAsia="仿宋" w:cs="仿宋"/>
                <w:i w:val="0"/>
                <w:iCs w:val="0"/>
                <w:color w:val="000000"/>
                <w:sz w:val="21"/>
                <w:szCs w:val="21"/>
                <w:u w:val="none"/>
                <w:lang w:val="en-US" w:eastAsia="zh-CN"/>
              </w:rPr>
              <w:t>3</w:t>
            </w:r>
          </w:p>
        </w:tc>
        <w:tc>
          <w:tcPr>
            <w:tcW w:w="3402" w:type="pct"/>
            <w:gridSpan w:val="3"/>
            <w:tcBorders>
              <w:tl2br w:val="nil"/>
              <w:tr2bl w:val="nil"/>
            </w:tcBorders>
            <w:shd w:val="clear" w:color="auto" w:fill="FFFFFF"/>
            <w:noWrap/>
            <w:vAlign w:val="center"/>
          </w:tcPr>
          <w:p w14:paraId="15E212B3">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5CEF5AC9">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3525F63">
            <w:pPr>
              <w:jc w:val="left"/>
              <w:rPr>
                <w:rFonts w:hint="eastAsia" w:ascii="仿宋" w:hAnsi="仿宋" w:eastAsia="仿宋" w:cs="仿宋"/>
                <w:i w:val="0"/>
                <w:iCs w:val="0"/>
                <w:color w:val="000000"/>
                <w:sz w:val="21"/>
                <w:szCs w:val="21"/>
                <w:u w:val="none"/>
              </w:rPr>
            </w:pPr>
          </w:p>
        </w:tc>
      </w:tr>
      <w:tr w14:paraId="7083BBD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151EA1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F0A4E17">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152A1AA1">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9380628">
            <w:pPr>
              <w:jc w:val="left"/>
              <w:rPr>
                <w:rFonts w:hint="eastAsia" w:ascii="仿宋" w:hAnsi="仿宋" w:eastAsia="仿宋" w:cs="仿宋"/>
                <w:i w:val="0"/>
                <w:iCs w:val="0"/>
                <w:color w:val="000000"/>
                <w:sz w:val="21"/>
                <w:szCs w:val="21"/>
                <w:u w:val="none"/>
              </w:rPr>
            </w:pPr>
          </w:p>
        </w:tc>
      </w:tr>
      <w:tr w14:paraId="127CFF6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CEA52E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2C96BFA">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686D039">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5C4EC37">
            <w:pPr>
              <w:jc w:val="left"/>
              <w:rPr>
                <w:rFonts w:hint="eastAsia" w:ascii="仿宋" w:hAnsi="仿宋" w:eastAsia="仿宋" w:cs="仿宋"/>
                <w:i w:val="0"/>
                <w:iCs w:val="0"/>
                <w:color w:val="000000"/>
                <w:sz w:val="21"/>
                <w:szCs w:val="21"/>
                <w:u w:val="none"/>
              </w:rPr>
            </w:pPr>
          </w:p>
        </w:tc>
      </w:tr>
      <w:tr w14:paraId="2564D6E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81C015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E57E488">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A8B996B">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A07BD39">
            <w:pPr>
              <w:jc w:val="left"/>
              <w:rPr>
                <w:rFonts w:hint="eastAsia" w:ascii="仿宋" w:hAnsi="仿宋" w:eastAsia="仿宋" w:cs="仿宋"/>
                <w:i w:val="0"/>
                <w:iCs w:val="0"/>
                <w:color w:val="000000"/>
                <w:sz w:val="21"/>
                <w:szCs w:val="21"/>
                <w:u w:val="none"/>
              </w:rPr>
            </w:pPr>
          </w:p>
        </w:tc>
      </w:tr>
      <w:tr w14:paraId="20A09FF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088E2A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76446FE">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8D55BD2">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922FBE4">
            <w:pPr>
              <w:jc w:val="left"/>
              <w:rPr>
                <w:rFonts w:hint="eastAsia" w:ascii="仿宋" w:hAnsi="仿宋" w:eastAsia="仿宋" w:cs="仿宋"/>
                <w:i w:val="0"/>
                <w:iCs w:val="0"/>
                <w:color w:val="000000"/>
                <w:sz w:val="21"/>
                <w:szCs w:val="21"/>
                <w:u w:val="none"/>
              </w:rPr>
            </w:pPr>
          </w:p>
        </w:tc>
      </w:tr>
      <w:tr w14:paraId="4196407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F39B7C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2CA04E2">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AEC84FB">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437B735E">
            <w:pPr>
              <w:jc w:val="left"/>
              <w:rPr>
                <w:rFonts w:hint="eastAsia" w:ascii="仿宋" w:hAnsi="仿宋" w:eastAsia="仿宋" w:cs="仿宋"/>
                <w:i w:val="0"/>
                <w:iCs w:val="0"/>
                <w:color w:val="000000"/>
                <w:sz w:val="21"/>
                <w:szCs w:val="21"/>
                <w:u w:val="none"/>
              </w:rPr>
            </w:pPr>
          </w:p>
        </w:tc>
      </w:tr>
      <w:tr w14:paraId="09E602F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B82953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E388B20">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611B2049">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4A42AFB8">
            <w:pPr>
              <w:jc w:val="left"/>
              <w:rPr>
                <w:rFonts w:hint="eastAsia" w:ascii="仿宋" w:hAnsi="仿宋" w:eastAsia="仿宋" w:cs="仿宋"/>
                <w:i w:val="0"/>
                <w:iCs w:val="0"/>
                <w:color w:val="000000"/>
                <w:sz w:val="21"/>
                <w:szCs w:val="21"/>
                <w:u w:val="none"/>
              </w:rPr>
            </w:pPr>
          </w:p>
        </w:tc>
      </w:tr>
      <w:tr w14:paraId="0DC825A8">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B91FF9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476055A4">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799596F">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417DF8EA">
            <w:pPr>
              <w:jc w:val="left"/>
              <w:rPr>
                <w:rFonts w:hint="eastAsia" w:ascii="仿宋" w:hAnsi="仿宋" w:eastAsia="仿宋" w:cs="仿宋"/>
                <w:i w:val="0"/>
                <w:iCs w:val="0"/>
                <w:color w:val="000000"/>
                <w:sz w:val="21"/>
                <w:szCs w:val="21"/>
                <w:u w:val="none"/>
              </w:rPr>
            </w:pPr>
          </w:p>
        </w:tc>
      </w:tr>
      <w:tr w14:paraId="3CAF1F3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D022DB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06E28EB">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C2E0C80">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6D2C5F68">
            <w:pPr>
              <w:jc w:val="left"/>
              <w:rPr>
                <w:rFonts w:hint="eastAsia" w:ascii="仿宋" w:hAnsi="仿宋" w:eastAsia="仿宋" w:cs="仿宋"/>
                <w:i w:val="0"/>
                <w:iCs w:val="0"/>
                <w:color w:val="000000"/>
                <w:sz w:val="21"/>
                <w:szCs w:val="21"/>
                <w:u w:val="none"/>
              </w:rPr>
            </w:pPr>
          </w:p>
        </w:tc>
      </w:tr>
      <w:tr w14:paraId="2B15E1A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892A5E6">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741A0B2">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7CAE1FA">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BB0B11C">
            <w:pPr>
              <w:jc w:val="left"/>
              <w:rPr>
                <w:rFonts w:hint="eastAsia" w:ascii="仿宋" w:hAnsi="仿宋" w:eastAsia="仿宋" w:cs="仿宋"/>
                <w:i w:val="0"/>
                <w:iCs w:val="0"/>
                <w:color w:val="000000"/>
                <w:sz w:val="21"/>
                <w:szCs w:val="21"/>
                <w:u w:val="none"/>
              </w:rPr>
            </w:pPr>
          </w:p>
        </w:tc>
      </w:tr>
      <w:tr w14:paraId="4314EC3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07D28F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786312A">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2B43A288">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E068D9D">
            <w:pPr>
              <w:jc w:val="left"/>
              <w:rPr>
                <w:rFonts w:hint="eastAsia" w:ascii="仿宋" w:hAnsi="仿宋" w:eastAsia="仿宋" w:cs="仿宋"/>
                <w:i w:val="0"/>
                <w:iCs w:val="0"/>
                <w:color w:val="000000"/>
                <w:sz w:val="21"/>
                <w:szCs w:val="21"/>
                <w:u w:val="none"/>
              </w:rPr>
            </w:pPr>
          </w:p>
        </w:tc>
      </w:tr>
      <w:tr w14:paraId="47FD199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75FE7E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456C7D94">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66EAD231">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54D6002">
            <w:pPr>
              <w:jc w:val="left"/>
              <w:rPr>
                <w:rFonts w:hint="eastAsia" w:ascii="仿宋" w:hAnsi="仿宋" w:eastAsia="仿宋" w:cs="仿宋"/>
                <w:i w:val="0"/>
                <w:iCs w:val="0"/>
                <w:color w:val="000000"/>
                <w:sz w:val="21"/>
                <w:szCs w:val="21"/>
                <w:u w:val="none"/>
              </w:rPr>
            </w:pPr>
          </w:p>
        </w:tc>
      </w:tr>
      <w:tr w14:paraId="1CDA1DB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E4F4C5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3B10B93">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2E418D33">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CFE74FE">
            <w:pPr>
              <w:jc w:val="left"/>
              <w:rPr>
                <w:rFonts w:hint="eastAsia" w:ascii="仿宋" w:hAnsi="仿宋" w:eastAsia="仿宋" w:cs="仿宋"/>
                <w:i w:val="0"/>
                <w:iCs w:val="0"/>
                <w:color w:val="000000"/>
                <w:sz w:val="21"/>
                <w:szCs w:val="21"/>
                <w:u w:val="none"/>
              </w:rPr>
            </w:pPr>
          </w:p>
        </w:tc>
      </w:tr>
      <w:tr w14:paraId="3D893BB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075E18D">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CC1F80D">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C038A32">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3963445">
            <w:pPr>
              <w:jc w:val="left"/>
              <w:rPr>
                <w:rFonts w:hint="eastAsia" w:ascii="仿宋" w:hAnsi="仿宋" w:eastAsia="仿宋" w:cs="仿宋"/>
                <w:i w:val="0"/>
                <w:iCs w:val="0"/>
                <w:color w:val="000000"/>
                <w:sz w:val="21"/>
                <w:szCs w:val="21"/>
                <w:u w:val="none"/>
              </w:rPr>
            </w:pPr>
          </w:p>
        </w:tc>
      </w:tr>
      <w:tr w14:paraId="52FB3B6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DB2123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6E2509E">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3729DF27">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C9AD7D1">
            <w:pPr>
              <w:jc w:val="left"/>
              <w:rPr>
                <w:rFonts w:hint="eastAsia" w:ascii="仿宋" w:hAnsi="仿宋" w:eastAsia="仿宋" w:cs="仿宋"/>
                <w:i w:val="0"/>
                <w:iCs w:val="0"/>
                <w:color w:val="000000"/>
                <w:sz w:val="21"/>
                <w:szCs w:val="21"/>
                <w:u w:val="none"/>
              </w:rPr>
            </w:pPr>
          </w:p>
        </w:tc>
      </w:tr>
      <w:tr w14:paraId="15174DE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B85A33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E442418">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79304AC">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2A50460">
            <w:pPr>
              <w:jc w:val="left"/>
              <w:rPr>
                <w:rFonts w:hint="eastAsia" w:ascii="仿宋" w:hAnsi="仿宋" w:eastAsia="仿宋" w:cs="仿宋"/>
                <w:i w:val="0"/>
                <w:iCs w:val="0"/>
                <w:color w:val="000000"/>
                <w:sz w:val="21"/>
                <w:szCs w:val="21"/>
                <w:u w:val="none"/>
              </w:rPr>
            </w:pPr>
          </w:p>
        </w:tc>
      </w:tr>
      <w:tr w14:paraId="5FD9F1A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A6C7CA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CF5E9CC">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BF16485">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65BE49FB">
            <w:pPr>
              <w:jc w:val="left"/>
              <w:rPr>
                <w:rFonts w:hint="eastAsia" w:ascii="仿宋" w:hAnsi="仿宋" w:eastAsia="仿宋" w:cs="仿宋"/>
                <w:i w:val="0"/>
                <w:iCs w:val="0"/>
                <w:color w:val="000000"/>
                <w:sz w:val="21"/>
                <w:szCs w:val="21"/>
                <w:u w:val="none"/>
              </w:rPr>
            </w:pPr>
          </w:p>
        </w:tc>
      </w:tr>
      <w:tr w14:paraId="34B27A6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BE1C3F6">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D4BAA36">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398BAA0A">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EEBD656">
            <w:pPr>
              <w:jc w:val="left"/>
              <w:rPr>
                <w:rFonts w:hint="eastAsia" w:ascii="仿宋" w:hAnsi="仿宋" w:eastAsia="仿宋" w:cs="仿宋"/>
                <w:i w:val="0"/>
                <w:iCs w:val="0"/>
                <w:color w:val="000000"/>
                <w:sz w:val="21"/>
                <w:szCs w:val="21"/>
                <w:u w:val="none"/>
              </w:rPr>
            </w:pPr>
          </w:p>
        </w:tc>
      </w:tr>
      <w:tr w14:paraId="7BB55FE8">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88A244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41864A5F">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4ECD41E">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C816AB6">
            <w:pPr>
              <w:jc w:val="left"/>
              <w:rPr>
                <w:rFonts w:hint="eastAsia" w:ascii="仿宋" w:hAnsi="仿宋" w:eastAsia="仿宋" w:cs="仿宋"/>
                <w:i w:val="0"/>
                <w:iCs w:val="0"/>
                <w:color w:val="000000"/>
                <w:sz w:val="21"/>
                <w:szCs w:val="21"/>
                <w:u w:val="none"/>
              </w:rPr>
            </w:pPr>
          </w:p>
        </w:tc>
      </w:tr>
      <w:tr w14:paraId="13540C9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99A438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D24D90E">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590D81E2">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48F43375">
            <w:pPr>
              <w:jc w:val="left"/>
              <w:rPr>
                <w:rFonts w:hint="eastAsia" w:ascii="仿宋" w:hAnsi="仿宋" w:eastAsia="仿宋" w:cs="仿宋"/>
                <w:i w:val="0"/>
                <w:iCs w:val="0"/>
                <w:color w:val="000000"/>
                <w:sz w:val="21"/>
                <w:szCs w:val="21"/>
                <w:u w:val="none"/>
              </w:rPr>
            </w:pPr>
          </w:p>
        </w:tc>
      </w:tr>
      <w:tr w14:paraId="6A7AC6A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5DDDC5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4EDED7B">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6C5B52E9">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B50706F">
            <w:pPr>
              <w:jc w:val="left"/>
              <w:rPr>
                <w:rFonts w:hint="eastAsia" w:ascii="仿宋" w:hAnsi="仿宋" w:eastAsia="仿宋" w:cs="仿宋"/>
                <w:i w:val="0"/>
                <w:iCs w:val="0"/>
                <w:color w:val="000000"/>
                <w:sz w:val="21"/>
                <w:szCs w:val="21"/>
                <w:u w:val="none"/>
              </w:rPr>
            </w:pPr>
          </w:p>
        </w:tc>
      </w:tr>
      <w:tr w14:paraId="0804F72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C6D4E2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E1517BA">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53CE4AF1">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124DB90">
            <w:pPr>
              <w:jc w:val="left"/>
              <w:rPr>
                <w:rFonts w:hint="eastAsia" w:ascii="仿宋" w:hAnsi="仿宋" w:eastAsia="仿宋" w:cs="仿宋"/>
                <w:i w:val="0"/>
                <w:iCs w:val="0"/>
                <w:color w:val="000000"/>
                <w:sz w:val="21"/>
                <w:szCs w:val="21"/>
                <w:u w:val="none"/>
              </w:rPr>
            </w:pPr>
          </w:p>
        </w:tc>
      </w:tr>
      <w:tr w14:paraId="5D7448C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CCB125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E24775E">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56C2182">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F20E737">
            <w:pPr>
              <w:jc w:val="left"/>
              <w:rPr>
                <w:rFonts w:hint="eastAsia" w:ascii="仿宋" w:hAnsi="仿宋" w:eastAsia="仿宋" w:cs="仿宋"/>
                <w:i w:val="0"/>
                <w:iCs w:val="0"/>
                <w:color w:val="000000"/>
                <w:sz w:val="21"/>
                <w:szCs w:val="21"/>
                <w:u w:val="none"/>
              </w:rPr>
            </w:pPr>
          </w:p>
        </w:tc>
      </w:tr>
      <w:tr w14:paraId="7D932B3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364268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09EC284">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0CC7861">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5FA6365C">
            <w:pPr>
              <w:jc w:val="left"/>
              <w:rPr>
                <w:rFonts w:hint="eastAsia" w:ascii="仿宋" w:hAnsi="仿宋" w:eastAsia="仿宋" w:cs="仿宋"/>
                <w:i w:val="0"/>
                <w:iCs w:val="0"/>
                <w:color w:val="000000"/>
                <w:sz w:val="21"/>
                <w:szCs w:val="21"/>
                <w:u w:val="none"/>
              </w:rPr>
            </w:pPr>
          </w:p>
        </w:tc>
      </w:tr>
      <w:tr w14:paraId="572C26E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F31FE7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E3A4E4E">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13E89C4A">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C211EAF">
            <w:pPr>
              <w:jc w:val="left"/>
              <w:rPr>
                <w:rFonts w:hint="eastAsia" w:ascii="仿宋" w:hAnsi="仿宋" w:eastAsia="仿宋" w:cs="仿宋"/>
                <w:i w:val="0"/>
                <w:iCs w:val="0"/>
                <w:color w:val="000000"/>
                <w:sz w:val="21"/>
                <w:szCs w:val="21"/>
                <w:u w:val="none"/>
              </w:rPr>
            </w:pPr>
          </w:p>
        </w:tc>
      </w:tr>
      <w:tr w14:paraId="49C823D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PrEx>
        <w:trPr>
          <w:trHeight w:val="90" w:hRule="atLeast"/>
        </w:trPr>
        <w:tc>
          <w:tcPr>
            <w:tcW w:w="343" w:type="pct"/>
            <w:gridSpan w:val="2"/>
            <w:vMerge w:val="continue"/>
            <w:tcBorders>
              <w:tl2br w:val="nil"/>
              <w:tr2bl w:val="nil"/>
            </w:tcBorders>
            <w:shd w:val="clear" w:color="auto" w:fill="FFFFFF"/>
            <w:noWrap w:val="0"/>
            <w:vAlign w:val="center"/>
          </w:tcPr>
          <w:p w14:paraId="73AB00B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6AB78F4">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5DECDE51">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8787B3F">
            <w:pPr>
              <w:jc w:val="left"/>
              <w:rPr>
                <w:rFonts w:hint="eastAsia" w:ascii="仿宋" w:hAnsi="仿宋" w:eastAsia="仿宋" w:cs="仿宋"/>
                <w:i w:val="0"/>
                <w:iCs w:val="0"/>
                <w:color w:val="000000"/>
                <w:sz w:val="21"/>
                <w:szCs w:val="21"/>
                <w:u w:val="none"/>
              </w:rPr>
            </w:pPr>
          </w:p>
        </w:tc>
      </w:tr>
      <w:tr w14:paraId="2D32776D">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64AD6A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456E5090">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2A4669DB">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55A86D15">
            <w:pPr>
              <w:jc w:val="left"/>
              <w:rPr>
                <w:rFonts w:hint="eastAsia" w:ascii="仿宋" w:hAnsi="仿宋" w:eastAsia="仿宋" w:cs="仿宋"/>
                <w:i w:val="0"/>
                <w:iCs w:val="0"/>
                <w:color w:val="000000"/>
                <w:sz w:val="21"/>
                <w:szCs w:val="21"/>
                <w:u w:val="none"/>
              </w:rPr>
            </w:pPr>
          </w:p>
        </w:tc>
      </w:tr>
      <w:tr w14:paraId="798983D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95A28F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33BB275">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BCAF11E">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2A5F2A3">
            <w:pPr>
              <w:jc w:val="left"/>
              <w:rPr>
                <w:rFonts w:hint="eastAsia" w:ascii="仿宋" w:hAnsi="仿宋" w:eastAsia="仿宋" w:cs="仿宋"/>
                <w:i w:val="0"/>
                <w:iCs w:val="0"/>
                <w:color w:val="000000"/>
                <w:sz w:val="21"/>
                <w:szCs w:val="21"/>
                <w:u w:val="none"/>
              </w:rPr>
            </w:pPr>
          </w:p>
        </w:tc>
      </w:tr>
      <w:tr w14:paraId="2921928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PrEx>
        <w:trPr>
          <w:trHeight w:val="90" w:hRule="atLeast"/>
        </w:trPr>
        <w:tc>
          <w:tcPr>
            <w:tcW w:w="343" w:type="pct"/>
            <w:gridSpan w:val="2"/>
            <w:vMerge w:val="continue"/>
            <w:tcBorders>
              <w:tl2br w:val="nil"/>
              <w:tr2bl w:val="nil"/>
            </w:tcBorders>
            <w:shd w:val="clear" w:color="auto" w:fill="FFFFFF"/>
            <w:noWrap w:val="0"/>
            <w:vAlign w:val="center"/>
          </w:tcPr>
          <w:p w14:paraId="4C52A8D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F09E8B8">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883A5FF">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7171AA9">
            <w:pPr>
              <w:jc w:val="left"/>
              <w:rPr>
                <w:rFonts w:hint="eastAsia" w:ascii="仿宋" w:hAnsi="仿宋" w:eastAsia="仿宋" w:cs="仿宋"/>
                <w:i w:val="0"/>
                <w:iCs w:val="0"/>
                <w:color w:val="000000"/>
                <w:sz w:val="21"/>
                <w:szCs w:val="21"/>
                <w:u w:val="none"/>
              </w:rPr>
            </w:pPr>
          </w:p>
        </w:tc>
      </w:tr>
      <w:tr w14:paraId="49FF709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EAE807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E562DAA">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35F57133">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C054FF2">
            <w:pPr>
              <w:jc w:val="left"/>
              <w:rPr>
                <w:rFonts w:hint="eastAsia" w:ascii="仿宋" w:hAnsi="仿宋" w:eastAsia="仿宋" w:cs="仿宋"/>
                <w:i w:val="0"/>
                <w:iCs w:val="0"/>
                <w:color w:val="000000"/>
                <w:sz w:val="21"/>
                <w:szCs w:val="21"/>
                <w:u w:val="none"/>
              </w:rPr>
            </w:pPr>
          </w:p>
        </w:tc>
      </w:tr>
      <w:tr w14:paraId="33ECACFD">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F26532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7D2C4A1">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B0CE4FE">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6D7EAE98">
            <w:pPr>
              <w:jc w:val="left"/>
              <w:rPr>
                <w:rFonts w:hint="eastAsia" w:ascii="仿宋" w:hAnsi="仿宋" w:eastAsia="仿宋" w:cs="仿宋"/>
                <w:i w:val="0"/>
                <w:iCs w:val="0"/>
                <w:color w:val="000000"/>
                <w:sz w:val="21"/>
                <w:szCs w:val="21"/>
                <w:u w:val="none"/>
              </w:rPr>
            </w:pPr>
          </w:p>
        </w:tc>
      </w:tr>
      <w:tr w14:paraId="33FCBB1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8F7AAD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D54683F">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7396A61">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55481AA">
            <w:pPr>
              <w:jc w:val="left"/>
              <w:rPr>
                <w:rFonts w:hint="eastAsia" w:ascii="仿宋" w:hAnsi="仿宋" w:eastAsia="仿宋" w:cs="仿宋"/>
                <w:i w:val="0"/>
                <w:iCs w:val="0"/>
                <w:color w:val="000000"/>
                <w:sz w:val="21"/>
                <w:szCs w:val="21"/>
                <w:u w:val="none"/>
              </w:rPr>
            </w:pPr>
          </w:p>
        </w:tc>
      </w:tr>
      <w:tr w14:paraId="6C4E077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PrEx>
        <w:trPr>
          <w:trHeight w:val="90" w:hRule="atLeast"/>
        </w:trPr>
        <w:tc>
          <w:tcPr>
            <w:tcW w:w="343" w:type="pct"/>
            <w:gridSpan w:val="2"/>
            <w:vMerge w:val="continue"/>
            <w:tcBorders>
              <w:tl2br w:val="nil"/>
              <w:tr2bl w:val="nil"/>
            </w:tcBorders>
            <w:shd w:val="clear" w:color="auto" w:fill="FFFFFF"/>
            <w:noWrap w:val="0"/>
            <w:vAlign w:val="center"/>
          </w:tcPr>
          <w:p w14:paraId="71E2484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006ABB5">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303C0EFD">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F9132AE">
            <w:pPr>
              <w:jc w:val="left"/>
              <w:rPr>
                <w:rFonts w:hint="eastAsia" w:ascii="仿宋" w:hAnsi="仿宋" w:eastAsia="仿宋" w:cs="仿宋"/>
                <w:i w:val="0"/>
                <w:iCs w:val="0"/>
                <w:color w:val="000000"/>
                <w:sz w:val="21"/>
                <w:szCs w:val="21"/>
                <w:u w:val="none"/>
              </w:rPr>
            </w:pPr>
          </w:p>
        </w:tc>
      </w:tr>
      <w:tr w14:paraId="4605904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C6C72A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1D7710C">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D452A68">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969A65C">
            <w:pPr>
              <w:jc w:val="left"/>
              <w:rPr>
                <w:rFonts w:hint="eastAsia" w:ascii="仿宋" w:hAnsi="仿宋" w:eastAsia="仿宋" w:cs="仿宋"/>
                <w:i w:val="0"/>
                <w:iCs w:val="0"/>
                <w:color w:val="000000"/>
                <w:sz w:val="21"/>
                <w:szCs w:val="21"/>
                <w:u w:val="none"/>
              </w:rPr>
            </w:pPr>
          </w:p>
        </w:tc>
      </w:tr>
      <w:tr w14:paraId="3C19ECB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5FD57D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35649A0">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3C9141BC">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6FCF0746">
            <w:pPr>
              <w:jc w:val="left"/>
              <w:rPr>
                <w:rFonts w:hint="eastAsia" w:ascii="仿宋" w:hAnsi="仿宋" w:eastAsia="仿宋" w:cs="仿宋"/>
                <w:i w:val="0"/>
                <w:iCs w:val="0"/>
                <w:color w:val="000000"/>
                <w:sz w:val="21"/>
                <w:szCs w:val="21"/>
                <w:u w:val="none"/>
              </w:rPr>
            </w:pPr>
          </w:p>
        </w:tc>
      </w:tr>
      <w:tr w14:paraId="4369BB2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8C427D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064F6E9">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63A3AA30">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BD8053A">
            <w:pPr>
              <w:jc w:val="left"/>
              <w:rPr>
                <w:rFonts w:hint="eastAsia" w:ascii="仿宋" w:hAnsi="仿宋" w:eastAsia="仿宋" w:cs="仿宋"/>
                <w:i w:val="0"/>
                <w:iCs w:val="0"/>
                <w:color w:val="000000"/>
                <w:sz w:val="21"/>
                <w:szCs w:val="21"/>
                <w:u w:val="none"/>
              </w:rPr>
            </w:pPr>
          </w:p>
        </w:tc>
      </w:tr>
      <w:tr w14:paraId="7109E372">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40D724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9ABCEB4">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53DB75A3">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C552A60">
            <w:pPr>
              <w:jc w:val="left"/>
              <w:rPr>
                <w:rFonts w:hint="eastAsia" w:ascii="仿宋" w:hAnsi="仿宋" w:eastAsia="仿宋" w:cs="仿宋"/>
                <w:i w:val="0"/>
                <w:iCs w:val="0"/>
                <w:color w:val="000000"/>
                <w:sz w:val="21"/>
                <w:szCs w:val="21"/>
                <w:u w:val="none"/>
              </w:rPr>
            </w:pPr>
          </w:p>
        </w:tc>
      </w:tr>
      <w:tr w14:paraId="6D44A25D">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91729F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B780E7A">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32B3708">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80A9674">
            <w:pPr>
              <w:jc w:val="left"/>
              <w:rPr>
                <w:rFonts w:hint="eastAsia" w:ascii="仿宋" w:hAnsi="仿宋" w:eastAsia="仿宋" w:cs="仿宋"/>
                <w:i w:val="0"/>
                <w:iCs w:val="0"/>
                <w:color w:val="000000"/>
                <w:sz w:val="21"/>
                <w:szCs w:val="21"/>
                <w:u w:val="none"/>
              </w:rPr>
            </w:pPr>
          </w:p>
        </w:tc>
      </w:tr>
      <w:tr w14:paraId="7645FE7E">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PrEx>
        <w:trPr>
          <w:trHeight w:val="90" w:hRule="atLeast"/>
        </w:trPr>
        <w:tc>
          <w:tcPr>
            <w:tcW w:w="343" w:type="pct"/>
            <w:gridSpan w:val="2"/>
            <w:vMerge w:val="continue"/>
            <w:tcBorders>
              <w:tl2br w:val="nil"/>
              <w:tr2bl w:val="nil"/>
            </w:tcBorders>
            <w:shd w:val="clear" w:color="auto" w:fill="FFFFFF"/>
            <w:noWrap w:val="0"/>
            <w:vAlign w:val="center"/>
          </w:tcPr>
          <w:p w14:paraId="3AD6022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DBEF180">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1EE3CD65">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63AD9B16">
            <w:pPr>
              <w:jc w:val="left"/>
              <w:rPr>
                <w:rFonts w:hint="eastAsia" w:ascii="仿宋" w:hAnsi="仿宋" w:eastAsia="仿宋" w:cs="仿宋"/>
                <w:i w:val="0"/>
                <w:iCs w:val="0"/>
                <w:color w:val="000000"/>
                <w:sz w:val="21"/>
                <w:szCs w:val="21"/>
                <w:u w:val="none"/>
              </w:rPr>
            </w:pPr>
          </w:p>
        </w:tc>
      </w:tr>
      <w:tr w14:paraId="78E4201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52CE9B4">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0319690">
            <w:pPr>
              <w:keepNext w:val="0"/>
              <w:keepLines w:val="0"/>
              <w:widowControl/>
              <w:suppressLineNumbers w:val="0"/>
              <w:ind w:firstLine="422" w:firstLineChars="200"/>
              <w:jc w:val="left"/>
              <w:textAlignment w:val="center"/>
              <w:rPr>
                <w:rFonts w:hint="eastAsia" w:ascii="仿宋" w:hAnsi="仿宋" w:eastAsia="仿宋" w:cs="仿宋"/>
                <w:b/>
                <w:bCs/>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2A979132">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706FC74">
            <w:pPr>
              <w:jc w:val="left"/>
              <w:rPr>
                <w:rFonts w:hint="eastAsia" w:ascii="仿宋" w:hAnsi="仿宋" w:eastAsia="仿宋" w:cs="仿宋"/>
                <w:i w:val="0"/>
                <w:iCs w:val="0"/>
                <w:color w:val="000000"/>
                <w:sz w:val="21"/>
                <w:szCs w:val="21"/>
                <w:u w:val="none"/>
              </w:rPr>
            </w:pPr>
          </w:p>
        </w:tc>
      </w:tr>
      <w:tr w14:paraId="3E9D902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D1CE6D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B061AA0">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36AE4AB">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B300C22">
            <w:pPr>
              <w:jc w:val="left"/>
              <w:rPr>
                <w:rFonts w:hint="eastAsia" w:ascii="仿宋" w:hAnsi="仿宋" w:eastAsia="仿宋" w:cs="仿宋"/>
                <w:i w:val="0"/>
                <w:iCs w:val="0"/>
                <w:color w:val="000000"/>
                <w:sz w:val="21"/>
                <w:szCs w:val="21"/>
                <w:u w:val="none"/>
              </w:rPr>
            </w:pPr>
          </w:p>
        </w:tc>
      </w:tr>
      <w:tr w14:paraId="3F9087E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242F2B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B1ACEED">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59129EE">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FFC1583">
            <w:pPr>
              <w:jc w:val="left"/>
              <w:rPr>
                <w:rFonts w:hint="eastAsia" w:ascii="仿宋" w:hAnsi="仿宋" w:eastAsia="仿宋" w:cs="仿宋"/>
                <w:i w:val="0"/>
                <w:iCs w:val="0"/>
                <w:color w:val="000000"/>
                <w:sz w:val="21"/>
                <w:szCs w:val="21"/>
                <w:u w:val="none"/>
              </w:rPr>
            </w:pPr>
          </w:p>
        </w:tc>
      </w:tr>
      <w:tr w14:paraId="1CA3A08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B5D4F7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4DA6DF0">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53D78E73">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51EBF5A">
            <w:pPr>
              <w:jc w:val="left"/>
              <w:rPr>
                <w:rFonts w:hint="eastAsia" w:ascii="仿宋" w:hAnsi="仿宋" w:eastAsia="仿宋" w:cs="仿宋"/>
                <w:i w:val="0"/>
                <w:iCs w:val="0"/>
                <w:color w:val="000000"/>
                <w:sz w:val="21"/>
                <w:szCs w:val="21"/>
                <w:u w:val="none"/>
              </w:rPr>
            </w:pPr>
          </w:p>
        </w:tc>
      </w:tr>
      <w:tr w14:paraId="73F73752">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76E9E1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62264D3">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06CC76B">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24CA965">
            <w:pPr>
              <w:jc w:val="left"/>
              <w:rPr>
                <w:rFonts w:hint="eastAsia" w:ascii="仿宋" w:hAnsi="仿宋" w:eastAsia="仿宋" w:cs="仿宋"/>
                <w:i w:val="0"/>
                <w:iCs w:val="0"/>
                <w:color w:val="000000"/>
                <w:sz w:val="21"/>
                <w:szCs w:val="21"/>
                <w:u w:val="none"/>
              </w:rPr>
            </w:pPr>
          </w:p>
        </w:tc>
      </w:tr>
      <w:tr w14:paraId="14E8AAD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E54DB9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4CA1687">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138B4EE5">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67BC92D4">
            <w:pPr>
              <w:jc w:val="left"/>
              <w:rPr>
                <w:rFonts w:hint="eastAsia" w:ascii="仿宋" w:hAnsi="仿宋" w:eastAsia="仿宋" w:cs="仿宋"/>
                <w:i w:val="0"/>
                <w:iCs w:val="0"/>
                <w:color w:val="000000"/>
                <w:sz w:val="21"/>
                <w:szCs w:val="21"/>
                <w:u w:val="none"/>
              </w:rPr>
            </w:pPr>
          </w:p>
        </w:tc>
      </w:tr>
      <w:tr w14:paraId="381A4B82">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9CF891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D9E6628">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5CABA182">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E2C0EDF">
            <w:pPr>
              <w:jc w:val="left"/>
              <w:rPr>
                <w:rFonts w:hint="eastAsia" w:ascii="仿宋" w:hAnsi="仿宋" w:eastAsia="仿宋" w:cs="仿宋"/>
                <w:i w:val="0"/>
                <w:iCs w:val="0"/>
                <w:color w:val="000000"/>
                <w:sz w:val="21"/>
                <w:szCs w:val="21"/>
                <w:u w:val="none"/>
              </w:rPr>
            </w:pPr>
          </w:p>
        </w:tc>
      </w:tr>
      <w:tr w14:paraId="4FBE261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D86C1B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1EFF509">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4B28033">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4289434">
            <w:pPr>
              <w:jc w:val="left"/>
              <w:rPr>
                <w:rFonts w:hint="eastAsia" w:ascii="仿宋" w:hAnsi="仿宋" w:eastAsia="仿宋" w:cs="仿宋"/>
                <w:i w:val="0"/>
                <w:iCs w:val="0"/>
                <w:color w:val="000000"/>
                <w:sz w:val="21"/>
                <w:szCs w:val="21"/>
                <w:u w:val="none"/>
              </w:rPr>
            </w:pPr>
          </w:p>
        </w:tc>
      </w:tr>
      <w:tr w14:paraId="79882FA5">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D38023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1974AE48">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1AD3B492">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5EBD840">
            <w:pPr>
              <w:jc w:val="left"/>
              <w:rPr>
                <w:rFonts w:hint="eastAsia" w:ascii="仿宋" w:hAnsi="仿宋" w:eastAsia="仿宋" w:cs="仿宋"/>
                <w:i w:val="0"/>
                <w:iCs w:val="0"/>
                <w:color w:val="000000"/>
                <w:sz w:val="21"/>
                <w:szCs w:val="21"/>
                <w:u w:val="none"/>
              </w:rPr>
            </w:pPr>
          </w:p>
        </w:tc>
      </w:tr>
      <w:tr w14:paraId="50E66238">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8F9825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4A5EDA8">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68E4CC68">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F1CB030">
            <w:pPr>
              <w:jc w:val="left"/>
              <w:rPr>
                <w:rFonts w:hint="eastAsia" w:ascii="仿宋" w:hAnsi="仿宋" w:eastAsia="仿宋" w:cs="仿宋"/>
                <w:i w:val="0"/>
                <w:iCs w:val="0"/>
                <w:color w:val="000000"/>
                <w:sz w:val="21"/>
                <w:szCs w:val="21"/>
                <w:u w:val="none"/>
              </w:rPr>
            </w:pPr>
          </w:p>
        </w:tc>
      </w:tr>
      <w:tr w14:paraId="5D86D5F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2C1479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6ACA4FE">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EE76387">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46F4675">
            <w:pPr>
              <w:jc w:val="left"/>
              <w:rPr>
                <w:rFonts w:hint="eastAsia" w:ascii="仿宋" w:hAnsi="仿宋" w:eastAsia="仿宋" w:cs="仿宋"/>
                <w:i w:val="0"/>
                <w:iCs w:val="0"/>
                <w:color w:val="000000"/>
                <w:sz w:val="21"/>
                <w:szCs w:val="21"/>
                <w:u w:val="none"/>
              </w:rPr>
            </w:pPr>
          </w:p>
        </w:tc>
      </w:tr>
      <w:tr w14:paraId="183E717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CCED1D1">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D918C19">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6AE32E1A">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DDDDA7E">
            <w:pPr>
              <w:jc w:val="left"/>
              <w:rPr>
                <w:rFonts w:hint="eastAsia" w:ascii="仿宋" w:hAnsi="仿宋" w:eastAsia="仿宋" w:cs="仿宋"/>
                <w:i w:val="0"/>
                <w:iCs w:val="0"/>
                <w:color w:val="000000"/>
                <w:sz w:val="21"/>
                <w:szCs w:val="21"/>
                <w:u w:val="none"/>
              </w:rPr>
            </w:pPr>
          </w:p>
        </w:tc>
      </w:tr>
      <w:tr w14:paraId="6341F79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142BEA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9980AD6">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226C5FD7">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529D8565">
            <w:pPr>
              <w:jc w:val="left"/>
              <w:rPr>
                <w:rFonts w:hint="eastAsia" w:ascii="仿宋" w:hAnsi="仿宋" w:eastAsia="仿宋" w:cs="仿宋"/>
                <w:i w:val="0"/>
                <w:iCs w:val="0"/>
                <w:color w:val="000000"/>
                <w:sz w:val="21"/>
                <w:szCs w:val="21"/>
                <w:u w:val="none"/>
              </w:rPr>
            </w:pPr>
          </w:p>
        </w:tc>
      </w:tr>
      <w:tr w14:paraId="4687142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337C3D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F5D9926">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703CE04">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47FEF29">
            <w:pPr>
              <w:jc w:val="left"/>
              <w:rPr>
                <w:rFonts w:hint="eastAsia" w:ascii="仿宋" w:hAnsi="仿宋" w:eastAsia="仿宋" w:cs="仿宋"/>
                <w:i w:val="0"/>
                <w:iCs w:val="0"/>
                <w:color w:val="000000"/>
                <w:sz w:val="21"/>
                <w:szCs w:val="21"/>
                <w:u w:val="none"/>
              </w:rPr>
            </w:pPr>
          </w:p>
        </w:tc>
      </w:tr>
      <w:tr w14:paraId="26D83AA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A141001">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5ABA1991">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0A604E0F">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9A46A0E">
            <w:pPr>
              <w:jc w:val="left"/>
              <w:rPr>
                <w:rFonts w:hint="eastAsia" w:ascii="仿宋" w:hAnsi="仿宋" w:eastAsia="仿宋" w:cs="仿宋"/>
                <w:i w:val="0"/>
                <w:iCs w:val="0"/>
                <w:color w:val="000000"/>
                <w:sz w:val="21"/>
                <w:szCs w:val="21"/>
                <w:u w:val="none"/>
              </w:rPr>
            </w:pPr>
          </w:p>
        </w:tc>
      </w:tr>
      <w:tr w14:paraId="5EDCF49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5FF77E2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00846319">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699555E4">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6479EC4A">
            <w:pPr>
              <w:jc w:val="left"/>
              <w:rPr>
                <w:rFonts w:hint="eastAsia" w:ascii="仿宋" w:hAnsi="仿宋" w:eastAsia="仿宋" w:cs="仿宋"/>
                <w:i w:val="0"/>
                <w:iCs w:val="0"/>
                <w:color w:val="000000"/>
                <w:sz w:val="21"/>
                <w:szCs w:val="21"/>
                <w:u w:val="none"/>
              </w:rPr>
            </w:pPr>
          </w:p>
        </w:tc>
      </w:tr>
      <w:tr w14:paraId="1068692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32FD3C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B1911F8">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79319682">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353D1005">
            <w:pPr>
              <w:jc w:val="left"/>
              <w:rPr>
                <w:rFonts w:hint="eastAsia" w:ascii="仿宋" w:hAnsi="仿宋" w:eastAsia="仿宋" w:cs="仿宋"/>
                <w:i w:val="0"/>
                <w:iCs w:val="0"/>
                <w:color w:val="000000"/>
                <w:sz w:val="21"/>
                <w:szCs w:val="21"/>
                <w:u w:val="none"/>
              </w:rPr>
            </w:pPr>
          </w:p>
        </w:tc>
      </w:tr>
      <w:tr w14:paraId="73714571">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BA17FC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025569A">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6EEAF49F">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0E96B68">
            <w:pPr>
              <w:jc w:val="left"/>
              <w:rPr>
                <w:rFonts w:hint="eastAsia" w:ascii="仿宋" w:hAnsi="仿宋" w:eastAsia="仿宋" w:cs="仿宋"/>
                <w:i w:val="0"/>
                <w:iCs w:val="0"/>
                <w:color w:val="000000"/>
                <w:sz w:val="21"/>
                <w:szCs w:val="21"/>
                <w:u w:val="none"/>
              </w:rPr>
            </w:pPr>
          </w:p>
        </w:tc>
      </w:tr>
      <w:tr w14:paraId="0CA51C38">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2345881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B2CC173">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207B6CEB">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1C5D27E3">
            <w:pPr>
              <w:jc w:val="left"/>
              <w:rPr>
                <w:rFonts w:hint="eastAsia" w:ascii="仿宋" w:hAnsi="仿宋" w:eastAsia="仿宋" w:cs="仿宋"/>
                <w:i w:val="0"/>
                <w:iCs w:val="0"/>
                <w:color w:val="000000"/>
                <w:sz w:val="21"/>
                <w:szCs w:val="21"/>
                <w:u w:val="none"/>
              </w:rPr>
            </w:pPr>
          </w:p>
        </w:tc>
      </w:tr>
      <w:tr w14:paraId="43F83B3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D1B31D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59BB51C">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47B5CE8">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69A0C5B8">
            <w:pPr>
              <w:jc w:val="left"/>
              <w:rPr>
                <w:rFonts w:hint="eastAsia" w:ascii="仿宋" w:hAnsi="仿宋" w:eastAsia="仿宋" w:cs="仿宋"/>
                <w:i w:val="0"/>
                <w:iCs w:val="0"/>
                <w:color w:val="000000"/>
                <w:sz w:val="21"/>
                <w:szCs w:val="21"/>
                <w:u w:val="none"/>
              </w:rPr>
            </w:pPr>
          </w:p>
        </w:tc>
      </w:tr>
      <w:tr w14:paraId="1CF5723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1AFDAA7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243411A5">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38C088DA">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43299A99">
            <w:pPr>
              <w:jc w:val="left"/>
              <w:rPr>
                <w:rFonts w:hint="eastAsia" w:ascii="仿宋" w:hAnsi="仿宋" w:eastAsia="仿宋" w:cs="仿宋"/>
                <w:i w:val="0"/>
                <w:iCs w:val="0"/>
                <w:color w:val="000000"/>
                <w:sz w:val="21"/>
                <w:szCs w:val="21"/>
                <w:u w:val="none"/>
              </w:rPr>
            </w:pPr>
          </w:p>
        </w:tc>
      </w:tr>
      <w:tr w14:paraId="6B9E2B0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6D8894C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335A855E">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364FE487">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2FDE863">
            <w:pPr>
              <w:jc w:val="left"/>
              <w:rPr>
                <w:rFonts w:hint="eastAsia" w:ascii="仿宋" w:hAnsi="仿宋" w:eastAsia="仿宋" w:cs="仿宋"/>
                <w:i w:val="0"/>
                <w:iCs w:val="0"/>
                <w:color w:val="000000"/>
                <w:sz w:val="21"/>
                <w:szCs w:val="21"/>
                <w:u w:val="none"/>
              </w:rPr>
            </w:pPr>
          </w:p>
        </w:tc>
      </w:tr>
      <w:tr w14:paraId="73871D48">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BF4729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6A50FC9D">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4ECF0D77">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0645ADFE">
            <w:pPr>
              <w:jc w:val="left"/>
              <w:rPr>
                <w:rFonts w:hint="eastAsia" w:ascii="仿宋" w:hAnsi="仿宋" w:eastAsia="仿宋" w:cs="仿宋"/>
                <w:i w:val="0"/>
                <w:iCs w:val="0"/>
                <w:color w:val="000000"/>
                <w:sz w:val="21"/>
                <w:szCs w:val="21"/>
                <w:u w:val="none"/>
              </w:rPr>
            </w:pPr>
          </w:p>
        </w:tc>
      </w:tr>
      <w:tr w14:paraId="0F3A40B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B4AA5E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7902BFE4">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3F9E97D5">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2A2F4B74">
            <w:pPr>
              <w:jc w:val="left"/>
              <w:rPr>
                <w:rFonts w:hint="eastAsia" w:ascii="仿宋" w:hAnsi="仿宋" w:eastAsia="仿宋" w:cs="仿宋"/>
                <w:i w:val="0"/>
                <w:iCs w:val="0"/>
                <w:color w:val="000000"/>
                <w:sz w:val="21"/>
                <w:szCs w:val="21"/>
                <w:u w:val="none"/>
              </w:rPr>
            </w:pPr>
          </w:p>
        </w:tc>
      </w:tr>
      <w:tr w14:paraId="4816CD8B">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E3EE8C2">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ign w:val="center"/>
          </w:tcPr>
          <w:p w14:paraId="451D844E">
            <w:pPr>
              <w:ind w:firstLine="420" w:firstLineChars="200"/>
              <w:jc w:val="left"/>
              <w:rPr>
                <w:rFonts w:hint="eastAsia" w:ascii="仿宋" w:hAnsi="仿宋" w:eastAsia="仿宋" w:cs="仿宋"/>
                <w:i w:val="0"/>
                <w:iCs w:val="0"/>
                <w:color w:val="000000"/>
                <w:kern w:val="2"/>
                <w:sz w:val="21"/>
                <w:szCs w:val="21"/>
                <w:u w:val="none"/>
                <w:lang w:val="en-US" w:eastAsia="zh-CN" w:bidi="ar-SA"/>
              </w:rPr>
            </w:pPr>
          </w:p>
        </w:tc>
        <w:tc>
          <w:tcPr>
            <w:tcW w:w="705" w:type="pct"/>
            <w:tcBorders>
              <w:tl2br w:val="nil"/>
              <w:tr2bl w:val="nil"/>
            </w:tcBorders>
            <w:shd w:val="clear" w:color="auto" w:fill="FFFFFF"/>
            <w:noWrap/>
            <w:vAlign w:val="center"/>
          </w:tcPr>
          <w:p w14:paraId="2095DC8F">
            <w:pPr>
              <w:jc w:val="left"/>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ign w:val="center"/>
          </w:tcPr>
          <w:p w14:paraId="7D84EEDE">
            <w:pPr>
              <w:jc w:val="left"/>
              <w:rPr>
                <w:rFonts w:hint="eastAsia" w:ascii="仿宋" w:hAnsi="仿宋" w:eastAsia="仿宋" w:cs="仿宋"/>
                <w:i w:val="0"/>
                <w:iCs w:val="0"/>
                <w:color w:val="000000"/>
                <w:sz w:val="21"/>
                <w:szCs w:val="21"/>
                <w:u w:val="none"/>
              </w:rPr>
            </w:pPr>
          </w:p>
        </w:tc>
      </w:tr>
      <w:tr w14:paraId="72A37F9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360" w:hRule="atLeast"/>
        </w:trPr>
        <w:tc>
          <w:tcPr>
            <w:tcW w:w="343" w:type="pct"/>
            <w:gridSpan w:val="2"/>
            <w:vMerge w:val="restart"/>
            <w:tcBorders>
              <w:tl2br w:val="nil"/>
              <w:tr2bl w:val="nil"/>
            </w:tcBorders>
            <w:shd w:val="clear" w:color="auto" w:fill="FFFFFF"/>
            <w:noWrap w:val="0"/>
            <w:vAlign w:val="center"/>
          </w:tcPr>
          <w:p w14:paraId="7A85600F">
            <w:pPr>
              <w:keepNext w:val="0"/>
              <w:keepLines w:val="0"/>
              <w:widowControl/>
              <w:suppressLineNumbers w:val="0"/>
              <w:jc w:val="both"/>
              <w:textAlignment w:val="center"/>
              <w:rPr>
                <w:rFonts w:hint="eastAsia" w:ascii="仿宋" w:hAnsi="仿宋" w:eastAsia="仿宋" w:cs="仿宋"/>
                <w:i w:val="0"/>
                <w:iCs w:val="0"/>
                <w:color w:val="000000"/>
                <w:sz w:val="21"/>
                <w:szCs w:val="21"/>
                <w:u w:val="none"/>
                <w:lang w:val="en-US"/>
              </w:rPr>
            </w:pPr>
            <w:r>
              <w:rPr>
                <w:rFonts w:hint="eastAsia" w:ascii="仿宋" w:hAnsi="仿宋" w:eastAsia="仿宋" w:cs="仿宋"/>
                <w:i w:val="0"/>
                <w:iCs w:val="0"/>
                <w:color w:val="000000"/>
                <w:kern w:val="0"/>
                <w:sz w:val="21"/>
                <w:szCs w:val="21"/>
                <w:u w:val="none"/>
                <w:lang w:val="en-US" w:eastAsia="zh-CN" w:bidi="ar"/>
              </w:rPr>
              <w:t>34</w:t>
            </w:r>
          </w:p>
        </w:tc>
        <w:tc>
          <w:tcPr>
            <w:tcW w:w="3402" w:type="pct"/>
            <w:gridSpan w:val="3"/>
            <w:tcBorders>
              <w:tl2br w:val="nil"/>
              <w:tr2bl w:val="nil"/>
            </w:tcBorders>
            <w:shd w:val="clear" w:color="auto" w:fill="FFFFFF"/>
            <w:noWrap w:val="0"/>
            <w:vAlign w:val="center"/>
          </w:tcPr>
          <w:p w14:paraId="4CA28035">
            <w:pPr>
              <w:keepNext w:val="0"/>
              <w:keepLines w:val="0"/>
              <w:widowControl/>
              <w:suppressLineNumbers w:val="0"/>
              <w:ind w:firstLine="0" w:firstLineChars="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518411A">
            <w:pPr>
              <w:keepNext w:val="0"/>
              <w:keepLines w:val="0"/>
              <w:widowControl/>
              <w:suppressLineNumbers w:val="0"/>
              <w:ind w:firstLine="0" w:firstLineChars="0"/>
              <w:jc w:val="left"/>
              <w:textAlignment w:val="center"/>
              <w:rPr>
                <w:rFonts w:hint="eastAsia" w:ascii="仿宋" w:hAnsi="仿宋" w:eastAsia="仿宋" w:cs="仿宋"/>
                <w:b/>
                <w:bCs/>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65265837">
            <w:pPr>
              <w:keepNext w:val="0"/>
              <w:keepLines w:val="0"/>
              <w:widowControl/>
              <w:suppressLineNumbers w:val="0"/>
              <w:ind w:firstLine="0" w:firstLineChars="0"/>
              <w:jc w:val="left"/>
              <w:textAlignment w:val="center"/>
              <w:rPr>
                <w:rFonts w:hint="eastAsia" w:ascii="仿宋" w:hAnsi="仿宋" w:eastAsia="仿宋" w:cs="仿宋"/>
                <w:b/>
                <w:bCs/>
                <w:i w:val="0"/>
                <w:iCs w:val="0"/>
                <w:color w:val="000000"/>
                <w:sz w:val="21"/>
                <w:szCs w:val="21"/>
                <w:u w:val="none"/>
                <w:lang w:val="en-US" w:eastAsia="zh-CN"/>
              </w:rPr>
            </w:pPr>
          </w:p>
        </w:tc>
      </w:tr>
      <w:tr w14:paraId="58B6EB6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676" w:hRule="atLeast"/>
        </w:trPr>
        <w:tc>
          <w:tcPr>
            <w:tcW w:w="343" w:type="pct"/>
            <w:gridSpan w:val="2"/>
            <w:vMerge w:val="continue"/>
            <w:tcBorders>
              <w:tl2br w:val="nil"/>
              <w:tr2bl w:val="nil"/>
            </w:tcBorders>
            <w:shd w:val="clear" w:color="auto" w:fill="FFFFFF"/>
            <w:noWrap w:val="0"/>
            <w:vAlign w:val="center"/>
          </w:tcPr>
          <w:p w14:paraId="79114150">
            <w:pPr>
              <w:jc w:val="center"/>
              <w:rPr>
                <w:rFonts w:hint="eastAsia" w:ascii="仿宋" w:hAnsi="仿宋" w:eastAsia="仿宋" w:cs="仿宋"/>
                <w:i w:val="0"/>
                <w:iCs w:val="0"/>
                <w:color w:val="000000"/>
                <w:sz w:val="21"/>
                <w:szCs w:val="21"/>
                <w:u w:val="none"/>
              </w:rPr>
            </w:pPr>
          </w:p>
        </w:tc>
        <w:tc>
          <w:tcPr>
            <w:tcW w:w="6700" w:type="dxa"/>
            <w:gridSpan w:val="3"/>
            <w:tcBorders>
              <w:tl2br w:val="nil"/>
              <w:tr2bl w:val="nil"/>
            </w:tcBorders>
            <w:shd w:val="clear" w:color="auto" w:fill="FFFFFF"/>
            <w:noWrap w:val="0"/>
            <w:vAlign w:val="center"/>
          </w:tcPr>
          <w:p w14:paraId="0170037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240" w:lineRule="auto"/>
              <w:ind w:left="0" w:leftChars="0" w:right="0" w:rightChars="0" w:firstLine="420" w:firstLineChars="200"/>
              <w:jc w:val="left"/>
              <w:textAlignment w:val="auto"/>
              <w:outlineLvl w:val="9"/>
              <w:rPr>
                <w:rFonts w:hint="eastAsia" w:ascii="仿宋" w:hAnsi="仿宋" w:eastAsia="仿宋" w:cs="仿宋"/>
                <w:b w:val="0"/>
                <w:bCs w:val="0"/>
                <w:i w:val="0"/>
                <w:iCs w:val="0"/>
                <w:color w:val="000000"/>
                <w:sz w:val="21"/>
                <w:szCs w:val="21"/>
                <w:u w:val="none"/>
              </w:rPr>
            </w:pPr>
          </w:p>
        </w:tc>
        <w:tc>
          <w:tcPr>
            <w:tcW w:w="705" w:type="pct"/>
            <w:tcBorders>
              <w:tl2br w:val="nil"/>
              <w:tr2bl w:val="nil"/>
            </w:tcBorders>
            <w:shd w:val="clear" w:color="auto" w:fill="FFFFFF"/>
            <w:noWrap w:val="0"/>
            <w:vAlign w:val="center"/>
          </w:tcPr>
          <w:p w14:paraId="6B24CA9A">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75986D88">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66743BD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0156C3AF">
            <w:pPr>
              <w:jc w:val="center"/>
              <w:rPr>
                <w:rFonts w:hint="eastAsia" w:ascii="仿宋" w:hAnsi="仿宋" w:eastAsia="仿宋" w:cs="仿宋"/>
                <w:i w:val="0"/>
                <w:iCs w:val="0"/>
                <w:color w:val="000000"/>
                <w:sz w:val="21"/>
                <w:szCs w:val="21"/>
                <w:u w:val="none"/>
              </w:rPr>
            </w:pPr>
          </w:p>
        </w:tc>
        <w:tc>
          <w:tcPr>
            <w:tcW w:w="6700" w:type="dxa"/>
            <w:gridSpan w:val="3"/>
            <w:tcBorders>
              <w:tl2br w:val="nil"/>
              <w:tr2bl w:val="nil"/>
            </w:tcBorders>
            <w:shd w:val="clear" w:color="auto" w:fill="FFFFFF"/>
            <w:noWrap w:val="0"/>
            <w:vAlign w:val="center"/>
          </w:tcPr>
          <w:p w14:paraId="1A17105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240" w:lineRule="auto"/>
              <w:ind w:left="0" w:leftChars="0" w:right="0" w:rightChars="0" w:firstLine="420" w:firstLineChars="200"/>
              <w:jc w:val="left"/>
              <w:textAlignment w:val="auto"/>
              <w:outlineLvl w:val="9"/>
              <w:rPr>
                <w:rFonts w:hint="eastAsia" w:ascii="仿宋" w:hAnsi="仿宋" w:eastAsia="仿宋" w:cs="仿宋"/>
                <w:b w:val="0"/>
                <w:bCs w:val="0"/>
                <w:i w:val="0"/>
                <w:iCs w:val="0"/>
                <w:color w:val="000000"/>
                <w:sz w:val="21"/>
                <w:szCs w:val="21"/>
                <w:u w:val="none"/>
              </w:rPr>
            </w:pPr>
          </w:p>
        </w:tc>
        <w:tc>
          <w:tcPr>
            <w:tcW w:w="705" w:type="pct"/>
            <w:tcBorders>
              <w:tl2br w:val="nil"/>
              <w:tr2bl w:val="nil"/>
            </w:tcBorders>
            <w:shd w:val="clear" w:color="auto" w:fill="FFFFFF"/>
            <w:noWrap w:val="0"/>
            <w:vAlign w:val="center"/>
          </w:tcPr>
          <w:p w14:paraId="3056FA94">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12A5DDF9">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064583D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0BFA1BE9">
            <w:pPr>
              <w:jc w:val="center"/>
              <w:rPr>
                <w:rFonts w:hint="eastAsia" w:ascii="仿宋" w:hAnsi="仿宋" w:eastAsia="仿宋" w:cs="仿宋"/>
                <w:i w:val="0"/>
                <w:iCs w:val="0"/>
                <w:color w:val="000000"/>
                <w:sz w:val="21"/>
                <w:szCs w:val="21"/>
                <w:u w:val="none"/>
              </w:rPr>
            </w:pPr>
          </w:p>
        </w:tc>
        <w:tc>
          <w:tcPr>
            <w:tcW w:w="6700" w:type="dxa"/>
            <w:gridSpan w:val="3"/>
            <w:tcBorders>
              <w:tl2br w:val="nil"/>
              <w:tr2bl w:val="nil"/>
            </w:tcBorders>
            <w:shd w:val="clear" w:color="auto" w:fill="FFFFFF"/>
            <w:noWrap w:val="0"/>
            <w:vAlign w:val="center"/>
          </w:tcPr>
          <w:p w14:paraId="3E4989F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240" w:lineRule="auto"/>
              <w:ind w:left="0" w:leftChars="0" w:right="0" w:rightChars="0" w:firstLine="420" w:firstLineChars="200"/>
              <w:jc w:val="left"/>
              <w:textAlignment w:val="auto"/>
              <w:outlineLvl w:val="9"/>
              <w:rPr>
                <w:rFonts w:hint="eastAsia" w:ascii="仿宋" w:hAnsi="仿宋" w:eastAsia="仿宋" w:cs="仿宋"/>
                <w:b w:val="0"/>
                <w:bCs w:val="0"/>
                <w:i w:val="0"/>
                <w:iCs w:val="0"/>
                <w:color w:val="000000"/>
                <w:sz w:val="21"/>
                <w:szCs w:val="21"/>
                <w:u w:val="none"/>
              </w:rPr>
            </w:pPr>
          </w:p>
        </w:tc>
        <w:tc>
          <w:tcPr>
            <w:tcW w:w="705" w:type="pct"/>
            <w:tcBorders>
              <w:tl2br w:val="nil"/>
              <w:tr2bl w:val="nil"/>
            </w:tcBorders>
            <w:shd w:val="clear" w:color="auto" w:fill="FFFFFF"/>
            <w:noWrap w:val="0"/>
            <w:vAlign w:val="center"/>
          </w:tcPr>
          <w:p w14:paraId="35CFB3BE">
            <w:pPr>
              <w:keepNext w:val="0"/>
              <w:keepLines w:val="0"/>
              <w:widowControl/>
              <w:suppressLineNumbers w:val="0"/>
              <w:ind w:left="399" w:leftChars="190" w:firstLine="0" w:firstLineChars="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41F913BA">
            <w:pPr>
              <w:keepNext w:val="0"/>
              <w:keepLines w:val="0"/>
              <w:widowControl/>
              <w:suppressLineNumbers w:val="0"/>
              <w:ind w:left="399" w:leftChars="190" w:firstLine="0" w:firstLineChars="0"/>
              <w:jc w:val="left"/>
              <w:textAlignment w:val="center"/>
              <w:rPr>
                <w:rFonts w:hint="eastAsia" w:ascii="仿宋" w:hAnsi="仿宋" w:eastAsia="仿宋" w:cs="仿宋"/>
                <w:i w:val="0"/>
                <w:iCs w:val="0"/>
                <w:color w:val="000000"/>
                <w:sz w:val="21"/>
                <w:szCs w:val="21"/>
                <w:u w:val="none"/>
              </w:rPr>
            </w:pPr>
          </w:p>
        </w:tc>
      </w:tr>
      <w:tr w14:paraId="51F692E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7363D9AF">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5D1A4AD">
            <w:pPr>
              <w:keepNext w:val="0"/>
              <w:keepLines w:val="0"/>
              <w:widowControl/>
              <w:suppressLineNumbers w:val="0"/>
              <w:ind w:firstLine="420"/>
              <w:jc w:val="left"/>
              <w:textAlignment w:val="auto"/>
              <w:rPr>
                <w:rFonts w:hint="eastAsia" w:ascii="仿宋" w:hAnsi="仿宋" w:eastAsia="仿宋" w:cs="仿宋"/>
                <w:b w:val="0"/>
                <w:bCs w:val="0"/>
                <w:i w:val="0"/>
                <w:iCs w:val="0"/>
                <w:color w:val="000000"/>
                <w:sz w:val="21"/>
                <w:szCs w:val="21"/>
                <w:u w:val="none"/>
                <w:lang w:bidi="ar"/>
              </w:rPr>
            </w:pPr>
          </w:p>
        </w:tc>
        <w:tc>
          <w:tcPr>
            <w:tcW w:w="705" w:type="pct"/>
            <w:tcBorders>
              <w:tl2br w:val="nil"/>
              <w:tr2bl w:val="nil"/>
            </w:tcBorders>
            <w:shd w:val="clear" w:color="auto" w:fill="FFFFFF"/>
            <w:noWrap w:val="0"/>
            <w:vAlign w:val="center"/>
          </w:tcPr>
          <w:p w14:paraId="65B48AD6">
            <w:pPr>
              <w:keepNext w:val="0"/>
              <w:keepLines w:val="0"/>
              <w:widowControl/>
              <w:suppressLineNumbers w:val="0"/>
              <w:ind w:firstLine="420"/>
              <w:jc w:val="left"/>
              <w:textAlignment w:val="auto"/>
              <w:rPr>
                <w:rFonts w:hint="eastAsia" w:ascii="仿宋" w:hAnsi="仿宋" w:eastAsia="仿宋" w:cs="仿宋"/>
                <w:i w:val="0"/>
                <w:iCs w:val="0"/>
                <w:color w:val="000000"/>
                <w:sz w:val="21"/>
                <w:szCs w:val="21"/>
                <w:u w:val="none"/>
                <w:lang w:bidi="ar"/>
              </w:rPr>
            </w:pPr>
          </w:p>
        </w:tc>
        <w:tc>
          <w:tcPr>
            <w:tcW w:w="549" w:type="pct"/>
            <w:tcBorders>
              <w:tl2br w:val="nil"/>
              <w:tr2bl w:val="nil"/>
            </w:tcBorders>
            <w:shd w:val="clear" w:color="auto" w:fill="FFFFFF"/>
            <w:noWrap w:val="0"/>
            <w:vAlign w:val="center"/>
          </w:tcPr>
          <w:p w14:paraId="52DED0E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8F9420A">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48DC37B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99EC544">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975B65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5EBE77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74716BB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71937B4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3291B65">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9357C3E">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692DC97A">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0F18B89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42BA60F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8A2E0E1">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F8393B4">
            <w:pPr>
              <w:keepNext w:val="0"/>
              <w:keepLines w:val="0"/>
              <w:widowControl/>
              <w:suppressLineNumbers w:val="0"/>
              <w:jc w:val="left"/>
              <w:textAlignment w:val="center"/>
              <w:rPr>
                <w:rFonts w:hint="eastAsia" w:ascii="仿宋" w:hAnsi="仿宋" w:eastAsia="仿宋" w:cs="仿宋"/>
                <w:i w:val="0"/>
                <w:iCs w:val="0"/>
                <w:color w:val="000000"/>
                <w:sz w:val="21"/>
                <w:szCs w:val="21"/>
                <w:u w:val="none"/>
                <w:lang w:eastAsia="zh-CN"/>
              </w:rPr>
            </w:pPr>
          </w:p>
        </w:tc>
        <w:tc>
          <w:tcPr>
            <w:tcW w:w="549" w:type="pct"/>
            <w:tcBorders>
              <w:tl2br w:val="nil"/>
              <w:tr2bl w:val="nil"/>
            </w:tcBorders>
            <w:shd w:val="clear" w:color="auto" w:fill="FFFFFF"/>
            <w:noWrap w:val="0"/>
            <w:vAlign w:val="center"/>
          </w:tcPr>
          <w:p w14:paraId="5F46D776">
            <w:pPr>
              <w:keepNext w:val="0"/>
              <w:keepLines w:val="0"/>
              <w:widowControl/>
              <w:suppressLineNumbers w:val="0"/>
              <w:jc w:val="left"/>
              <w:textAlignment w:val="center"/>
              <w:rPr>
                <w:rFonts w:hint="eastAsia" w:ascii="仿宋" w:hAnsi="仿宋" w:eastAsia="仿宋" w:cs="仿宋"/>
                <w:i w:val="0"/>
                <w:iCs w:val="0"/>
                <w:color w:val="000000"/>
                <w:sz w:val="21"/>
                <w:szCs w:val="21"/>
                <w:u w:val="none"/>
                <w:lang w:eastAsia="zh-CN"/>
              </w:rPr>
            </w:pPr>
          </w:p>
        </w:tc>
      </w:tr>
      <w:tr w14:paraId="1F3F6AB4">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33" w:hRule="atLeast"/>
        </w:trPr>
        <w:tc>
          <w:tcPr>
            <w:tcW w:w="343" w:type="pct"/>
            <w:gridSpan w:val="2"/>
            <w:vMerge w:val="continue"/>
            <w:tcBorders>
              <w:tl2br w:val="nil"/>
              <w:tr2bl w:val="nil"/>
            </w:tcBorders>
            <w:shd w:val="clear" w:color="auto" w:fill="FFFFFF"/>
            <w:noWrap w:val="0"/>
            <w:vAlign w:val="center"/>
          </w:tcPr>
          <w:p w14:paraId="0702FA8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BF9B997">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2ABE777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828524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114996E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774800B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2023D01">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FCAF4E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3B11C1F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3E99450D">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7B7D85DE">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E0596E6">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6562331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3202404">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467E1233">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465E80B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5D257DD">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10377B1D">
            <w:pPr>
              <w:keepNext w:val="0"/>
              <w:keepLines w:val="0"/>
              <w:widowControl/>
              <w:suppressLineNumbers w:val="0"/>
              <w:jc w:val="left"/>
              <w:textAlignment w:val="center"/>
              <w:rPr>
                <w:rFonts w:hint="eastAsia" w:ascii="仿宋" w:hAnsi="仿宋" w:eastAsia="仿宋" w:cs="仿宋"/>
                <w:i w:val="0"/>
                <w:iCs w:val="0"/>
                <w:color w:val="000000"/>
                <w:sz w:val="21"/>
                <w:szCs w:val="21"/>
                <w:u w:val="none"/>
                <w:lang w:eastAsia="zh-CN"/>
              </w:rPr>
            </w:pPr>
          </w:p>
        </w:tc>
        <w:tc>
          <w:tcPr>
            <w:tcW w:w="549" w:type="pct"/>
            <w:tcBorders>
              <w:tl2br w:val="nil"/>
              <w:tr2bl w:val="nil"/>
            </w:tcBorders>
            <w:shd w:val="clear" w:color="auto" w:fill="FFFFFF"/>
            <w:noWrap w:val="0"/>
            <w:vAlign w:val="center"/>
          </w:tcPr>
          <w:p w14:paraId="582C629D">
            <w:pPr>
              <w:keepNext w:val="0"/>
              <w:keepLines w:val="0"/>
              <w:widowControl/>
              <w:suppressLineNumbers w:val="0"/>
              <w:jc w:val="left"/>
              <w:textAlignment w:val="center"/>
              <w:rPr>
                <w:rFonts w:hint="eastAsia" w:ascii="仿宋" w:hAnsi="仿宋" w:eastAsia="仿宋" w:cs="仿宋"/>
                <w:i w:val="0"/>
                <w:iCs w:val="0"/>
                <w:color w:val="000000"/>
                <w:sz w:val="21"/>
                <w:szCs w:val="21"/>
                <w:u w:val="none"/>
                <w:lang w:eastAsia="zh-CN"/>
              </w:rPr>
            </w:pPr>
          </w:p>
        </w:tc>
      </w:tr>
      <w:tr w14:paraId="1F5AA04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3F5E8B0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38AEE7C">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7E6824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2C0D75F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7238F9B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PrEx>
        <w:trPr>
          <w:trHeight w:val="620" w:hRule="atLeast"/>
        </w:trPr>
        <w:tc>
          <w:tcPr>
            <w:tcW w:w="343" w:type="pct"/>
            <w:gridSpan w:val="2"/>
            <w:vMerge w:val="continue"/>
            <w:tcBorders>
              <w:tl2br w:val="nil"/>
              <w:tr2bl w:val="nil"/>
            </w:tcBorders>
            <w:shd w:val="clear" w:color="auto" w:fill="FFFFFF"/>
            <w:noWrap w:val="0"/>
            <w:vAlign w:val="center"/>
          </w:tcPr>
          <w:p w14:paraId="47331DA9">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1BAFA36F">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C78ADD8">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2D0D3017">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22928F8C">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5A8733B0">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2C096B5F">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4F6E22D3">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294EA5DB">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405DAEF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1149" w:hRule="atLeast"/>
        </w:trPr>
        <w:tc>
          <w:tcPr>
            <w:tcW w:w="343" w:type="pct"/>
            <w:gridSpan w:val="2"/>
            <w:vMerge w:val="continue"/>
            <w:tcBorders>
              <w:tl2br w:val="nil"/>
              <w:tr2bl w:val="nil"/>
            </w:tcBorders>
            <w:shd w:val="clear" w:color="auto" w:fill="FFFFFF"/>
            <w:noWrap w:val="0"/>
            <w:vAlign w:val="center"/>
          </w:tcPr>
          <w:p w14:paraId="7DD5EA2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CAECFA5">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54CD33DD">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5170C592">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6D487B98">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567" w:hRule="atLeast"/>
        </w:trPr>
        <w:tc>
          <w:tcPr>
            <w:tcW w:w="343" w:type="pct"/>
            <w:gridSpan w:val="2"/>
            <w:vMerge w:val="continue"/>
            <w:tcBorders>
              <w:tl2br w:val="nil"/>
              <w:tr2bl w:val="nil"/>
            </w:tcBorders>
            <w:shd w:val="clear" w:color="auto" w:fill="FFFFFF"/>
            <w:noWrap w:val="0"/>
            <w:vAlign w:val="center"/>
          </w:tcPr>
          <w:p w14:paraId="5FBBD92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BCCB1C1">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32B12CE0">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61252907">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1B3D6F46">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0" w:hRule="atLeast"/>
        </w:trPr>
        <w:tc>
          <w:tcPr>
            <w:tcW w:w="343" w:type="pct"/>
            <w:gridSpan w:val="2"/>
            <w:vMerge w:val="continue"/>
            <w:tcBorders>
              <w:tl2br w:val="nil"/>
              <w:tr2bl w:val="nil"/>
            </w:tcBorders>
            <w:shd w:val="clear" w:color="auto" w:fill="FFFFFF"/>
            <w:noWrap w:val="0"/>
            <w:vAlign w:val="center"/>
          </w:tcPr>
          <w:p w14:paraId="3A9B97AB">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0FEFD9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10C493B">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21308E38">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0292B92F">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7889550D">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19384379">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672BA10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CCE73D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6041F7E2">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74CB6AF8">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067B70F8">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472C10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5461930">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1AB2B9A5">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2E8DE633">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40ECA017">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6D0FF655">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5BEBCB2E">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6F159CC2">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61789C35">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CAD6EE0">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4FEE4D8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0841BE3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0047DB2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325F7A37">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E2389BC">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02D321D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14ADBBD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7E31BFD7">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51EF2956">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6FFF5104">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6CD152BF">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c>
          <w:tcPr>
            <w:tcW w:w="549" w:type="pct"/>
            <w:tcBorders>
              <w:tl2br w:val="nil"/>
              <w:tr2bl w:val="nil"/>
            </w:tcBorders>
            <w:shd w:val="clear" w:color="auto" w:fill="FFFFFF"/>
            <w:noWrap w:val="0"/>
            <w:vAlign w:val="center"/>
          </w:tcPr>
          <w:p w14:paraId="195B13AB">
            <w:pPr>
              <w:keepNext w:val="0"/>
              <w:keepLines w:val="0"/>
              <w:widowControl/>
              <w:suppressLineNumbers w:val="0"/>
              <w:jc w:val="left"/>
              <w:textAlignment w:val="center"/>
              <w:rPr>
                <w:rFonts w:hint="eastAsia" w:ascii="仿宋" w:hAnsi="仿宋" w:eastAsia="仿宋" w:cs="仿宋"/>
                <w:i w:val="0"/>
                <w:iCs w:val="0"/>
                <w:color w:val="000000"/>
                <w:sz w:val="21"/>
                <w:szCs w:val="21"/>
                <w:u w:val="none"/>
                <w:lang w:val="en-US" w:eastAsia="zh-CN"/>
              </w:rPr>
            </w:pPr>
          </w:p>
        </w:tc>
      </w:tr>
      <w:tr w14:paraId="2283E5D9">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14B90BFC">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35E02E7A">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B31ED3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672CA73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5FE6C220">
        <w:tblPrEx>
          <w:tblBorders>
            <w:top w:val="single" w:color="000000" w:sz="4" w:space="0"/>
            <w:left w:val="single" w:color="000000" w:sz="4" w:space="0"/>
            <w:bottom w:val="single" w:color="000000" w:sz="4" w:space="0"/>
            <w:right w:val="single" w:color="auto" w:sz="4" w:space="0"/>
            <w:insideH w:val="single" w:color="000000" w:sz="4" w:space="0"/>
            <w:insideV w:val="single" w:color="000000" w:sz="4" w:space="0"/>
          </w:tblBorders>
          <w:tblCellMar>
            <w:top w:w="0" w:type="dxa"/>
            <w:left w:w="108" w:type="dxa"/>
            <w:bottom w:w="0" w:type="dxa"/>
            <w:right w:w="108" w:type="dxa"/>
          </w:tblCellMar>
        </w:tblPrEx>
        <w:trPr>
          <w:trHeight w:val="620" w:hRule="atLeast"/>
        </w:trPr>
        <w:tc>
          <w:tcPr>
            <w:tcW w:w="343" w:type="pct"/>
            <w:gridSpan w:val="2"/>
            <w:vMerge w:val="continue"/>
            <w:tcBorders>
              <w:tl2br w:val="nil"/>
              <w:tr2bl w:val="nil"/>
            </w:tcBorders>
            <w:shd w:val="clear" w:color="auto" w:fill="FFFFFF"/>
            <w:noWrap w:val="0"/>
            <w:vAlign w:val="center"/>
          </w:tcPr>
          <w:p w14:paraId="40AFC28A">
            <w:pPr>
              <w:jc w:val="center"/>
              <w:rPr>
                <w:rFonts w:hint="eastAsia" w:ascii="仿宋" w:hAnsi="仿宋" w:eastAsia="仿宋" w:cs="仿宋"/>
                <w:i w:val="0"/>
                <w:iCs w:val="0"/>
                <w:color w:val="000000"/>
                <w:sz w:val="21"/>
                <w:szCs w:val="21"/>
                <w:u w:val="none"/>
              </w:rPr>
            </w:pPr>
          </w:p>
        </w:tc>
        <w:tc>
          <w:tcPr>
            <w:tcW w:w="3402" w:type="pct"/>
            <w:gridSpan w:val="3"/>
            <w:tcBorders>
              <w:tl2br w:val="nil"/>
              <w:tr2bl w:val="nil"/>
            </w:tcBorders>
            <w:shd w:val="clear" w:color="auto" w:fill="FFFFFF"/>
            <w:noWrap w:val="0"/>
            <w:vAlign w:val="center"/>
          </w:tcPr>
          <w:p w14:paraId="5BABF62E">
            <w:pPr>
              <w:keepNext w:val="0"/>
              <w:keepLines w:val="0"/>
              <w:widowControl/>
              <w:suppressLineNumbers w:val="0"/>
              <w:jc w:val="left"/>
              <w:textAlignment w:val="center"/>
              <w:rPr>
                <w:rFonts w:hint="eastAsia" w:ascii="仿宋" w:hAnsi="仿宋" w:eastAsia="仿宋" w:cs="仿宋"/>
                <w:b/>
                <w:bCs/>
                <w:i w:val="0"/>
                <w:iCs w:val="0"/>
                <w:color w:val="000000"/>
                <w:sz w:val="21"/>
                <w:szCs w:val="21"/>
                <w:u w:val="none"/>
              </w:rPr>
            </w:pPr>
          </w:p>
        </w:tc>
        <w:tc>
          <w:tcPr>
            <w:tcW w:w="705" w:type="pct"/>
            <w:tcBorders>
              <w:tl2br w:val="nil"/>
              <w:tr2bl w:val="nil"/>
            </w:tcBorders>
            <w:shd w:val="clear" w:color="auto" w:fill="FFFFFF"/>
            <w:noWrap w:val="0"/>
            <w:vAlign w:val="center"/>
          </w:tcPr>
          <w:p w14:paraId="75946B5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c>
          <w:tcPr>
            <w:tcW w:w="549" w:type="pct"/>
            <w:tcBorders>
              <w:tl2br w:val="nil"/>
              <w:tr2bl w:val="nil"/>
            </w:tcBorders>
            <w:shd w:val="clear" w:color="auto" w:fill="FFFFFF"/>
            <w:noWrap w:val="0"/>
            <w:vAlign w:val="center"/>
          </w:tcPr>
          <w:p w14:paraId="7DE6D69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p>
        </w:tc>
      </w:tr>
      <w:tr w14:paraId="2F37F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5000" w:type="pct"/>
            <w:gridSpan w:val="7"/>
            <w:tcBorders>
              <w:top w:val="single" w:color="auto" w:sz="4" w:space="0"/>
              <w:left w:val="single" w:color="auto" w:sz="4" w:space="0"/>
              <w:bottom w:val="single" w:color="auto" w:sz="4" w:space="0"/>
              <w:right w:val="single" w:color="auto" w:sz="4" w:space="0"/>
            </w:tcBorders>
            <w:shd w:val="clear" w:color="auto" w:fill="FFFFFF"/>
            <w:noWrap/>
            <w:vAlign w:val="center"/>
          </w:tcPr>
          <w:p w14:paraId="509CE94B">
            <w:pPr>
              <w:keepNext w:val="0"/>
              <w:keepLines w:val="0"/>
              <w:widowControl/>
              <w:suppressLineNumbers w:val="0"/>
              <w:jc w:val="left"/>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lang w:val="en-US" w:eastAsia="zh-CN" w:bidi="ar"/>
              </w:rPr>
              <w:t>合计价格（元人民币含税价）：</w:t>
            </w:r>
          </w:p>
        </w:tc>
      </w:tr>
      <w:tr w14:paraId="5F26A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01" w:hRule="atLeast"/>
        </w:trPr>
        <w:tc>
          <w:tcPr>
            <w:tcW w:w="5000" w:type="pct"/>
            <w:gridSpan w:val="7"/>
            <w:tcBorders>
              <w:top w:val="single" w:color="000000" w:sz="8" w:space="0"/>
              <w:left w:val="single" w:color="000000" w:sz="8" w:space="0"/>
              <w:bottom w:val="nil"/>
              <w:right w:val="single" w:color="auto" w:sz="4" w:space="0"/>
            </w:tcBorders>
            <w:shd w:val="clear" w:color="auto" w:fill="auto"/>
            <w:vAlign w:val="top"/>
          </w:tcPr>
          <w:p w14:paraId="4F3C5E12">
            <w:pPr>
              <w:keepNext w:val="0"/>
              <w:keepLines w:val="0"/>
              <w:widowControl/>
              <w:suppressLineNumbers w:val="0"/>
              <w:spacing w:after="200" w:afterAutospacing="0"/>
              <w:ind w:left="0" w:leftChars="0" w:firstLine="0" w:firstLineChars="0"/>
              <w:jc w:val="left"/>
              <w:textAlignment w:val="top"/>
              <w:rPr>
                <w:rFonts w:hint="eastAsia" w:ascii="仿宋" w:hAnsi="仿宋" w:eastAsia="仿宋" w:cs="仿宋"/>
                <w:i w:val="0"/>
                <w:iCs w:val="0"/>
                <w:color w:val="000000"/>
                <w:kern w:val="0"/>
                <w:sz w:val="20"/>
                <w:szCs w:val="20"/>
                <w:u w:val="none"/>
                <w:lang w:val="en-US" w:eastAsia="zh-CN" w:bidi="ar"/>
              </w:rPr>
            </w:pPr>
          </w:p>
          <w:p w14:paraId="02D4B5B0">
            <w:pPr>
              <w:keepNext w:val="0"/>
              <w:keepLines w:val="0"/>
              <w:widowControl/>
              <w:suppressLineNumbers w:val="0"/>
              <w:spacing w:after="200" w:afterAutospacing="0"/>
              <w:ind w:left="0" w:leftChars="0" w:firstLine="400" w:firstLineChars="200"/>
              <w:jc w:val="left"/>
              <w:textAlignment w:val="top"/>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公司名称：</w:t>
            </w:r>
          </w:p>
        </w:tc>
      </w:tr>
      <w:tr w14:paraId="50BE6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01" w:hRule="atLeast"/>
        </w:trPr>
        <w:tc>
          <w:tcPr>
            <w:tcW w:w="5000" w:type="pct"/>
            <w:gridSpan w:val="7"/>
            <w:tcBorders>
              <w:top w:val="single" w:color="000000" w:sz="4" w:space="0"/>
              <w:left w:val="single" w:color="000000" w:sz="8" w:space="0"/>
              <w:bottom w:val="single" w:color="000000" w:sz="8" w:space="0"/>
              <w:right w:val="single" w:color="000000" w:sz="8" w:space="0"/>
            </w:tcBorders>
            <w:shd w:val="clear" w:color="auto" w:fill="auto"/>
            <w:noWrap/>
            <w:vAlign w:val="center"/>
          </w:tcPr>
          <w:p w14:paraId="15A98AAB">
            <w:pPr>
              <w:keepNext w:val="0"/>
              <w:keepLines w:val="0"/>
              <w:widowControl/>
              <w:suppressLineNumbers w:val="0"/>
              <w:jc w:val="left"/>
              <w:textAlignment w:val="center"/>
              <w:rPr>
                <w:rStyle w:val="333"/>
                <w:rFonts w:hint="eastAsia" w:ascii="仿宋" w:hAnsi="仿宋" w:eastAsia="仿宋" w:cs="仿宋"/>
                <w:lang w:val="en-US" w:eastAsia="zh-CN" w:bidi="ar"/>
              </w:rPr>
            </w:pPr>
            <w:r>
              <w:rPr>
                <w:rStyle w:val="329"/>
                <w:rFonts w:ascii="仿宋" w:hAnsi="仿宋" w:eastAsia="仿宋" w:cs="仿宋"/>
                <w:lang w:val="en-US" w:eastAsia="zh-CN" w:bidi="ar"/>
              </w:rPr>
              <w:t>报价人</w:t>
            </w:r>
            <w:r>
              <w:rPr>
                <w:rStyle w:val="333"/>
                <w:rFonts w:hint="eastAsia" w:ascii="仿宋" w:hAnsi="仿宋" w:eastAsia="仿宋" w:cs="仿宋"/>
                <w:lang w:val="en-US" w:eastAsia="zh-CN" w:bidi="ar"/>
              </w:rPr>
              <w:t>:</w:t>
            </w:r>
          </w:p>
          <w:p w14:paraId="432D66FC">
            <w:pPr>
              <w:keepNext w:val="0"/>
              <w:keepLines w:val="0"/>
              <w:widowControl/>
              <w:suppressLineNumbers w:val="0"/>
              <w:jc w:val="left"/>
              <w:textAlignment w:val="center"/>
              <w:rPr>
                <w:rStyle w:val="333"/>
                <w:rFonts w:hint="eastAsia" w:ascii="仿宋" w:hAnsi="仿宋" w:eastAsia="仿宋" w:cs="仿宋"/>
                <w:lang w:val="en-US" w:eastAsia="zh-CN" w:bidi="ar"/>
              </w:rPr>
            </w:pPr>
          </w:p>
          <w:p w14:paraId="5E2B8FA8">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联系人及联系电话</w:t>
            </w:r>
            <w:r>
              <w:rPr>
                <w:rStyle w:val="333"/>
                <w:rFonts w:hint="eastAsia" w:ascii="仿宋" w:hAnsi="仿宋" w:eastAsia="仿宋" w:cs="仿宋"/>
                <w:lang w:val="en-US" w:eastAsia="zh-CN" w:bidi="ar"/>
              </w:rPr>
              <w:t xml:space="preserve">: </w:t>
            </w:r>
          </w:p>
        </w:tc>
      </w:tr>
    </w:tbl>
    <w:p w14:paraId="5967D175">
      <w:pPr>
        <w:widowControl/>
        <w:spacing w:line="360" w:lineRule="auto"/>
        <w:ind w:left="0" w:leftChars="0" w:firstLine="0" w:firstLineChars="0"/>
        <w:rPr>
          <w:rFonts w:hint="eastAsia" w:ascii="仿宋" w:hAnsi="仿宋" w:eastAsia="仿宋" w:cs="仿宋"/>
          <w:u w:val="single"/>
          <w:lang w:val="en-US" w:eastAsia="zh-CN"/>
        </w:rPr>
      </w:pPr>
    </w:p>
    <w:p w14:paraId="59138A8C">
      <w:pPr>
        <w:widowControl/>
        <w:autoSpaceDE/>
        <w:autoSpaceDN/>
        <w:adjustRightInd/>
        <w:ind w:firstLine="0" w:firstLineChars="0"/>
        <w:rPr>
          <w:rFonts w:hint="eastAsia" w:ascii="仿宋" w:hAnsi="仿宋" w:eastAsia="仿宋" w:cs="仿宋"/>
          <w:sz w:val="24"/>
        </w:rPr>
        <w:sectPr>
          <w:pgSz w:w="11906" w:h="16838"/>
          <w:pgMar w:top="1134" w:right="1134" w:bottom="567" w:left="1134" w:header="851" w:footer="992" w:gutter="0"/>
          <w:pgBorders>
            <w:top w:val="none" w:sz="0" w:space="0"/>
            <w:left w:val="none" w:sz="0" w:space="0"/>
            <w:bottom w:val="none" w:sz="0" w:space="0"/>
            <w:right w:val="none" w:sz="0" w:space="0"/>
          </w:pgBorders>
          <w:cols w:space="425" w:num="1"/>
          <w:docGrid w:type="lines" w:linePitch="312" w:charSpace="0"/>
        </w:sectPr>
      </w:pPr>
    </w:p>
    <w:p w14:paraId="3B1C5D1C">
      <w:pPr>
        <w:autoSpaceDE/>
        <w:autoSpaceDN/>
        <w:adjustRightInd/>
        <w:spacing w:line="400" w:lineRule="exact"/>
        <w:ind w:firstLine="0" w:firstLineChars="0"/>
        <w:jc w:val="center"/>
        <w:outlineLvl w:val="1"/>
        <w:rPr>
          <w:rFonts w:hint="eastAsia" w:ascii="仿宋" w:hAnsi="仿宋" w:eastAsia="仿宋" w:cs="仿宋"/>
          <w:b/>
          <w:sz w:val="28"/>
          <w:szCs w:val="28"/>
        </w:rPr>
      </w:pPr>
      <w:bookmarkStart w:id="25" w:name="_Toc481859177"/>
      <w:r>
        <w:rPr>
          <w:rFonts w:hint="eastAsia" w:ascii="仿宋" w:hAnsi="仿宋" w:eastAsia="仿宋" w:cs="仿宋"/>
          <w:b/>
          <w:sz w:val="28"/>
          <w:szCs w:val="28"/>
        </w:rPr>
        <w:t>三、供应商代表身份证明</w:t>
      </w:r>
    </w:p>
    <w:bookmarkEnd w:id="25"/>
    <w:p w14:paraId="5CCFBC90">
      <w:pPr>
        <w:spacing w:line="480" w:lineRule="auto"/>
        <w:ind w:firstLine="560"/>
        <w:jc w:val="center"/>
        <w:outlineLvl w:val="2"/>
        <w:rPr>
          <w:rFonts w:hint="eastAsia" w:ascii="仿宋" w:hAnsi="仿宋" w:eastAsia="仿宋" w:cs="仿宋"/>
          <w:sz w:val="28"/>
          <w:szCs w:val="28"/>
        </w:rPr>
      </w:pPr>
      <w:r>
        <w:rPr>
          <w:rFonts w:hint="eastAsia" w:ascii="仿宋" w:hAnsi="仿宋" w:eastAsia="仿宋" w:cs="仿宋"/>
          <w:sz w:val="28"/>
          <w:szCs w:val="28"/>
        </w:rPr>
        <w:t>1.法定代表人身份证明（法定代表人参加谈判）</w:t>
      </w:r>
    </w:p>
    <w:p w14:paraId="572A3C8A">
      <w:pPr>
        <w:autoSpaceDE/>
        <w:autoSpaceDN/>
        <w:adjustRightInd/>
        <w:spacing w:line="360" w:lineRule="auto"/>
        <w:ind w:firstLine="0" w:firstLineChars="0"/>
        <w:jc w:val="both"/>
        <w:rPr>
          <w:rFonts w:hint="eastAsia" w:ascii="仿宋" w:hAnsi="仿宋" w:eastAsia="仿宋" w:cs="仿宋"/>
          <w:szCs w:val="21"/>
        </w:rPr>
      </w:pPr>
    </w:p>
    <w:p w14:paraId="2192B4A5">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供应商名称：</w:t>
      </w:r>
    </w:p>
    <w:p w14:paraId="393432AF">
      <w:pPr>
        <w:autoSpaceDE/>
        <w:autoSpaceDN/>
        <w:adjustRightInd/>
        <w:spacing w:line="360" w:lineRule="auto"/>
        <w:ind w:firstLine="0" w:firstLineChars="0"/>
        <w:jc w:val="both"/>
        <w:rPr>
          <w:rFonts w:hint="eastAsia" w:ascii="仿宋" w:hAnsi="仿宋" w:eastAsia="仿宋" w:cs="仿宋"/>
          <w:sz w:val="24"/>
          <w:szCs w:val="21"/>
          <w:u w:val="single"/>
        </w:rPr>
      </w:pPr>
      <w:r>
        <w:rPr>
          <w:rFonts w:hint="eastAsia" w:ascii="仿宋" w:hAnsi="仿宋" w:eastAsia="仿宋" w:cs="仿宋"/>
          <w:sz w:val="24"/>
          <w:szCs w:val="21"/>
        </w:rPr>
        <w:t>单位性质：</w:t>
      </w:r>
    </w:p>
    <w:p w14:paraId="52413526">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地    址：</w:t>
      </w:r>
    </w:p>
    <w:p w14:paraId="24D7DD7C">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成立时间：     年   月    日</w:t>
      </w:r>
    </w:p>
    <w:p w14:paraId="3A8E5753">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经营期限：</w:t>
      </w:r>
    </w:p>
    <w:p w14:paraId="6977497A">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姓    名：                  性      别：</w:t>
      </w:r>
    </w:p>
    <w:p w14:paraId="3396DEBD">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年    龄：                  职      务：</w:t>
      </w:r>
    </w:p>
    <w:p w14:paraId="5CC3F439">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系</w:t>
      </w:r>
      <w:r>
        <w:rPr>
          <w:rFonts w:hint="eastAsia" w:ascii="仿宋" w:hAnsi="仿宋" w:eastAsia="仿宋" w:cs="仿宋"/>
          <w:sz w:val="24"/>
          <w:szCs w:val="21"/>
          <w:u w:val="single"/>
        </w:rPr>
        <w:t>（单位名称）</w:t>
      </w:r>
      <w:r>
        <w:rPr>
          <w:rFonts w:hint="eastAsia" w:ascii="仿宋" w:hAnsi="仿宋" w:eastAsia="仿宋" w:cs="仿宋"/>
          <w:sz w:val="24"/>
          <w:szCs w:val="21"/>
        </w:rPr>
        <w:t>的法定代表人。</w:t>
      </w:r>
    </w:p>
    <w:p w14:paraId="4EBA11A6">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特此证明。</w:t>
      </w:r>
    </w:p>
    <w:p w14:paraId="3C1CB6D2">
      <w:pPr>
        <w:autoSpaceDE/>
        <w:autoSpaceDN/>
        <w:adjustRightInd/>
        <w:spacing w:line="360" w:lineRule="auto"/>
        <w:ind w:firstLine="0" w:firstLineChars="0"/>
        <w:jc w:val="both"/>
        <w:rPr>
          <w:rFonts w:hint="eastAsia" w:ascii="仿宋" w:hAnsi="仿宋" w:eastAsia="仿宋" w:cs="仿宋"/>
          <w:sz w:val="24"/>
          <w:szCs w:val="21"/>
        </w:rPr>
      </w:pPr>
    </w:p>
    <w:p w14:paraId="51962553">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供应商：</w:t>
      </w:r>
      <w:r>
        <w:rPr>
          <w:rFonts w:hint="eastAsia" w:ascii="仿宋" w:hAnsi="仿宋" w:eastAsia="仿宋" w:cs="仿宋"/>
          <w:sz w:val="24"/>
          <w:szCs w:val="21"/>
          <w:u w:val="single"/>
        </w:rPr>
        <w:t>（盖公章）</w:t>
      </w:r>
    </w:p>
    <w:p w14:paraId="751EA47B">
      <w:pPr>
        <w:autoSpaceDE/>
        <w:autoSpaceDN/>
        <w:adjustRightInd/>
        <w:spacing w:line="360" w:lineRule="auto"/>
        <w:ind w:firstLine="1320" w:firstLineChars="550"/>
        <w:jc w:val="both"/>
        <w:rPr>
          <w:rFonts w:hint="eastAsia" w:ascii="仿宋" w:hAnsi="仿宋" w:eastAsia="仿宋" w:cs="仿宋"/>
          <w:sz w:val="24"/>
          <w:szCs w:val="21"/>
          <w:u w:val="single"/>
        </w:rPr>
      </w:pPr>
    </w:p>
    <w:p w14:paraId="26BDEF07">
      <w:pPr>
        <w:autoSpaceDE/>
        <w:autoSpaceDN/>
        <w:adjustRightInd/>
        <w:spacing w:line="360" w:lineRule="auto"/>
        <w:ind w:firstLine="480"/>
        <w:jc w:val="both"/>
        <w:rPr>
          <w:rFonts w:hint="eastAsia" w:ascii="仿宋" w:hAnsi="仿宋" w:eastAsia="仿宋" w:cs="仿宋"/>
          <w:sz w:val="24"/>
          <w:szCs w:val="21"/>
        </w:rPr>
      </w:pPr>
      <w:r>
        <w:rPr>
          <w:rFonts w:hint="eastAsia" w:ascii="仿宋" w:hAnsi="仿宋" w:eastAsia="仿宋" w:cs="仿宋"/>
          <w:sz w:val="24"/>
          <w:szCs w:val="21"/>
        </w:rPr>
        <w:t xml:space="preserve">年   月    日          </w:t>
      </w:r>
    </w:p>
    <w:p w14:paraId="0D61BDCF">
      <w:pPr>
        <w:autoSpaceDE/>
        <w:autoSpaceDN/>
        <w:adjustRightInd/>
        <w:spacing w:line="360" w:lineRule="auto"/>
        <w:ind w:firstLine="0" w:firstLineChars="0"/>
        <w:jc w:val="both"/>
        <w:rPr>
          <w:rFonts w:hint="eastAsia" w:ascii="仿宋" w:hAnsi="仿宋" w:eastAsia="仿宋" w:cs="仿宋"/>
          <w:sz w:val="24"/>
          <w:szCs w:val="21"/>
        </w:rPr>
      </w:pPr>
    </w:p>
    <w:p w14:paraId="191D3637">
      <w:pPr>
        <w:autoSpaceDE/>
        <w:autoSpaceDN/>
        <w:adjustRightInd/>
        <w:spacing w:line="360" w:lineRule="auto"/>
        <w:ind w:firstLine="0" w:firstLineChars="0"/>
        <w:rPr>
          <w:rFonts w:hint="eastAsia" w:ascii="仿宋" w:hAnsi="仿宋" w:eastAsia="仿宋" w:cs="仿宋"/>
          <w:sz w:val="24"/>
          <w:szCs w:val="21"/>
        </w:rPr>
      </w:pPr>
      <w:r>
        <w:rPr>
          <w:rFonts w:hint="eastAsia" w:ascii="仿宋" w:hAnsi="仿宋" w:eastAsia="仿宋" w:cs="仿宋"/>
          <w:sz w:val="24"/>
          <w:szCs w:val="21"/>
        </w:rPr>
        <w:t>附身份证扫描件或复印件：</w:t>
      </w:r>
    </w:p>
    <w:p w14:paraId="792D95EA">
      <w:pPr>
        <w:autoSpaceDE/>
        <w:autoSpaceDN/>
        <w:adjustRightInd/>
        <w:spacing w:line="276" w:lineRule="auto"/>
        <w:ind w:firstLine="0" w:firstLineChars="0"/>
        <w:jc w:val="both"/>
        <w:rPr>
          <w:rFonts w:hint="eastAsia" w:ascii="仿宋" w:hAnsi="仿宋" w:eastAsia="仿宋" w:cs="仿宋"/>
          <w:color w:val="000000"/>
          <w:sz w:val="24"/>
          <w:szCs w:val="21"/>
        </w:rPr>
      </w:pPr>
    </w:p>
    <w:p w14:paraId="6EA68163">
      <w:pPr>
        <w:autoSpaceDE/>
        <w:autoSpaceDN/>
        <w:adjustRightInd/>
        <w:spacing w:line="276" w:lineRule="auto"/>
        <w:ind w:firstLine="0" w:firstLineChars="0"/>
        <w:jc w:val="both"/>
        <w:rPr>
          <w:rFonts w:hint="eastAsia" w:ascii="仿宋" w:hAnsi="仿宋" w:eastAsia="仿宋" w:cs="仿宋"/>
          <w:color w:val="000000"/>
          <w:sz w:val="24"/>
          <w:szCs w:val="21"/>
        </w:rPr>
      </w:pPr>
      <w:r>
        <w:rPr>
          <w:rFonts w:hint="eastAsia" w:ascii="仿宋" w:hAnsi="仿宋" w:eastAsia="仿宋" w:cs="仿宋"/>
          <w:szCs w:val="21"/>
        </w:rPr>
        <mc:AlternateContent>
          <mc:Choice Requires="wps">
            <w:drawing>
              <wp:inline distT="0" distB="0" distL="0" distR="0">
                <wp:extent cx="2461895" cy="1817370"/>
                <wp:effectExtent l="4445" t="4445" r="10160" b="10795"/>
                <wp:docPr id="2093154113" name="AutoShape 7"/>
                <wp:cNvGraphicFramePr/>
                <a:graphic xmlns:a="http://schemas.openxmlformats.org/drawingml/2006/main">
                  <a:graphicData uri="http://schemas.microsoft.com/office/word/2010/wordprocessingShape">
                    <wps:wsp>
                      <wps:cNvSpPr>
                        <a:spLocks noChangeArrowheads="1"/>
                      </wps:cNvSpPr>
                      <wps:spPr bwMode="auto">
                        <a:xfrm>
                          <a:off x="0" y="0"/>
                          <a:ext cx="2461895" cy="1817370"/>
                        </a:xfrm>
                        <a:prstGeom prst="roundRect">
                          <a:avLst>
                            <a:gd name="adj" fmla="val 11093"/>
                          </a:avLst>
                        </a:prstGeom>
                        <a:solidFill>
                          <a:srgbClr val="FFFFFF"/>
                        </a:solidFill>
                        <a:ln w="9525">
                          <a:solidFill>
                            <a:srgbClr val="000000"/>
                          </a:solidFill>
                          <a:round/>
                        </a:ln>
                      </wps:spPr>
                      <wps:txbx>
                        <w:txbxContent>
                          <w:p w14:paraId="0970601B">
                            <w:pPr>
                              <w:ind w:firstLine="420"/>
                            </w:pPr>
                          </w:p>
                          <w:p w14:paraId="7418DB4A">
                            <w:pPr>
                              <w:ind w:firstLine="420"/>
                            </w:pPr>
                          </w:p>
                          <w:p w14:paraId="70ADDAA9">
                            <w:pPr>
                              <w:ind w:firstLine="420"/>
                            </w:pPr>
                          </w:p>
                          <w:p w14:paraId="3FB930FD">
                            <w:pPr>
                              <w:ind w:firstLine="840" w:firstLineChars="400"/>
                            </w:pPr>
                            <w:r>
                              <w:rPr>
                                <w:rFonts w:hint="eastAsia"/>
                              </w:rPr>
                              <w:t>身份证复印件正面</w:t>
                            </w:r>
                          </w:p>
                        </w:txbxContent>
                      </wps:txbx>
                      <wps:bodyPr rot="0" vert="horz" wrap="square" lIns="91440" tIns="45720" rIns="91440" bIns="45720" anchor="t" anchorCtr="0" upright="1">
                        <a:noAutofit/>
                      </wps:bodyPr>
                    </wps:wsp>
                  </a:graphicData>
                </a:graphic>
              </wp:inline>
            </w:drawing>
          </mc:Choice>
          <mc:Fallback>
            <w:pict>
              <v:roundrect id="AutoShape 7" o:spid="_x0000_s1026" o:spt="2" style="height:143.1pt;width:193.85pt;" fillcolor="#FFFFFF" filled="t" stroked="t" coordsize="21600,21600" arcsize="0.110925925925926" o:gfxdata="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uTXD+1AAAAAUBAAAPAAAAAAAAAAEAIAAA&#10;ACIAAABkcnMvZG93bnJldi54bWxQSwECFAAUAAAACACHTuJArrs5NUkCAACrBAAADgAAAAAAAAAB&#10;ACAAAAAjAQAAZHJzL2Uyb0RvYy54bWxQSwUGAAAAAAYABgBZAQAA3gUAAAAA&#10;">
                <v:fill on="t" focussize="0,0"/>
                <v:stroke color="#000000" joinstyle="round"/>
                <v:imagedata o:title=""/>
                <o:lock v:ext="edit" aspectratio="f"/>
                <v:textbox>
                  <w:txbxContent>
                    <w:p w14:paraId="0970601B">
                      <w:pPr>
                        <w:ind w:firstLine="420"/>
                      </w:pPr>
                    </w:p>
                    <w:p w14:paraId="7418DB4A">
                      <w:pPr>
                        <w:ind w:firstLine="420"/>
                      </w:pPr>
                    </w:p>
                    <w:p w14:paraId="70ADDAA9">
                      <w:pPr>
                        <w:ind w:firstLine="420"/>
                      </w:pPr>
                    </w:p>
                    <w:p w14:paraId="3FB930FD">
                      <w:pPr>
                        <w:ind w:firstLine="840" w:firstLineChars="400"/>
                      </w:pPr>
                      <w:r>
                        <w:rPr>
                          <w:rFonts w:hint="eastAsia"/>
                        </w:rPr>
                        <w:t>身份证复印件正面</w:t>
                      </w:r>
                    </w:p>
                  </w:txbxContent>
                </v:textbox>
                <w10:wrap type="none"/>
                <w10:anchorlock/>
              </v:roundrect>
            </w:pict>
          </mc:Fallback>
        </mc:AlternateContent>
      </w:r>
      <w:r>
        <w:rPr>
          <w:rFonts w:hint="eastAsia" w:ascii="仿宋" w:hAnsi="仿宋" w:eastAsia="仿宋" w:cs="仿宋"/>
          <w:szCs w:val="21"/>
        </w:rPr>
        <w:t xml:space="preserve">  </w:t>
      </w:r>
      <w:r>
        <w:rPr>
          <w:rFonts w:hint="eastAsia" w:ascii="仿宋" w:hAnsi="仿宋" w:eastAsia="仿宋" w:cs="仿宋"/>
          <w:szCs w:val="21"/>
        </w:rPr>
        <mc:AlternateContent>
          <mc:Choice Requires="wps">
            <w:drawing>
              <wp:inline distT="0" distB="0" distL="0" distR="0">
                <wp:extent cx="2490470" cy="1817370"/>
                <wp:effectExtent l="4445" t="4445" r="6350" b="10795"/>
                <wp:docPr id="49536552" name="AutoShape 6"/>
                <wp:cNvGraphicFramePr/>
                <a:graphic xmlns:a="http://schemas.openxmlformats.org/drawingml/2006/main">
                  <a:graphicData uri="http://schemas.microsoft.com/office/word/2010/wordprocessingShape">
                    <wps:wsp>
                      <wps:cNvSpPr>
                        <a:spLocks noChangeArrowheads="1"/>
                      </wps:cNvSpPr>
                      <wps:spPr bwMode="auto">
                        <a:xfrm>
                          <a:off x="0" y="0"/>
                          <a:ext cx="2490470" cy="1817370"/>
                        </a:xfrm>
                        <a:prstGeom prst="roundRect">
                          <a:avLst>
                            <a:gd name="adj" fmla="val 11093"/>
                          </a:avLst>
                        </a:prstGeom>
                        <a:solidFill>
                          <a:srgbClr val="FFFFFF"/>
                        </a:solidFill>
                        <a:ln w="9525">
                          <a:solidFill>
                            <a:srgbClr val="000000"/>
                          </a:solidFill>
                          <a:round/>
                        </a:ln>
                      </wps:spPr>
                      <wps:txbx>
                        <w:txbxContent>
                          <w:p w14:paraId="2E81E1A6">
                            <w:pPr>
                              <w:ind w:firstLine="420"/>
                            </w:pPr>
                          </w:p>
                          <w:p w14:paraId="358CAF0E">
                            <w:pPr>
                              <w:ind w:firstLine="420"/>
                            </w:pPr>
                          </w:p>
                          <w:p w14:paraId="7861C23C">
                            <w:pPr>
                              <w:ind w:firstLine="420"/>
                            </w:pPr>
                          </w:p>
                          <w:p w14:paraId="00EBE1AE">
                            <w:pPr>
                              <w:ind w:firstLine="1050" w:firstLineChars="500"/>
                            </w:pPr>
                            <w:r>
                              <w:rPr>
                                <w:rFonts w:hint="eastAsia"/>
                              </w:rPr>
                              <w:t>身份复印件反面</w:t>
                            </w:r>
                          </w:p>
                        </w:txbxContent>
                      </wps:txbx>
                      <wps:bodyPr rot="0" vert="horz" wrap="square" lIns="91440" tIns="45720" rIns="91440" bIns="45720" anchor="t" anchorCtr="0" upright="1">
                        <a:noAutofit/>
                      </wps:bodyPr>
                    </wps:wsp>
                  </a:graphicData>
                </a:graphic>
              </wp:inline>
            </w:drawing>
          </mc:Choice>
          <mc:Fallback>
            <w:pict>
              <v:roundrect id="AutoShape 6" o:spid="_x0000_s1026" o:spt="2" style="height:143.1pt;width:196.1pt;" fillcolor="#FFFFFF" filled="t" stroked="t" coordsize="21600,21600" arcsize="0.110925925925926" o:gfxdata="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uhwb8dQAAAAFAQAADwAAAAAAAAABACAAAAAiAAAA&#10;ZHJzL2Rvd25yZXYueG1sUEsBAhQAFAAAAAgAh07iQMLkqWFEAgAAqQQAAA4AAAAAAAAAAQAgAAAA&#10;IwEAAGRycy9lMm9Eb2MueG1sUEsFBgAAAAAGAAYAWQEAANkFAAAAAA==&#10;">
                <v:fill on="t" focussize="0,0"/>
                <v:stroke color="#000000" joinstyle="round"/>
                <v:imagedata o:title=""/>
                <o:lock v:ext="edit" aspectratio="f"/>
                <v:textbox>
                  <w:txbxContent>
                    <w:p w14:paraId="2E81E1A6">
                      <w:pPr>
                        <w:ind w:firstLine="420"/>
                      </w:pPr>
                    </w:p>
                    <w:p w14:paraId="358CAF0E">
                      <w:pPr>
                        <w:ind w:firstLine="420"/>
                      </w:pPr>
                    </w:p>
                    <w:p w14:paraId="7861C23C">
                      <w:pPr>
                        <w:ind w:firstLine="420"/>
                      </w:pPr>
                    </w:p>
                    <w:p w14:paraId="00EBE1AE">
                      <w:pPr>
                        <w:ind w:firstLine="1050" w:firstLineChars="500"/>
                      </w:pPr>
                      <w:r>
                        <w:rPr>
                          <w:rFonts w:hint="eastAsia"/>
                        </w:rPr>
                        <w:t>身份复印件反面</w:t>
                      </w:r>
                    </w:p>
                  </w:txbxContent>
                </v:textbox>
                <w10:wrap type="none"/>
                <w10:anchorlock/>
              </v:roundrect>
            </w:pict>
          </mc:Fallback>
        </mc:AlternateContent>
      </w:r>
    </w:p>
    <w:p w14:paraId="5B9DB28B">
      <w:pPr>
        <w:autoSpaceDE/>
        <w:autoSpaceDN/>
        <w:adjustRightInd/>
        <w:spacing w:line="276" w:lineRule="auto"/>
        <w:ind w:firstLine="0" w:firstLineChars="0"/>
        <w:jc w:val="both"/>
        <w:rPr>
          <w:rFonts w:hint="eastAsia" w:ascii="仿宋" w:hAnsi="仿宋" w:eastAsia="仿宋" w:cs="仿宋"/>
          <w:color w:val="000000"/>
          <w:sz w:val="24"/>
          <w:szCs w:val="21"/>
        </w:rPr>
      </w:pPr>
    </w:p>
    <w:p w14:paraId="07F4030F">
      <w:pPr>
        <w:autoSpaceDE/>
        <w:autoSpaceDN/>
        <w:adjustRightInd/>
        <w:spacing w:line="276" w:lineRule="auto"/>
        <w:ind w:firstLine="0" w:firstLineChars="0"/>
        <w:jc w:val="both"/>
        <w:rPr>
          <w:rFonts w:hint="eastAsia" w:ascii="仿宋" w:hAnsi="仿宋" w:eastAsia="仿宋" w:cs="仿宋"/>
          <w:color w:val="000000"/>
          <w:sz w:val="24"/>
          <w:szCs w:val="21"/>
        </w:rPr>
      </w:pPr>
    </w:p>
    <w:p w14:paraId="317D94E4">
      <w:pPr>
        <w:autoSpaceDE/>
        <w:autoSpaceDN/>
        <w:adjustRightInd/>
        <w:spacing w:line="276" w:lineRule="auto"/>
        <w:ind w:firstLine="0" w:firstLineChars="0"/>
        <w:jc w:val="both"/>
        <w:rPr>
          <w:rFonts w:hint="eastAsia" w:ascii="仿宋" w:hAnsi="仿宋" w:eastAsia="仿宋" w:cs="仿宋"/>
          <w:sz w:val="24"/>
          <w:szCs w:val="21"/>
        </w:rPr>
      </w:pPr>
    </w:p>
    <w:p w14:paraId="370E2ED7">
      <w:pPr>
        <w:spacing w:line="480" w:lineRule="auto"/>
        <w:ind w:firstLine="480"/>
        <w:jc w:val="center"/>
        <w:outlineLvl w:val="2"/>
        <w:rPr>
          <w:rFonts w:hint="eastAsia" w:ascii="仿宋" w:hAnsi="仿宋" w:eastAsia="仿宋" w:cs="仿宋"/>
          <w:sz w:val="28"/>
          <w:szCs w:val="28"/>
        </w:rPr>
      </w:pPr>
      <w:r>
        <w:rPr>
          <w:rFonts w:hint="eastAsia" w:ascii="仿宋" w:hAnsi="仿宋" w:eastAsia="仿宋" w:cs="仿宋"/>
          <w:sz w:val="24"/>
        </w:rPr>
        <w:br w:type="page"/>
      </w:r>
      <w:bookmarkStart w:id="26" w:name="_Toc403981642"/>
      <w:bookmarkStart w:id="27" w:name="_Toc438128466"/>
      <w:bookmarkStart w:id="28" w:name="_Toc452372347"/>
      <w:bookmarkStart w:id="29" w:name="_Toc450027443"/>
      <w:bookmarkStart w:id="30" w:name="_Toc481859178"/>
      <w:r>
        <w:rPr>
          <w:rFonts w:hint="eastAsia" w:ascii="仿宋" w:hAnsi="仿宋" w:eastAsia="仿宋" w:cs="仿宋"/>
          <w:sz w:val="28"/>
          <w:szCs w:val="28"/>
        </w:rPr>
        <w:t>2.授权委托书</w:t>
      </w:r>
      <w:bookmarkEnd w:id="26"/>
      <w:bookmarkEnd w:id="27"/>
      <w:bookmarkEnd w:id="28"/>
      <w:bookmarkEnd w:id="29"/>
      <w:bookmarkEnd w:id="30"/>
      <w:r>
        <w:rPr>
          <w:rFonts w:hint="eastAsia" w:ascii="仿宋" w:hAnsi="仿宋" w:eastAsia="仿宋" w:cs="仿宋"/>
          <w:sz w:val="28"/>
          <w:szCs w:val="28"/>
        </w:rPr>
        <w:t>（授权委托人参加谈判）</w:t>
      </w:r>
    </w:p>
    <w:p w14:paraId="660A896D">
      <w:pPr>
        <w:autoSpaceDE/>
        <w:autoSpaceDN/>
        <w:adjustRightInd/>
        <w:spacing w:line="360" w:lineRule="auto"/>
        <w:ind w:firstLine="480"/>
        <w:jc w:val="both"/>
        <w:rPr>
          <w:rFonts w:hint="eastAsia" w:ascii="仿宋" w:hAnsi="仿宋" w:eastAsia="仿宋" w:cs="仿宋"/>
          <w:color w:val="000000"/>
          <w:sz w:val="24"/>
          <w:szCs w:val="21"/>
        </w:rPr>
      </w:pPr>
    </w:p>
    <w:p w14:paraId="204F0B7F">
      <w:pPr>
        <w:autoSpaceDE/>
        <w:autoSpaceDN/>
        <w:adjustRightInd/>
        <w:spacing w:line="360" w:lineRule="auto"/>
        <w:ind w:firstLine="480"/>
        <w:jc w:val="both"/>
        <w:rPr>
          <w:rFonts w:hint="eastAsia" w:ascii="仿宋" w:hAnsi="仿宋" w:eastAsia="仿宋" w:cs="仿宋"/>
          <w:color w:val="000000"/>
          <w:sz w:val="24"/>
          <w:szCs w:val="21"/>
        </w:rPr>
      </w:pPr>
      <w:r>
        <w:rPr>
          <w:rFonts w:hint="eastAsia" w:ascii="仿宋" w:hAnsi="仿宋" w:eastAsia="仿宋" w:cs="仿宋"/>
          <w:color w:val="000000"/>
          <w:sz w:val="24"/>
          <w:szCs w:val="21"/>
        </w:rPr>
        <w:t>本人</w:t>
      </w:r>
      <w:r>
        <w:rPr>
          <w:rFonts w:hint="eastAsia" w:ascii="仿宋" w:hAnsi="仿宋" w:eastAsia="仿宋" w:cs="仿宋"/>
          <w:color w:val="000000"/>
          <w:sz w:val="24"/>
          <w:szCs w:val="21"/>
          <w:u w:val="single"/>
        </w:rPr>
        <w:t>（姓名）</w:t>
      </w:r>
      <w:r>
        <w:rPr>
          <w:rFonts w:hint="eastAsia" w:ascii="仿宋" w:hAnsi="仿宋" w:eastAsia="仿宋" w:cs="仿宋"/>
          <w:color w:val="000000"/>
          <w:sz w:val="24"/>
          <w:szCs w:val="21"/>
        </w:rPr>
        <w:t>系</w:t>
      </w:r>
      <w:r>
        <w:rPr>
          <w:rFonts w:hint="eastAsia" w:ascii="仿宋" w:hAnsi="仿宋" w:eastAsia="仿宋" w:cs="仿宋"/>
          <w:color w:val="000000"/>
          <w:sz w:val="24"/>
          <w:szCs w:val="21"/>
          <w:u w:val="single"/>
        </w:rPr>
        <w:t>（供应商单位名称）</w:t>
      </w:r>
      <w:r>
        <w:rPr>
          <w:rFonts w:hint="eastAsia" w:ascii="仿宋" w:hAnsi="仿宋" w:eastAsia="仿宋" w:cs="仿宋"/>
          <w:color w:val="000000"/>
          <w:sz w:val="24"/>
          <w:szCs w:val="21"/>
        </w:rPr>
        <w:t>的法定代表人，现委托我公司</w:t>
      </w:r>
      <w:r>
        <w:rPr>
          <w:rFonts w:hint="eastAsia" w:ascii="仿宋" w:hAnsi="仿宋" w:eastAsia="仿宋" w:cs="仿宋"/>
          <w:color w:val="000000"/>
          <w:sz w:val="24"/>
          <w:szCs w:val="21"/>
          <w:u w:val="single"/>
        </w:rPr>
        <w:t>（姓名、职务）</w:t>
      </w:r>
      <w:r>
        <w:rPr>
          <w:rFonts w:hint="eastAsia" w:ascii="仿宋" w:hAnsi="仿宋" w:eastAsia="仿宋" w:cs="仿宋"/>
          <w:color w:val="000000"/>
          <w:sz w:val="24"/>
          <w:szCs w:val="21"/>
        </w:rPr>
        <w:t>为我方代理人。代理人根据授权，以我方名义签署、澄清、说明、补正、递交、撤回、修改</w:t>
      </w:r>
      <w:r>
        <w:rPr>
          <w:rFonts w:hint="eastAsia" w:ascii="仿宋" w:hAnsi="仿宋" w:eastAsia="仿宋" w:cs="仿宋"/>
          <w:color w:val="000000"/>
          <w:sz w:val="24"/>
          <w:szCs w:val="21"/>
          <w:u w:val="single"/>
        </w:rPr>
        <w:t>（项目名称）</w:t>
      </w:r>
      <w:r>
        <w:rPr>
          <w:rFonts w:hint="eastAsia" w:ascii="仿宋" w:hAnsi="仿宋" w:eastAsia="仿宋" w:cs="仿宋"/>
          <w:color w:val="000000"/>
          <w:sz w:val="24"/>
          <w:szCs w:val="21"/>
        </w:rPr>
        <w:t>服务项目的报价文件和处理有关事宜，其法律后果由我方承担。</w:t>
      </w:r>
    </w:p>
    <w:p w14:paraId="018D9DC3">
      <w:pPr>
        <w:autoSpaceDE/>
        <w:autoSpaceDN/>
        <w:adjustRightInd/>
        <w:spacing w:line="360" w:lineRule="auto"/>
        <w:ind w:firstLine="0" w:firstLineChars="0"/>
        <w:jc w:val="both"/>
        <w:rPr>
          <w:rFonts w:hint="eastAsia" w:ascii="仿宋" w:hAnsi="仿宋" w:eastAsia="仿宋" w:cs="仿宋"/>
          <w:color w:val="000000"/>
          <w:sz w:val="24"/>
          <w:szCs w:val="21"/>
        </w:rPr>
      </w:pPr>
    </w:p>
    <w:p w14:paraId="03AD0123">
      <w:pPr>
        <w:autoSpaceDE/>
        <w:autoSpaceDN/>
        <w:adjustRightInd/>
        <w:spacing w:line="360" w:lineRule="auto"/>
        <w:ind w:firstLine="0" w:firstLineChars="0"/>
        <w:jc w:val="both"/>
        <w:rPr>
          <w:rFonts w:hint="eastAsia" w:ascii="仿宋" w:hAnsi="仿宋" w:eastAsia="仿宋" w:cs="仿宋"/>
          <w:color w:val="000000"/>
          <w:sz w:val="24"/>
          <w:szCs w:val="21"/>
        </w:rPr>
      </w:pPr>
      <w:r>
        <w:rPr>
          <w:rFonts w:hint="eastAsia" w:ascii="仿宋" w:hAnsi="仿宋" w:eastAsia="仿宋" w:cs="仿宋"/>
          <w:color w:val="000000"/>
          <w:sz w:val="24"/>
          <w:szCs w:val="21"/>
        </w:rPr>
        <w:t>委托期限：</w:t>
      </w:r>
    </w:p>
    <w:p w14:paraId="07EA0A83">
      <w:pPr>
        <w:autoSpaceDE/>
        <w:autoSpaceDN/>
        <w:adjustRightInd/>
        <w:spacing w:line="360" w:lineRule="auto"/>
        <w:ind w:firstLine="0" w:firstLineChars="0"/>
        <w:jc w:val="both"/>
        <w:rPr>
          <w:rFonts w:hint="eastAsia" w:ascii="仿宋" w:hAnsi="仿宋" w:eastAsia="仿宋" w:cs="仿宋"/>
          <w:color w:val="000000"/>
          <w:sz w:val="24"/>
          <w:szCs w:val="21"/>
        </w:rPr>
      </w:pPr>
      <w:r>
        <w:rPr>
          <w:rFonts w:hint="eastAsia" w:ascii="仿宋" w:hAnsi="仿宋" w:eastAsia="仿宋" w:cs="仿宋"/>
          <w:color w:val="000000"/>
          <w:sz w:val="24"/>
          <w:szCs w:val="21"/>
        </w:rPr>
        <w:t>代理人无转委托权。</w:t>
      </w:r>
    </w:p>
    <w:p w14:paraId="5174F296">
      <w:pPr>
        <w:autoSpaceDE/>
        <w:autoSpaceDN/>
        <w:adjustRightInd/>
        <w:spacing w:line="276" w:lineRule="auto"/>
        <w:ind w:firstLine="0" w:firstLineChars="0"/>
        <w:jc w:val="both"/>
        <w:rPr>
          <w:rFonts w:hint="eastAsia" w:ascii="仿宋" w:hAnsi="仿宋" w:eastAsia="仿宋" w:cs="仿宋"/>
          <w:color w:val="000000"/>
          <w:sz w:val="24"/>
          <w:szCs w:val="21"/>
        </w:rPr>
      </w:pPr>
      <w:r>
        <w:rPr>
          <w:rFonts w:hint="eastAsia" w:ascii="仿宋" w:hAnsi="仿宋" w:eastAsia="仿宋" w:cs="仿宋"/>
          <w:color w:val="000000"/>
          <w:sz w:val="24"/>
          <w:szCs w:val="21"/>
        </w:rPr>
        <w:t>供应商名称：</w:t>
      </w:r>
      <w:r>
        <w:rPr>
          <w:rFonts w:hint="eastAsia" w:ascii="仿宋" w:hAnsi="仿宋" w:eastAsia="仿宋" w:cs="仿宋"/>
          <w:color w:val="000000"/>
          <w:sz w:val="24"/>
          <w:szCs w:val="21"/>
          <w:u w:val="single"/>
        </w:rPr>
        <w:t>（盖公章）</w:t>
      </w:r>
    </w:p>
    <w:p w14:paraId="2D9723D8">
      <w:pPr>
        <w:autoSpaceDE/>
        <w:autoSpaceDN/>
        <w:adjustRightInd/>
        <w:spacing w:line="276" w:lineRule="auto"/>
        <w:ind w:firstLine="0" w:firstLineChars="0"/>
        <w:jc w:val="both"/>
        <w:rPr>
          <w:rFonts w:hint="eastAsia" w:ascii="仿宋" w:hAnsi="仿宋" w:eastAsia="仿宋" w:cs="仿宋"/>
          <w:color w:val="000000"/>
          <w:sz w:val="24"/>
          <w:szCs w:val="21"/>
        </w:rPr>
      </w:pPr>
    </w:p>
    <w:p w14:paraId="0BA32C45">
      <w:pPr>
        <w:autoSpaceDE/>
        <w:autoSpaceDN/>
        <w:adjustRightInd/>
        <w:spacing w:line="276" w:lineRule="auto"/>
        <w:ind w:firstLine="0" w:firstLineChars="0"/>
        <w:jc w:val="both"/>
        <w:rPr>
          <w:rFonts w:hint="eastAsia" w:ascii="仿宋" w:hAnsi="仿宋" w:eastAsia="仿宋" w:cs="仿宋"/>
          <w:color w:val="000000"/>
          <w:sz w:val="24"/>
          <w:szCs w:val="21"/>
        </w:rPr>
      </w:pPr>
      <w:r>
        <w:rPr>
          <w:rFonts w:hint="eastAsia" w:ascii="仿宋" w:hAnsi="仿宋" w:eastAsia="仿宋" w:cs="仿宋"/>
          <w:color w:val="000000"/>
          <w:sz w:val="24"/>
          <w:szCs w:val="21"/>
        </w:rPr>
        <w:t>法定代表人：</w:t>
      </w:r>
      <w:r>
        <w:rPr>
          <w:rFonts w:hint="eastAsia" w:ascii="仿宋" w:hAnsi="仿宋" w:eastAsia="仿宋" w:cs="仿宋"/>
          <w:color w:val="000000"/>
          <w:sz w:val="24"/>
          <w:szCs w:val="21"/>
          <w:highlight w:val="yellow"/>
        </w:rPr>
        <w:t>（签字或盖章）</w:t>
      </w:r>
    </w:p>
    <w:p w14:paraId="0316FE6C">
      <w:pPr>
        <w:autoSpaceDE/>
        <w:autoSpaceDN/>
        <w:adjustRightInd/>
        <w:spacing w:line="276" w:lineRule="auto"/>
        <w:ind w:firstLine="0" w:firstLineChars="0"/>
        <w:jc w:val="both"/>
        <w:rPr>
          <w:rFonts w:hint="eastAsia" w:ascii="仿宋" w:hAnsi="仿宋" w:eastAsia="仿宋" w:cs="仿宋"/>
          <w:color w:val="000000"/>
          <w:sz w:val="24"/>
          <w:szCs w:val="21"/>
        </w:rPr>
      </w:pPr>
    </w:p>
    <w:p w14:paraId="7EDB578D">
      <w:pPr>
        <w:autoSpaceDE/>
        <w:autoSpaceDN/>
        <w:adjustRightInd/>
        <w:spacing w:line="360" w:lineRule="auto"/>
        <w:ind w:firstLine="0" w:firstLineChars="0"/>
        <w:rPr>
          <w:rFonts w:hint="eastAsia" w:ascii="仿宋" w:hAnsi="仿宋" w:eastAsia="仿宋" w:cs="仿宋"/>
          <w:sz w:val="24"/>
          <w:szCs w:val="21"/>
        </w:rPr>
      </w:pPr>
      <w:r>
        <w:rPr>
          <w:rFonts w:hint="eastAsia" w:ascii="仿宋" w:hAnsi="仿宋" w:eastAsia="仿宋" w:cs="仿宋"/>
          <w:sz w:val="24"/>
          <w:szCs w:val="21"/>
        </w:rPr>
        <w:t>附身份证扫描件或复印件：</w:t>
      </w:r>
    </w:p>
    <w:p w14:paraId="609E6841">
      <w:pPr>
        <w:autoSpaceDE/>
        <w:autoSpaceDN/>
        <w:adjustRightInd/>
        <w:spacing w:line="276" w:lineRule="auto"/>
        <w:ind w:firstLine="0" w:firstLineChars="0"/>
        <w:jc w:val="both"/>
        <w:rPr>
          <w:rFonts w:hint="eastAsia" w:ascii="仿宋" w:hAnsi="仿宋" w:eastAsia="仿宋" w:cs="仿宋"/>
          <w:color w:val="000000"/>
          <w:sz w:val="24"/>
          <w:szCs w:val="21"/>
        </w:rPr>
      </w:pPr>
      <w:r>
        <w:rPr>
          <w:rFonts w:hint="eastAsia" w:ascii="仿宋" w:hAnsi="仿宋" w:eastAsia="仿宋" w:cs="仿宋"/>
          <w:szCs w:val="21"/>
        </w:rPr>
        <mc:AlternateContent>
          <mc:Choice Requires="wps">
            <w:drawing>
              <wp:inline distT="0" distB="0" distL="0" distR="0">
                <wp:extent cx="2461895" cy="1817370"/>
                <wp:effectExtent l="4445" t="4445" r="10160" b="10795"/>
                <wp:docPr id="93470248" name="AutoShape 5"/>
                <wp:cNvGraphicFramePr/>
                <a:graphic xmlns:a="http://schemas.openxmlformats.org/drawingml/2006/main">
                  <a:graphicData uri="http://schemas.microsoft.com/office/word/2010/wordprocessingShape">
                    <wps:wsp>
                      <wps:cNvSpPr>
                        <a:spLocks noChangeArrowheads="1"/>
                      </wps:cNvSpPr>
                      <wps:spPr bwMode="auto">
                        <a:xfrm>
                          <a:off x="0" y="0"/>
                          <a:ext cx="2461895" cy="1817370"/>
                        </a:xfrm>
                        <a:prstGeom prst="roundRect">
                          <a:avLst>
                            <a:gd name="adj" fmla="val 11093"/>
                          </a:avLst>
                        </a:prstGeom>
                        <a:solidFill>
                          <a:srgbClr val="FFFFFF"/>
                        </a:solidFill>
                        <a:ln w="9525">
                          <a:solidFill>
                            <a:srgbClr val="000000"/>
                          </a:solidFill>
                          <a:round/>
                        </a:ln>
                      </wps:spPr>
                      <wps:txbx>
                        <w:txbxContent>
                          <w:p w14:paraId="7543CC8E">
                            <w:pPr>
                              <w:ind w:firstLine="420"/>
                            </w:pPr>
                          </w:p>
                          <w:p w14:paraId="00F152E3">
                            <w:pPr>
                              <w:ind w:firstLine="420"/>
                            </w:pPr>
                          </w:p>
                          <w:p w14:paraId="6CA43833">
                            <w:pPr>
                              <w:ind w:firstLine="420"/>
                            </w:pPr>
                          </w:p>
                          <w:p w14:paraId="52F959B2">
                            <w:pPr>
                              <w:ind w:firstLine="840" w:firstLineChars="400"/>
                            </w:pPr>
                            <w:r>
                              <w:rPr>
                                <w:rFonts w:hint="eastAsia"/>
                              </w:rPr>
                              <w:t>身份证复印件正面</w:t>
                            </w:r>
                          </w:p>
                        </w:txbxContent>
                      </wps:txbx>
                      <wps:bodyPr rot="0" vert="horz" wrap="square" lIns="91440" tIns="45720" rIns="91440" bIns="45720" anchor="t" anchorCtr="0" upright="1">
                        <a:noAutofit/>
                      </wps:bodyPr>
                    </wps:wsp>
                  </a:graphicData>
                </a:graphic>
              </wp:inline>
            </w:drawing>
          </mc:Choice>
          <mc:Fallback>
            <w:pict>
              <v:roundrect id="AutoShape 5" o:spid="_x0000_s1026" o:spt="2" style="height:143.1pt;width:193.85pt;" fillcolor="#FFFFFF" filled="t" stroked="t" coordsize="21600,21600" arcsize="0.110925925925926" o:gfxdata="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C5NcP7UAAAABQEAAA8AAAAAAAAAAQAgAAAA&#10;IgAAAGRycy9kb3ducmV2LnhtbFBLAQIUABQAAAAIAIdO4kDlzEBZSAIAAKkEAAAOAAAAAAAAAAEA&#10;IAAAACMBAABkcnMvZTJvRG9jLnhtbFBLBQYAAAAABgAGAFkBAADdBQAAAAA=&#10;">
                <v:fill on="t" focussize="0,0"/>
                <v:stroke color="#000000" joinstyle="round"/>
                <v:imagedata o:title=""/>
                <o:lock v:ext="edit" aspectratio="f"/>
                <v:textbox>
                  <w:txbxContent>
                    <w:p w14:paraId="7543CC8E">
                      <w:pPr>
                        <w:ind w:firstLine="420"/>
                      </w:pPr>
                    </w:p>
                    <w:p w14:paraId="00F152E3">
                      <w:pPr>
                        <w:ind w:firstLine="420"/>
                      </w:pPr>
                    </w:p>
                    <w:p w14:paraId="6CA43833">
                      <w:pPr>
                        <w:ind w:firstLine="420"/>
                      </w:pPr>
                    </w:p>
                    <w:p w14:paraId="52F959B2">
                      <w:pPr>
                        <w:ind w:firstLine="840" w:firstLineChars="400"/>
                      </w:pPr>
                      <w:r>
                        <w:rPr>
                          <w:rFonts w:hint="eastAsia"/>
                        </w:rPr>
                        <w:t>身份证复印件正面</w:t>
                      </w:r>
                    </w:p>
                  </w:txbxContent>
                </v:textbox>
                <w10:wrap type="none"/>
                <w10:anchorlock/>
              </v:roundrect>
            </w:pict>
          </mc:Fallback>
        </mc:AlternateContent>
      </w:r>
      <w:r>
        <w:rPr>
          <w:rFonts w:hint="eastAsia" w:ascii="仿宋" w:hAnsi="仿宋" w:eastAsia="仿宋" w:cs="仿宋"/>
          <w:szCs w:val="21"/>
        </w:rPr>
        <w:t xml:space="preserve">  </w:t>
      </w:r>
      <w:r>
        <w:rPr>
          <w:rFonts w:hint="eastAsia" w:ascii="仿宋" w:hAnsi="仿宋" w:eastAsia="仿宋" w:cs="仿宋"/>
          <w:szCs w:val="21"/>
        </w:rPr>
        <mc:AlternateContent>
          <mc:Choice Requires="wps">
            <w:drawing>
              <wp:inline distT="0" distB="0" distL="0" distR="0">
                <wp:extent cx="2490470" cy="1817370"/>
                <wp:effectExtent l="4445" t="4445" r="6350" b="10795"/>
                <wp:docPr id="1593244134" name="AutoShape 4"/>
                <wp:cNvGraphicFramePr/>
                <a:graphic xmlns:a="http://schemas.openxmlformats.org/drawingml/2006/main">
                  <a:graphicData uri="http://schemas.microsoft.com/office/word/2010/wordprocessingShape">
                    <wps:wsp>
                      <wps:cNvSpPr>
                        <a:spLocks noChangeArrowheads="1"/>
                      </wps:cNvSpPr>
                      <wps:spPr bwMode="auto">
                        <a:xfrm>
                          <a:off x="0" y="0"/>
                          <a:ext cx="2490470" cy="1817370"/>
                        </a:xfrm>
                        <a:prstGeom prst="roundRect">
                          <a:avLst>
                            <a:gd name="adj" fmla="val 11093"/>
                          </a:avLst>
                        </a:prstGeom>
                        <a:solidFill>
                          <a:srgbClr val="FFFFFF"/>
                        </a:solidFill>
                        <a:ln w="9525">
                          <a:solidFill>
                            <a:srgbClr val="000000"/>
                          </a:solidFill>
                          <a:round/>
                        </a:ln>
                      </wps:spPr>
                      <wps:txbx>
                        <w:txbxContent>
                          <w:p w14:paraId="506617F5">
                            <w:pPr>
                              <w:ind w:firstLine="420"/>
                            </w:pPr>
                          </w:p>
                          <w:p w14:paraId="65A7FC05">
                            <w:pPr>
                              <w:ind w:firstLine="420"/>
                            </w:pPr>
                          </w:p>
                          <w:p w14:paraId="2C38BB79">
                            <w:pPr>
                              <w:ind w:firstLine="420"/>
                            </w:pPr>
                          </w:p>
                          <w:p w14:paraId="1C2AB39E">
                            <w:pPr>
                              <w:ind w:firstLine="1050" w:firstLineChars="500"/>
                            </w:pPr>
                            <w:r>
                              <w:rPr>
                                <w:rFonts w:hint="eastAsia"/>
                              </w:rPr>
                              <w:t>身份复印件反面</w:t>
                            </w:r>
                          </w:p>
                        </w:txbxContent>
                      </wps:txbx>
                      <wps:bodyPr rot="0" vert="horz" wrap="square" lIns="91440" tIns="45720" rIns="91440" bIns="45720" anchor="t" anchorCtr="0" upright="1">
                        <a:noAutofit/>
                      </wps:bodyPr>
                    </wps:wsp>
                  </a:graphicData>
                </a:graphic>
              </wp:inline>
            </w:drawing>
          </mc:Choice>
          <mc:Fallback>
            <w:pict>
              <v:roundrect id="AutoShape 4" o:spid="_x0000_s1026" o:spt="2" style="height:143.1pt;width:196.1pt;" fillcolor="#FFFFFF" filled="t" stroked="t" coordsize="21600,21600" arcsize="0.110925925925926" o:gfxdata="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ocG/HUAAAABQEAAA8AAAAAAAAAAQAgAAAAIgAA&#10;AGRycy9kb3ducmV2LnhtbFBLAQIUABQAAAAIAIdO4kBQObc1RQIAAKsEAAAOAAAAAAAAAAEAIAAA&#10;ACMBAABkcnMvZTJvRG9jLnhtbFBLBQYAAAAABgAGAFkBAADaBQAAAAA=&#10;">
                <v:fill on="t" focussize="0,0"/>
                <v:stroke color="#000000" joinstyle="round"/>
                <v:imagedata o:title=""/>
                <o:lock v:ext="edit" aspectratio="f"/>
                <v:textbox>
                  <w:txbxContent>
                    <w:p w14:paraId="506617F5">
                      <w:pPr>
                        <w:ind w:firstLine="420"/>
                      </w:pPr>
                    </w:p>
                    <w:p w14:paraId="65A7FC05">
                      <w:pPr>
                        <w:ind w:firstLine="420"/>
                      </w:pPr>
                    </w:p>
                    <w:p w14:paraId="2C38BB79">
                      <w:pPr>
                        <w:ind w:firstLine="420"/>
                      </w:pPr>
                    </w:p>
                    <w:p w14:paraId="1C2AB39E">
                      <w:pPr>
                        <w:ind w:firstLine="1050" w:firstLineChars="500"/>
                      </w:pPr>
                      <w:r>
                        <w:rPr>
                          <w:rFonts w:hint="eastAsia"/>
                        </w:rPr>
                        <w:t>身份复印件反面</w:t>
                      </w:r>
                    </w:p>
                  </w:txbxContent>
                </v:textbox>
                <w10:wrap type="none"/>
                <w10:anchorlock/>
              </v:roundrect>
            </w:pict>
          </mc:Fallback>
        </mc:AlternateContent>
      </w:r>
    </w:p>
    <w:p w14:paraId="2C8BD6BA">
      <w:pPr>
        <w:autoSpaceDE/>
        <w:autoSpaceDN/>
        <w:adjustRightInd/>
        <w:spacing w:line="276" w:lineRule="auto"/>
        <w:ind w:firstLine="0" w:firstLineChars="0"/>
        <w:jc w:val="both"/>
        <w:rPr>
          <w:rFonts w:hint="eastAsia" w:ascii="仿宋" w:hAnsi="仿宋" w:eastAsia="仿宋" w:cs="仿宋"/>
          <w:color w:val="000000"/>
          <w:sz w:val="24"/>
          <w:szCs w:val="21"/>
          <w:u w:val="single"/>
        </w:rPr>
      </w:pPr>
    </w:p>
    <w:p w14:paraId="316A7877">
      <w:pPr>
        <w:autoSpaceDE/>
        <w:autoSpaceDN/>
        <w:adjustRightInd/>
        <w:spacing w:line="276" w:lineRule="auto"/>
        <w:ind w:firstLine="0" w:firstLineChars="0"/>
        <w:jc w:val="both"/>
        <w:rPr>
          <w:rFonts w:hint="eastAsia" w:ascii="仿宋" w:hAnsi="仿宋" w:eastAsia="仿宋" w:cs="仿宋"/>
          <w:color w:val="000000"/>
          <w:sz w:val="24"/>
          <w:szCs w:val="21"/>
        </w:rPr>
      </w:pPr>
      <w:r>
        <w:rPr>
          <w:rFonts w:hint="eastAsia" w:ascii="仿宋" w:hAnsi="仿宋" w:eastAsia="仿宋" w:cs="仿宋"/>
          <w:color w:val="000000"/>
          <w:sz w:val="24"/>
          <w:szCs w:val="21"/>
        </w:rPr>
        <w:t>委托代理人：（签字）</w:t>
      </w:r>
    </w:p>
    <w:p w14:paraId="4A09C679">
      <w:pPr>
        <w:autoSpaceDE/>
        <w:autoSpaceDN/>
        <w:adjustRightInd/>
        <w:spacing w:line="276" w:lineRule="auto"/>
        <w:ind w:firstLine="0" w:firstLineChars="0"/>
        <w:jc w:val="both"/>
        <w:rPr>
          <w:rFonts w:hint="eastAsia" w:ascii="仿宋" w:hAnsi="仿宋" w:eastAsia="仿宋" w:cs="仿宋"/>
          <w:color w:val="000000"/>
          <w:sz w:val="24"/>
          <w:szCs w:val="21"/>
        </w:rPr>
      </w:pPr>
    </w:p>
    <w:p w14:paraId="78A56FAE">
      <w:pPr>
        <w:autoSpaceDE/>
        <w:autoSpaceDN/>
        <w:adjustRightInd/>
        <w:spacing w:line="360" w:lineRule="auto"/>
        <w:ind w:firstLine="0" w:firstLineChars="0"/>
        <w:rPr>
          <w:rFonts w:hint="eastAsia" w:ascii="仿宋" w:hAnsi="仿宋" w:eastAsia="仿宋" w:cs="仿宋"/>
          <w:sz w:val="24"/>
          <w:szCs w:val="21"/>
        </w:rPr>
      </w:pPr>
      <w:r>
        <w:rPr>
          <w:rFonts w:hint="eastAsia" w:ascii="仿宋" w:hAnsi="仿宋" w:eastAsia="仿宋" w:cs="仿宋"/>
          <w:sz w:val="24"/>
          <w:szCs w:val="21"/>
        </w:rPr>
        <w:t>附身份证扫描件或复印件：</w:t>
      </w:r>
    </w:p>
    <w:p w14:paraId="07312D87">
      <w:pPr>
        <w:autoSpaceDE/>
        <w:autoSpaceDN/>
        <w:adjustRightInd/>
        <w:spacing w:before="312" w:beforeLines="100" w:after="312" w:afterLines="100" w:line="360" w:lineRule="auto"/>
        <w:ind w:firstLine="0" w:firstLineChars="0"/>
        <w:jc w:val="center"/>
        <w:outlineLvl w:val="9"/>
        <w:rPr>
          <w:rFonts w:hint="eastAsia" w:ascii="仿宋" w:hAnsi="仿宋" w:eastAsia="仿宋" w:cs="仿宋"/>
          <w:szCs w:val="21"/>
        </w:rPr>
      </w:pPr>
      <w:bookmarkStart w:id="31" w:name="_Toc144893935"/>
      <w:r>
        <w:rPr>
          <w:rFonts w:hint="eastAsia" w:ascii="仿宋" w:hAnsi="仿宋" w:eastAsia="仿宋" w:cs="仿宋"/>
          <w:szCs w:val="21"/>
        </w:rPr>
        <mc:AlternateContent>
          <mc:Choice Requires="wps">
            <w:drawing>
              <wp:inline distT="0" distB="0" distL="0" distR="0">
                <wp:extent cx="2461895" cy="1817370"/>
                <wp:effectExtent l="4445" t="4445" r="10160" b="10795"/>
                <wp:docPr id="1581306847" name="AutoShape 3"/>
                <wp:cNvGraphicFramePr/>
                <a:graphic xmlns:a="http://schemas.openxmlformats.org/drawingml/2006/main">
                  <a:graphicData uri="http://schemas.microsoft.com/office/word/2010/wordprocessingShape">
                    <wps:wsp>
                      <wps:cNvSpPr>
                        <a:spLocks noChangeArrowheads="1"/>
                      </wps:cNvSpPr>
                      <wps:spPr bwMode="auto">
                        <a:xfrm>
                          <a:off x="0" y="0"/>
                          <a:ext cx="2461895" cy="1817370"/>
                        </a:xfrm>
                        <a:prstGeom prst="roundRect">
                          <a:avLst>
                            <a:gd name="adj" fmla="val 11093"/>
                          </a:avLst>
                        </a:prstGeom>
                        <a:solidFill>
                          <a:srgbClr val="FFFFFF"/>
                        </a:solidFill>
                        <a:ln w="9525">
                          <a:solidFill>
                            <a:srgbClr val="000000"/>
                          </a:solidFill>
                          <a:round/>
                        </a:ln>
                      </wps:spPr>
                      <wps:txbx>
                        <w:txbxContent>
                          <w:p w14:paraId="18A872EA">
                            <w:pPr>
                              <w:ind w:firstLine="420"/>
                            </w:pPr>
                          </w:p>
                          <w:p w14:paraId="7161223B">
                            <w:pPr>
                              <w:ind w:firstLine="420"/>
                            </w:pPr>
                          </w:p>
                          <w:p w14:paraId="7D2D7041">
                            <w:pPr>
                              <w:ind w:firstLine="420"/>
                            </w:pPr>
                          </w:p>
                          <w:p w14:paraId="00FC4064">
                            <w:pPr>
                              <w:ind w:firstLine="840" w:firstLineChars="400"/>
                            </w:pPr>
                            <w:r>
                              <w:rPr>
                                <w:rFonts w:hint="eastAsia"/>
                              </w:rPr>
                              <w:t>身份证复印件正面</w:t>
                            </w:r>
                          </w:p>
                        </w:txbxContent>
                      </wps:txbx>
                      <wps:bodyPr rot="0" vert="horz" wrap="square" lIns="91440" tIns="45720" rIns="91440" bIns="45720" anchor="t" anchorCtr="0" upright="1">
                        <a:noAutofit/>
                      </wps:bodyPr>
                    </wps:wsp>
                  </a:graphicData>
                </a:graphic>
              </wp:inline>
            </w:drawing>
          </mc:Choice>
          <mc:Fallback>
            <w:pict>
              <v:roundrect id="AutoShape 3" o:spid="_x0000_s1026" o:spt="2" style="height:143.1pt;width:193.85pt;" fillcolor="#FFFFFF" filled="t" stroked="t" coordsize="21600,21600" arcsize="0.110925925925926" o:gfxdata="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Lk1w/tQAAAAFAQAADwAAAAAAAAABACAA&#10;AAAiAAAAZHJzL2Rvd25yZXYueG1sUEsBAhQAFAAAAAgAh07iQO0iFFJKAgAAqwQAAA4AAAAAAAAA&#10;AQAgAAAAIwEAAGRycy9lMm9Eb2MueG1sUEsFBgAAAAAGAAYAWQEAAN8FAAAAAA==&#10;">
                <v:fill on="t" focussize="0,0"/>
                <v:stroke color="#000000" joinstyle="round"/>
                <v:imagedata o:title=""/>
                <o:lock v:ext="edit" aspectratio="f"/>
                <v:textbox>
                  <w:txbxContent>
                    <w:p w14:paraId="18A872EA">
                      <w:pPr>
                        <w:ind w:firstLine="420"/>
                      </w:pPr>
                    </w:p>
                    <w:p w14:paraId="7161223B">
                      <w:pPr>
                        <w:ind w:firstLine="420"/>
                      </w:pPr>
                    </w:p>
                    <w:p w14:paraId="7D2D7041">
                      <w:pPr>
                        <w:ind w:firstLine="420"/>
                      </w:pPr>
                    </w:p>
                    <w:p w14:paraId="00FC4064">
                      <w:pPr>
                        <w:ind w:firstLine="840" w:firstLineChars="400"/>
                      </w:pPr>
                      <w:r>
                        <w:rPr>
                          <w:rFonts w:hint="eastAsia"/>
                        </w:rPr>
                        <w:t>身份证复印件正面</w:t>
                      </w:r>
                    </w:p>
                  </w:txbxContent>
                </v:textbox>
                <w10:wrap type="none"/>
                <w10:anchorlock/>
              </v:roundrect>
            </w:pict>
          </mc:Fallback>
        </mc:AlternateContent>
      </w:r>
      <w:r>
        <w:rPr>
          <w:rFonts w:hint="eastAsia" w:ascii="仿宋" w:hAnsi="仿宋" w:eastAsia="仿宋" w:cs="仿宋"/>
          <w:szCs w:val="21"/>
        </w:rPr>
        <w:t xml:space="preserve">  </w:t>
      </w:r>
      <w:bookmarkEnd w:id="31"/>
      <w:r>
        <w:rPr>
          <w:rFonts w:hint="eastAsia" w:ascii="仿宋" w:hAnsi="仿宋" w:eastAsia="仿宋" w:cs="仿宋"/>
          <w:szCs w:val="21"/>
        </w:rPr>
        <mc:AlternateContent>
          <mc:Choice Requires="wps">
            <w:drawing>
              <wp:inline distT="0" distB="0" distL="0" distR="0">
                <wp:extent cx="2490470" cy="1817370"/>
                <wp:effectExtent l="4445" t="4445" r="6350" b="10795"/>
                <wp:docPr id="777799332" name="AutoShape 2"/>
                <wp:cNvGraphicFramePr/>
                <a:graphic xmlns:a="http://schemas.openxmlformats.org/drawingml/2006/main">
                  <a:graphicData uri="http://schemas.microsoft.com/office/word/2010/wordprocessingShape">
                    <wps:wsp>
                      <wps:cNvSpPr>
                        <a:spLocks noChangeArrowheads="1"/>
                      </wps:cNvSpPr>
                      <wps:spPr bwMode="auto">
                        <a:xfrm>
                          <a:off x="0" y="0"/>
                          <a:ext cx="2490470" cy="1817370"/>
                        </a:xfrm>
                        <a:prstGeom prst="roundRect">
                          <a:avLst>
                            <a:gd name="adj" fmla="val 11093"/>
                          </a:avLst>
                        </a:prstGeom>
                        <a:solidFill>
                          <a:srgbClr val="FFFFFF"/>
                        </a:solidFill>
                        <a:ln w="9525">
                          <a:solidFill>
                            <a:srgbClr val="000000"/>
                          </a:solidFill>
                          <a:round/>
                        </a:ln>
                      </wps:spPr>
                      <wps:txbx>
                        <w:txbxContent>
                          <w:p w14:paraId="3B5F78F8">
                            <w:pPr>
                              <w:ind w:firstLine="420"/>
                            </w:pPr>
                          </w:p>
                          <w:p w14:paraId="4240B24A">
                            <w:pPr>
                              <w:ind w:firstLine="420"/>
                            </w:pPr>
                          </w:p>
                          <w:p w14:paraId="0940F311">
                            <w:pPr>
                              <w:ind w:firstLine="420"/>
                            </w:pPr>
                          </w:p>
                          <w:p w14:paraId="51325D2D">
                            <w:pPr>
                              <w:ind w:firstLine="1050" w:firstLineChars="500"/>
                            </w:pPr>
                            <w:r>
                              <w:rPr>
                                <w:rFonts w:hint="eastAsia"/>
                              </w:rPr>
                              <w:t>身份复印件反面</w:t>
                            </w:r>
                          </w:p>
                        </w:txbxContent>
                      </wps:txbx>
                      <wps:bodyPr rot="0" vert="horz" wrap="square" lIns="91440" tIns="45720" rIns="91440" bIns="45720" anchor="t" anchorCtr="0" upright="1">
                        <a:noAutofit/>
                      </wps:bodyPr>
                    </wps:wsp>
                  </a:graphicData>
                </a:graphic>
              </wp:inline>
            </w:drawing>
          </mc:Choice>
          <mc:Fallback>
            <w:pict>
              <v:roundrect id="AutoShape 2" o:spid="_x0000_s1026" o:spt="2" style="height:143.1pt;width:196.1pt;" fillcolor="#FFFFFF" filled="t" stroked="t" coordsize="21600,21600" arcsize="0.110925925925926" o:gfxdata="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uhwb8dQAAAAFAQAADwAAAAAAAAABACAAAAAiAAAA&#10;ZHJzL2Rvd25yZXYueG1sUEsBAhQAFAAAAAgAh07iQDlffhFEAgAAqgQAAA4AAAAAAAAAAQAgAAAA&#10;IwEAAGRycy9lMm9Eb2MueG1sUEsFBgAAAAAGAAYAWQEAANkFAAAAAA==&#10;">
                <v:fill on="t" focussize="0,0"/>
                <v:stroke color="#000000" joinstyle="round"/>
                <v:imagedata o:title=""/>
                <o:lock v:ext="edit" aspectratio="f"/>
                <v:textbox>
                  <w:txbxContent>
                    <w:p w14:paraId="3B5F78F8">
                      <w:pPr>
                        <w:ind w:firstLine="420"/>
                      </w:pPr>
                    </w:p>
                    <w:p w14:paraId="4240B24A">
                      <w:pPr>
                        <w:ind w:firstLine="420"/>
                      </w:pPr>
                    </w:p>
                    <w:p w14:paraId="0940F311">
                      <w:pPr>
                        <w:ind w:firstLine="420"/>
                      </w:pPr>
                    </w:p>
                    <w:p w14:paraId="51325D2D">
                      <w:pPr>
                        <w:ind w:firstLine="1050" w:firstLineChars="500"/>
                      </w:pPr>
                      <w:r>
                        <w:rPr>
                          <w:rFonts w:hint="eastAsia"/>
                        </w:rPr>
                        <w:t>身份复印件反面</w:t>
                      </w:r>
                    </w:p>
                  </w:txbxContent>
                </v:textbox>
                <w10:wrap type="none"/>
                <w10:anchorlock/>
              </v:roundrect>
            </w:pict>
          </mc:Fallback>
        </mc:AlternateContent>
      </w:r>
    </w:p>
    <w:p w14:paraId="07ADA181">
      <w:pPr>
        <w:autoSpaceDE/>
        <w:autoSpaceDN/>
        <w:adjustRightInd/>
        <w:spacing w:line="400" w:lineRule="exact"/>
        <w:ind w:firstLine="0" w:firstLineChars="0"/>
        <w:jc w:val="center"/>
        <w:outlineLvl w:val="1"/>
        <w:rPr>
          <w:rFonts w:hint="eastAsia" w:ascii="仿宋" w:hAnsi="仿宋" w:eastAsia="仿宋" w:cs="仿宋"/>
          <w:b/>
          <w:sz w:val="28"/>
          <w:szCs w:val="28"/>
        </w:rPr>
      </w:pPr>
      <w:r>
        <w:rPr>
          <w:rFonts w:hint="eastAsia" w:ascii="仿宋" w:hAnsi="仿宋" w:eastAsia="仿宋" w:cs="仿宋"/>
          <w:b/>
          <w:sz w:val="28"/>
          <w:szCs w:val="28"/>
        </w:rPr>
        <w:t>四、商务条款偏离表</w:t>
      </w:r>
    </w:p>
    <w:p w14:paraId="32456C45">
      <w:pPr>
        <w:autoSpaceDE/>
        <w:autoSpaceDN/>
        <w:adjustRightInd/>
        <w:spacing w:line="360" w:lineRule="auto"/>
        <w:ind w:firstLine="199" w:firstLineChars="83"/>
        <w:jc w:val="both"/>
        <w:rPr>
          <w:rFonts w:hint="eastAsia" w:ascii="仿宋" w:hAnsi="仿宋" w:eastAsia="仿宋" w:cs="仿宋"/>
          <w:sz w:val="24"/>
        </w:rPr>
      </w:pPr>
      <w:r>
        <w:rPr>
          <w:rFonts w:hint="eastAsia" w:ascii="仿宋" w:hAnsi="仿宋" w:eastAsia="仿宋" w:cs="仿宋"/>
          <w:sz w:val="24"/>
        </w:rPr>
        <w:t>谈判编号：______________                   包号：______________</w:t>
      </w:r>
    </w:p>
    <w:tbl>
      <w:tblPr>
        <w:tblStyle w:val="88"/>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841"/>
        <w:gridCol w:w="1961"/>
        <w:gridCol w:w="2551"/>
        <w:gridCol w:w="2615"/>
        <w:gridCol w:w="1207"/>
      </w:tblGrid>
      <w:tr w14:paraId="2FFCF6A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trHeight w:val="567" w:hRule="atLeast"/>
          <w:jc w:val="center"/>
        </w:trPr>
        <w:tc>
          <w:tcPr>
            <w:tcW w:w="841" w:type="dxa"/>
            <w:tcBorders>
              <w:top w:val="single" w:color="auto" w:sz="8" w:space="0"/>
              <w:left w:val="single" w:color="auto" w:sz="8" w:space="0"/>
              <w:bottom w:val="single" w:color="auto" w:sz="4" w:space="0"/>
              <w:right w:val="single" w:color="auto" w:sz="4" w:space="0"/>
            </w:tcBorders>
            <w:vAlign w:val="center"/>
          </w:tcPr>
          <w:p w14:paraId="79630194">
            <w:pPr>
              <w:autoSpaceDE/>
              <w:autoSpaceDN/>
              <w:adjustRightInd/>
              <w:ind w:firstLine="0" w:firstLineChars="0"/>
              <w:jc w:val="center"/>
              <w:rPr>
                <w:rFonts w:hint="eastAsia" w:ascii="仿宋" w:hAnsi="仿宋" w:eastAsia="仿宋" w:cs="仿宋"/>
                <w:sz w:val="24"/>
              </w:rPr>
            </w:pPr>
            <w:r>
              <w:rPr>
                <w:rFonts w:hint="eastAsia" w:ascii="仿宋" w:hAnsi="仿宋" w:eastAsia="仿宋" w:cs="仿宋"/>
                <w:sz w:val="24"/>
              </w:rPr>
              <w:t>序号</w:t>
            </w:r>
          </w:p>
        </w:tc>
        <w:tc>
          <w:tcPr>
            <w:tcW w:w="1961" w:type="dxa"/>
            <w:tcBorders>
              <w:top w:val="single" w:color="auto" w:sz="8" w:space="0"/>
              <w:left w:val="single" w:color="auto" w:sz="4" w:space="0"/>
              <w:bottom w:val="single" w:color="auto" w:sz="4" w:space="0"/>
              <w:right w:val="single" w:color="auto" w:sz="4" w:space="0"/>
            </w:tcBorders>
            <w:vAlign w:val="center"/>
          </w:tcPr>
          <w:p w14:paraId="268243F5">
            <w:pPr>
              <w:autoSpaceDE/>
              <w:autoSpaceDN/>
              <w:adjustRightInd/>
              <w:ind w:firstLine="0" w:firstLineChars="0"/>
              <w:jc w:val="center"/>
              <w:rPr>
                <w:rFonts w:hint="eastAsia" w:ascii="仿宋" w:hAnsi="仿宋" w:eastAsia="仿宋" w:cs="仿宋"/>
                <w:sz w:val="24"/>
              </w:rPr>
            </w:pPr>
            <w:r>
              <w:rPr>
                <w:rFonts w:hint="eastAsia" w:ascii="仿宋" w:hAnsi="仿宋" w:eastAsia="仿宋" w:cs="仿宋"/>
                <w:sz w:val="24"/>
              </w:rPr>
              <w:t>谈判文件条目号</w:t>
            </w:r>
          </w:p>
        </w:tc>
        <w:tc>
          <w:tcPr>
            <w:tcW w:w="2551" w:type="dxa"/>
            <w:tcBorders>
              <w:top w:val="single" w:color="auto" w:sz="8" w:space="0"/>
              <w:left w:val="single" w:color="auto" w:sz="4" w:space="0"/>
              <w:bottom w:val="single" w:color="auto" w:sz="4" w:space="0"/>
              <w:right w:val="single" w:color="auto" w:sz="4" w:space="0"/>
            </w:tcBorders>
            <w:vAlign w:val="center"/>
          </w:tcPr>
          <w:p w14:paraId="3A4E8B28">
            <w:pPr>
              <w:autoSpaceDE/>
              <w:autoSpaceDN/>
              <w:adjustRightInd/>
              <w:ind w:firstLine="0" w:firstLineChars="0"/>
              <w:jc w:val="center"/>
              <w:rPr>
                <w:rFonts w:hint="eastAsia" w:ascii="仿宋" w:hAnsi="仿宋" w:eastAsia="仿宋" w:cs="仿宋"/>
                <w:sz w:val="24"/>
              </w:rPr>
            </w:pPr>
            <w:r>
              <w:rPr>
                <w:rFonts w:hint="eastAsia" w:ascii="仿宋" w:hAnsi="仿宋" w:eastAsia="仿宋" w:cs="仿宋"/>
                <w:sz w:val="24"/>
              </w:rPr>
              <w:t>谈判文件的商务条款</w:t>
            </w:r>
          </w:p>
        </w:tc>
        <w:tc>
          <w:tcPr>
            <w:tcW w:w="2615" w:type="dxa"/>
            <w:tcBorders>
              <w:top w:val="single" w:color="auto" w:sz="8" w:space="0"/>
              <w:left w:val="single" w:color="auto" w:sz="4" w:space="0"/>
              <w:bottom w:val="single" w:color="auto" w:sz="4" w:space="0"/>
              <w:right w:val="single" w:color="auto" w:sz="4" w:space="0"/>
            </w:tcBorders>
            <w:vAlign w:val="center"/>
          </w:tcPr>
          <w:p w14:paraId="3B5E4739">
            <w:pPr>
              <w:autoSpaceDE/>
              <w:autoSpaceDN/>
              <w:adjustRightInd/>
              <w:ind w:firstLine="0" w:firstLineChars="0"/>
              <w:jc w:val="center"/>
              <w:rPr>
                <w:rFonts w:hint="eastAsia" w:ascii="仿宋" w:hAnsi="仿宋" w:eastAsia="仿宋" w:cs="仿宋"/>
                <w:sz w:val="24"/>
              </w:rPr>
            </w:pPr>
            <w:r>
              <w:rPr>
                <w:rFonts w:hint="eastAsia" w:ascii="仿宋" w:hAnsi="仿宋" w:eastAsia="仿宋" w:cs="仿宋"/>
                <w:sz w:val="24"/>
              </w:rPr>
              <w:t>报价文件的商务条款</w:t>
            </w:r>
          </w:p>
        </w:tc>
        <w:tc>
          <w:tcPr>
            <w:tcW w:w="1207" w:type="dxa"/>
            <w:tcBorders>
              <w:top w:val="single" w:color="auto" w:sz="8" w:space="0"/>
              <w:left w:val="single" w:color="auto" w:sz="4" w:space="0"/>
              <w:bottom w:val="single" w:color="auto" w:sz="4" w:space="0"/>
              <w:right w:val="single" w:color="auto" w:sz="8" w:space="0"/>
            </w:tcBorders>
            <w:vAlign w:val="center"/>
          </w:tcPr>
          <w:p w14:paraId="0B34873D">
            <w:pPr>
              <w:autoSpaceDE/>
              <w:autoSpaceDN/>
              <w:adjustRightInd/>
              <w:ind w:firstLine="0" w:firstLineChars="0"/>
              <w:jc w:val="center"/>
              <w:rPr>
                <w:rFonts w:hint="eastAsia" w:ascii="仿宋" w:hAnsi="仿宋" w:eastAsia="仿宋" w:cs="仿宋"/>
                <w:sz w:val="24"/>
              </w:rPr>
            </w:pPr>
            <w:r>
              <w:rPr>
                <w:rFonts w:hint="eastAsia" w:ascii="仿宋" w:hAnsi="仿宋" w:eastAsia="仿宋" w:cs="仿宋"/>
                <w:sz w:val="24"/>
              </w:rPr>
              <w:t>说明</w:t>
            </w:r>
          </w:p>
        </w:tc>
      </w:tr>
      <w:tr w14:paraId="0A2FD2A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3F846800">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34FEACD7">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77CFEF30">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366CC297">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017E9771">
            <w:pPr>
              <w:autoSpaceDE/>
              <w:autoSpaceDN/>
              <w:adjustRightInd/>
              <w:ind w:firstLine="0" w:firstLineChars="0"/>
              <w:jc w:val="center"/>
              <w:rPr>
                <w:rFonts w:hint="eastAsia" w:ascii="仿宋" w:hAnsi="仿宋" w:eastAsia="仿宋" w:cs="仿宋"/>
                <w:sz w:val="24"/>
              </w:rPr>
            </w:pPr>
          </w:p>
        </w:tc>
      </w:tr>
      <w:tr w14:paraId="1EB7DDD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12250B42">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4899613A">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3D9299BC">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37FC9936">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14D060CD">
            <w:pPr>
              <w:autoSpaceDE/>
              <w:autoSpaceDN/>
              <w:adjustRightInd/>
              <w:ind w:firstLine="0" w:firstLineChars="0"/>
              <w:jc w:val="center"/>
              <w:rPr>
                <w:rFonts w:hint="eastAsia" w:ascii="仿宋" w:hAnsi="仿宋" w:eastAsia="仿宋" w:cs="仿宋"/>
                <w:sz w:val="24"/>
              </w:rPr>
            </w:pPr>
          </w:p>
        </w:tc>
      </w:tr>
      <w:tr w14:paraId="28E4017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1C6EA72B">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5785A428">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3D0A74A0">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09504641">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4608821F">
            <w:pPr>
              <w:autoSpaceDE/>
              <w:autoSpaceDN/>
              <w:adjustRightInd/>
              <w:ind w:firstLine="0" w:firstLineChars="0"/>
              <w:jc w:val="center"/>
              <w:rPr>
                <w:rFonts w:hint="eastAsia" w:ascii="仿宋" w:hAnsi="仿宋" w:eastAsia="仿宋" w:cs="仿宋"/>
                <w:sz w:val="24"/>
              </w:rPr>
            </w:pPr>
          </w:p>
        </w:tc>
      </w:tr>
      <w:tr w14:paraId="6BDC859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67C259E7">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059F5556">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13F52C3D">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47C1C67C">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27D5B0B4">
            <w:pPr>
              <w:autoSpaceDE/>
              <w:autoSpaceDN/>
              <w:adjustRightInd/>
              <w:ind w:firstLine="0" w:firstLineChars="0"/>
              <w:jc w:val="center"/>
              <w:rPr>
                <w:rFonts w:hint="eastAsia" w:ascii="仿宋" w:hAnsi="仿宋" w:eastAsia="仿宋" w:cs="仿宋"/>
                <w:sz w:val="24"/>
              </w:rPr>
            </w:pPr>
          </w:p>
        </w:tc>
      </w:tr>
      <w:tr w14:paraId="00E435C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6A0B4153">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57A00FE5">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31FECB5A">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66E61739">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3BC34A36">
            <w:pPr>
              <w:autoSpaceDE/>
              <w:autoSpaceDN/>
              <w:adjustRightInd/>
              <w:ind w:firstLine="0" w:firstLineChars="0"/>
              <w:jc w:val="center"/>
              <w:rPr>
                <w:rFonts w:hint="eastAsia" w:ascii="仿宋" w:hAnsi="仿宋" w:eastAsia="仿宋" w:cs="仿宋"/>
                <w:sz w:val="24"/>
              </w:rPr>
            </w:pPr>
          </w:p>
        </w:tc>
      </w:tr>
      <w:tr w14:paraId="6E0787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65BCBE36">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40E2F0D0">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5FE293BD">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09D9DEF5">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195A3045">
            <w:pPr>
              <w:autoSpaceDE/>
              <w:autoSpaceDN/>
              <w:adjustRightInd/>
              <w:ind w:firstLine="0" w:firstLineChars="0"/>
              <w:jc w:val="center"/>
              <w:rPr>
                <w:rFonts w:hint="eastAsia" w:ascii="仿宋" w:hAnsi="仿宋" w:eastAsia="仿宋" w:cs="仿宋"/>
                <w:sz w:val="24"/>
              </w:rPr>
            </w:pPr>
          </w:p>
        </w:tc>
      </w:tr>
      <w:tr w14:paraId="2BE76E4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5FB5ADE9">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610222C6">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41C3E7D5">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6F358494">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33F8FFEC">
            <w:pPr>
              <w:autoSpaceDE/>
              <w:autoSpaceDN/>
              <w:adjustRightInd/>
              <w:ind w:firstLine="0" w:firstLineChars="0"/>
              <w:jc w:val="center"/>
              <w:rPr>
                <w:rFonts w:hint="eastAsia" w:ascii="仿宋" w:hAnsi="仿宋" w:eastAsia="仿宋" w:cs="仿宋"/>
                <w:sz w:val="24"/>
              </w:rPr>
            </w:pPr>
          </w:p>
        </w:tc>
      </w:tr>
      <w:tr w14:paraId="764C70B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0E4B782B">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7A9BB269">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388D02D7">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060C47C5">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25536B92">
            <w:pPr>
              <w:autoSpaceDE/>
              <w:autoSpaceDN/>
              <w:adjustRightInd/>
              <w:ind w:firstLine="0" w:firstLineChars="0"/>
              <w:jc w:val="center"/>
              <w:rPr>
                <w:rFonts w:hint="eastAsia" w:ascii="仿宋" w:hAnsi="仿宋" w:eastAsia="仿宋" w:cs="仿宋"/>
                <w:sz w:val="24"/>
              </w:rPr>
            </w:pPr>
          </w:p>
        </w:tc>
      </w:tr>
      <w:tr w14:paraId="4F61487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8" w:space="0"/>
              <w:right w:val="single" w:color="auto" w:sz="4" w:space="0"/>
            </w:tcBorders>
            <w:vAlign w:val="center"/>
          </w:tcPr>
          <w:p w14:paraId="062668EE">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8" w:space="0"/>
              <w:right w:val="single" w:color="auto" w:sz="4" w:space="0"/>
            </w:tcBorders>
            <w:vAlign w:val="center"/>
          </w:tcPr>
          <w:p w14:paraId="1066499A">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8" w:space="0"/>
              <w:right w:val="single" w:color="auto" w:sz="4" w:space="0"/>
            </w:tcBorders>
            <w:vAlign w:val="center"/>
          </w:tcPr>
          <w:p w14:paraId="77886CCD">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8" w:space="0"/>
              <w:right w:val="single" w:color="auto" w:sz="4" w:space="0"/>
            </w:tcBorders>
            <w:vAlign w:val="center"/>
          </w:tcPr>
          <w:p w14:paraId="784B8956">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8" w:space="0"/>
              <w:right w:val="single" w:color="auto" w:sz="8" w:space="0"/>
            </w:tcBorders>
            <w:vAlign w:val="center"/>
          </w:tcPr>
          <w:p w14:paraId="4E935490">
            <w:pPr>
              <w:autoSpaceDE/>
              <w:autoSpaceDN/>
              <w:adjustRightInd/>
              <w:ind w:firstLine="0" w:firstLineChars="0"/>
              <w:jc w:val="center"/>
              <w:rPr>
                <w:rFonts w:hint="eastAsia" w:ascii="仿宋" w:hAnsi="仿宋" w:eastAsia="仿宋" w:cs="仿宋"/>
                <w:sz w:val="24"/>
              </w:rPr>
            </w:pPr>
          </w:p>
        </w:tc>
      </w:tr>
    </w:tbl>
    <w:p w14:paraId="3EEA8F83">
      <w:pPr>
        <w:overflowPunct w:val="0"/>
        <w:topLinePunct/>
        <w:autoSpaceDE/>
        <w:autoSpaceDN/>
        <w:adjustRightInd/>
        <w:spacing w:before="93" w:beforeLines="30" w:after="93" w:afterLines="30" w:line="560" w:lineRule="exact"/>
        <w:ind w:firstLine="0" w:firstLineChars="0"/>
        <w:jc w:val="both"/>
        <w:rPr>
          <w:rFonts w:hint="eastAsia" w:ascii="仿宋" w:hAnsi="仿宋" w:eastAsia="仿宋" w:cs="仿宋"/>
          <w:b/>
          <w:sz w:val="24"/>
        </w:rPr>
      </w:pPr>
      <w:r>
        <w:rPr>
          <w:rFonts w:hint="eastAsia" w:ascii="仿宋" w:hAnsi="仿宋" w:eastAsia="仿宋" w:cs="仿宋"/>
          <w:b/>
          <w:sz w:val="24"/>
        </w:rPr>
        <w:t>如无偏离，则在表格中注明无偏离</w:t>
      </w:r>
    </w:p>
    <w:p w14:paraId="4807794B">
      <w:pPr>
        <w:overflowPunct w:val="0"/>
        <w:topLinePunct/>
        <w:autoSpaceDE/>
        <w:autoSpaceDN/>
        <w:adjustRightInd/>
        <w:spacing w:before="93" w:beforeLines="30" w:after="93" w:afterLines="30" w:line="560" w:lineRule="exact"/>
        <w:ind w:firstLine="0" w:firstLineChars="0"/>
        <w:jc w:val="both"/>
        <w:rPr>
          <w:rFonts w:hint="eastAsia" w:ascii="仿宋" w:hAnsi="仿宋" w:eastAsia="仿宋" w:cs="仿宋"/>
          <w:sz w:val="24"/>
        </w:rPr>
      </w:pPr>
    </w:p>
    <w:p w14:paraId="251C939A">
      <w:pPr>
        <w:autoSpaceDE/>
        <w:autoSpaceDN/>
        <w:adjustRightInd/>
        <w:spacing w:line="360" w:lineRule="auto"/>
        <w:ind w:firstLine="480"/>
        <w:jc w:val="both"/>
        <w:rPr>
          <w:rFonts w:hint="eastAsia" w:ascii="仿宋" w:hAnsi="仿宋" w:eastAsia="仿宋" w:cs="仿宋"/>
          <w:sz w:val="24"/>
          <w:u w:val="single"/>
        </w:rPr>
      </w:pPr>
      <w:r>
        <w:rPr>
          <w:rFonts w:hint="eastAsia" w:ascii="仿宋" w:hAnsi="仿宋" w:eastAsia="仿宋" w:cs="仿宋"/>
          <w:sz w:val="24"/>
        </w:rPr>
        <w:t>供应商（法定代表人或委托代理人）签字：</w:t>
      </w:r>
      <w:r>
        <w:rPr>
          <w:rFonts w:hint="eastAsia" w:ascii="仿宋" w:hAnsi="仿宋" w:eastAsia="仿宋" w:cs="仿宋"/>
          <w:sz w:val="24"/>
          <w:u w:val="single"/>
        </w:rPr>
        <w:t xml:space="preserve"> ________      _____ </w:t>
      </w:r>
    </w:p>
    <w:p w14:paraId="04EF7194">
      <w:pPr>
        <w:autoSpaceDE/>
        <w:autoSpaceDN/>
        <w:adjustRightInd/>
        <w:spacing w:line="360" w:lineRule="auto"/>
        <w:ind w:firstLine="480"/>
        <w:jc w:val="both"/>
        <w:rPr>
          <w:rFonts w:hint="eastAsia" w:ascii="仿宋" w:hAnsi="仿宋" w:eastAsia="仿宋" w:cs="仿宋"/>
          <w:sz w:val="24"/>
        </w:rPr>
      </w:pPr>
    </w:p>
    <w:p w14:paraId="1258C4CB">
      <w:pPr>
        <w:autoSpaceDE/>
        <w:autoSpaceDN/>
        <w:adjustRightInd/>
        <w:spacing w:line="360" w:lineRule="auto"/>
        <w:ind w:firstLine="480"/>
        <w:jc w:val="both"/>
        <w:rPr>
          <w:rFonts w:hint="eastAsia" w:ascii="仿宋" w:hAnsi="仿宋" w:eastAsia="仿宋" w:cs="仿宋"/>
          <w:sz w:val="24"/>
        </w:rPr>
      </w:pPr>
    </w:p>
    <w:p w14:paraId="5B580343">
      <w:pPr>
        <w:autoSpaceDE/>
        <w:autoSpaceDN/>
        <w:adjustRightInd/>
        <w:spacing w:line="360" w:lineRule="auto"/>
        <w:ind w:firstLine="480"/>
        <w:jc w:val="both"/>
        <w:rPr>
          <w:rFonts w:hint="eastAsia" w:ascii="仿宋" w:hAnsi="仿宋" w:eastAsia="仿宋" w:cs="仿宋"/>
          <w:sz w:val="24"/>
        </w:rPr>
      </w:pPr>
      <w:r>
        <w:rPr>
          <w:rFonts w:hint="eastAsia" w:ascii="仿宋" w:hAnsi="仿宋" w:eastAsia="仿宋" w:cs="仿宋"/>
          <w:sz w:val="24"/>
        </w:rPr>
        <w:t>供应商（盖公章）</w:t>
      </w:r>
    </w:p>
    <w:p w14:paraId="09C31509">
      <w:pPr>
        <w:widowControl/>
        <w:autoSpaceDE/>
        <w:autoSpaceDN/>
        <w:adjustRightInd/>
        <w:ind w:firstLine="0" w:firstLineChars="0"/>
        <w:jc w:val="center"/>
        <w:rPr>
          <w:rFonts w:hint="eastAsia" w:ascii="仿宋" w:hAnsi="仿宋" w:eastAsia="仿宋" w:cs="仿宋"/>
          <w:b/>
          <w:sz w:val="28"/>
          <w:szCs w:val="28"/>
        </w:rPr>
      </w:pPr>
      <w:r>
        <w:rPr>
          <w:rFonts w:hint="eastAsia" w:ascii="仿宋" w:hAnsi="仿宋" w:eastAsia="仿宋" w:cs="仿宋"/>
          <w:szCs w:val="21"/>
        </w:rPr>
        <w:br w:type="page"/>
      </w:r>
    </w:p>
    <w:p w14:paraId="258A8C8E">
      <w:pPr>
        <w:autoSpaceDE/>
        <w:autoSpaceDN/>
        <w:adjustRightInd/>
        <w:spacing w:line="400" w:lineRule="exact"/>
        <w:ind w:firstLine="0" w:firstLineChars="0"/>
        <w:jc w:val="center"/>
        <w:outlineLvl w:val="1"/>
        <w:rPr>
          <w:rFonts w:hint="eastAsia" w:ascii="仿宋" w:hAnsi="仿宋" w:eastAsia="仿宋" w:cs="仿宋"/>
          <w:b/>
          <w:sz w:val="28"/>
          <w:szCs w:val="28"/>
        </w:rPr>
      </w:pPr>
      <w:r>
        <w:rPr>
          <w:rFonts w:hint="eastAsia" w:ascii="仿宋" w:hAnsi="仿宋" w:eastAsia="仿宋" w:cs="仿宋"/>
          <w:b/>
          <w:sz w:val="28"/>
          <w:szCs w:val="28"/>
        </w:rPr>
        <w:t>五、技术规格偏离表</w:t>
      </w:r>
    </w:p>
    <w:p w14:paraId="1A586F0F">
      <w:pPr>
        <w:widowControl/>
        <w:autoSpaceDE/>
        <w:autoSpaceDN/>
        <w:adjustRightInd/>
        <w:ind w:firstLine="0" w:firstLineChars="0"/>
        <w:jc w:val="center"/>
        <w:rPr>
          <w:rFonts w:hint="eastAsia" w:ascii="仿宋" w:hAnsi="仿宋" w:eastAsia="仿宋" w:cs="仿宋"/>
          <w:b/>
          <w:sz w:val="28"/>
          <w:szCs w:val="28"/>
        </w:rPr>
      </w:pPr>
      <w:r>
        <w:rPr>
          <w:rFonts w:hint="eastAsia" w:ascii="仿宋" w:hAnsi="仿宋" w:eastAsia="仿宋" w:cs="仿宋"/>
          <w:sz w:val="24"/>
        </w:rPr>
        <w:t>谈判编号：______________                    包号：______________</w:t>
      </w:r>
    </w:p>
    <w:tbl>
      <w:tblPr>
        <w:tblStyle w:val="88"/>
        <w:tblW w:w="9176"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719"/>
        <w:gridCol w:w="1276"/>
        <w:gridCol w:w="1275"/>
        <w:gridCol w:w="1701"/>
        <w:gridCol w:w="1701"/>
        <w:gridCol w:w="1210"/>
        <w:gridCol w:w="1294"/>
      </w:tblGrid>
      <w:tr w14:paraId="78B957E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719" w:type="dxa"/>
            <w:tcBorders>
              <w:top w:val="single" w:color="auto" w:sz="8" w:space="0"/>
              <w:left w:val="single" w:color="auto" w:sz="8" w:space="0"/>
              <w:bottom w:val="single" w:color="auto" w:sz="4" w:space="0"/>
              <w:right w:val="single" w:color="auto" w:sz="4" w:space="0"/>
            </w:tcBorders>
            <w:vAlign w:val="center"/>
          </w:tcPr>
          <w:p w14:paraId="2616D83C">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序号</w:t>
            </w:r>
          </w:p>
        </w:tc>
        <w:tc>
          <w:tcPr>
            <w:tcW w:w="1276" w:type="dxa"/>
            <w:tcBorders>
              <w:top w:val="single" w:color="auto" w:sz="8" w:space="0"/>
              <w:left w:val="single" w:color="auto" w:sz="4" w:space="0"/>
              <w:bottom w:val="single" w:color="auto" w:sz="4" w:space="0"/>
              <w:right w:val="single" w:color="auto" w:sz="4" w:space="0"/>
            </w:tcBorders>
            <w:vAlign w:val="center"/>
          </w:tcPr>
          <w:p w14:paraId="63DC6C5A">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货物名称</w:t>
            </w:r>
          </w:p>
        </w:tc>
        <w:tc>
          <w:tcPr>
            <w:tcW w:w="1275" w:type="dxa"/>
            <w:tcBorders>
              <w:top w:val="single" w:color="auto" w:sz="8" w:space="0"/>
              <w:left w:val="single" w:color="auto" w:sz="4" w:space="0"/>
              <w:bottom w:val="single" w:color="auto" w:sz="4" w:space="0"/>
              <w:right w:val="single" w:color="auto" w:sz="4" w:space="0"/>
            </w:tcBorders>
            <w:vAlign w:val="center"/>
          </w:tcPr>
          <w:p w14:paraId="0E026EE5">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谈判文件</w:t>
            </w:r>
          </w:p>
          <w:p w14:paraId="004E57DD">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条目号</w:t>
            </w:r>
          </w:p>
        </w:tc>
        <w:tc>
          <w:tcPr>
            <w:tcW w:w="1701" w:type="dxa"/>
            <w:tcBorders>
              <w:top w:val="single" w:color="auto" w:sz="8" w:space="0"/>
              <w:left w:val="single" w:color="auto" w:sz="4" w:space="0"/>
              <w:bottom w:val="single" w:color="auto" w:sz="4" w:space="0"/>
              <w:right w:val="single" w:color="auto" w:sz="4" w:space="0"/>
            </w:tcBorders>
            <w:vAlign w:val="center"/>
          </w:tcPr>
          <w:p w14:paraId="0D43FD9F">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谈判技术条款</w:t>
            </w:r>
          </w:p>
        </w:tc>
        <w:tc>
          <w:tcPr>
            <w:tcW w:w="1701" w:type="dxa"/>
            <w:tcBorders>
              <w:top w:val="single" w:color="auto" w:sz="8" w:space="0"/>
              <w:left w:val="single" w:color="auto" w:sz="4" w:space="0"/>
              <w:bottom w:val="single" w:color="auto" w:sz="4" w:space="0"/>
              <w:right w:val="single" w:color="auto" w:sz="4" w:space="0"/>
            </w:tcBorders>
            <w:vAlign w:val="center"/>
          </w:tcPr>
          <w:p w14:paraId="6FDFFCE5">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报价文件技术条款</w:t>
            </w:r>
          </w:p>
        </w:tc>
        <w:tc>
          <w:tcPr>
            <w:tcW w:w="1210" w:type="dxa"/>
            <w:tcBorders>
              <w:top w:val="single" w:color="auto" w:sz="8" w:space="0"/>
              <w:left w:val="single" w:color="auto" w:sz="4" w:space="0"/>
              <w:bottom w:val="single" w:color="auto" w:sz="4" w:space="0"/>
              <w:right w:val="single" w:color="auto" w:sz="4" w:space="0"/>
            </w:tcBorders>
            <w:vAlign w:val="center"/>
          </w:tcPr>
          <w:p w14:paraId="5008E563">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偏离情况</w:t>
            </w:r>
          </w:p>
        </w:tc>
        <w:tc>
          <w:tcPr>
            <w:tcW w:w="1294" w:type="dxa"/>
            <w:tcBorders>
              <w:top w:val="single" w:color="auto" w:sz="8" w:space="0"/>
              <w:left w:val="single" w:color="auto" w:sz="4" w:space="0"/>
              <w:bottom w:val="single" w:color="auto" w:sz="4" w:space="0"/>
              <w:right w:val="single" w:color="auto" w:sz="8" w:space="0"/>
            </w:tcBorders>
            <w:vAlign w:val="center"/>
          </w:tcPr>
          <w:p w14:paraId="0125337E">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说明</w:t>
            </w:r>
          </w:p>
        </w:tc>
      </w:tr>
      <w:tr w14:paraId="4872ABF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9" w:type="dxa"/>
            <w:tcBorders>
              <w:top w:val="single" w:color="auto" w:sz="4" w:space="0"/>
              <w:left w:val="single" w:color="auto" w:sz="8" w:space="0"/>
              <w:bottom w:val="single" w:color="auto" w:sz="4" w:space="0"/>
              <w:right w:val="single" w:color="auto" w:sz="4" w:space="0"/>
            </w:tcBorders>
            <w:vAlign w:val="center"/>
          </w:tcPr>
          <w:p w14:paraId="6E5E6C38">
            <w:pPr>
              <w:autoSpaceDE/>
              <w:autoSpaceDN/>
              <w:adjustRightInd/>
              <w:spacing w:line="360" w:lineRule="auto"/>
              <w:ind w:firstLine="0" w:firstLineChars="0"/>
              <w:jc w:val="center"/>
              <w:rPr>
                <w:rFonts w:hint="eastAsia" w:ascii="仿宋" w:hAnsi="仿宋" w:eastAsia="仿宋" w:cs="仿宋"/>
                <w:sz w:val="24"/>
              </w:rPr>
            </w:pPr>
          </w:p>
        </w:tc>
        <w:tc>
          <w:tcPr>
            <w:tcW w:w="1276" w:type="dxa"/>
            <w:tcBorders>
              <w:top w:val="single" w:color="auto" w:sz="4" w:space="0"/>
              <w:left w:val="single" w:color="auto" w:sz="4" w:space="0"/>
              <w:bottom w:val="single" w:color="auto" w:sz="4" w:space="0"/>
              <w:right w:val="single" w:color="auto" w:sz="4" w:space="0"/>
            </w:tcBorders>
            <w:vAlign w:val="center"/>
          </w:tcPr>
          <w:p w14:paraId="38A19890">
            <w:pPr>
              <w:autoSpaceDE/>
              <w:autoSpaceDN/>
              <w:adjustRightInd/>
              <w:spacing w:line="360" w:lineRule="auto"/>
              <w:ind w:firstLine="0" w:firstLineChars="0"/>
              <w:jc w:val="center"/>
              <w:rPr>
                <w:rFonts w:hint="eastAsia" w:ascii="仿宋" w:hAnsi="仿宋" w:eastAsia="仿宋" w:cs="仿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46CE32E1">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7FA72E77">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075A5730">
            <w:pPr>
              <w:autoSpaceDE/>
              <w:autoSpaceDN/>
              <w:adjustRightInd/>
              <w:spacing w:line="360" w:lineRule="auto"/>
              <w:ind w:firstLine="0" w:firstLineChars="0"/>
              <w:jc w:val="center"/>
              <w:rPr>
                <w:rFonts w:hint="eastAsia" w:ascii="仿宋" w:hAnsi="仿宋" w:eastAsia="仿宋" w:cs="仿宋"/>
                <w:sz w:val="24"/>
              </w:rPr>
            </w:pPr>
          </w:p>
        </w:tc>
        <w:tc>
          <w:tcPr>
            <w:tcW w:w="1210" w:type="dxa"/>
            <w:tcBorders>
              <w:top w:val="single" w:color="auto" w:sz="4" w:space="0"/>
              <w:left w:val="single" w:color="auto" w:sz="4" w:space="0"/>
              <w:bottom w:val="single" w:color="auto" w:sz="4" w:space="0"/>
              <w:right w:val="single" w:color="auto" w:sz="4" w:space="0"/>
            </w:tcBorders>
            <w:vAlign w:val="center"/>
          </w:tcPr>
          <w:p w14:paraId="455E9A6E">
            <w:pPr>
              <w:autoSpaceDE/>
              <w:autoSpaceDN/>
              <w:adjustRightInd/>
              <w:spacing w:line="360" w:lineRule="auto"/>
              <w:ind w:firstLine="0" w:firstLineChars="0"/>
              <w:jc w:val="center"/>
              <w:rPr>
                <w:rFonts w:hint="eastAsia" w:ascii="仿宋" w:hAnsi="仿宋" w:eastAsia="仿宋" w:cs="仿宋"/>
                <w:sz w:val="24"/>
              </w:rPr>
            </w:pPr>
          </w:p>
        </w:tc>
        <w:tc>
          <w:tcPr>
            <w:tcW w:w="1294" w:type="dxa"/>
            <w:tcBorders>
              <w:top w:val="single" w:color="auto" w:sz="4" w:space="0"/>
              <w:left w:val="single" w:color="auto" w:sz="4" w:space="0"/>
              <w:bottom w:val="single" w:color="auto" w:sz="4" w:space="0"/>
              <w:right w:val="single" w:color="auto" w:sz="8" w:space="0"/>
            </w:tcBorders>
            <w:vAlign w:val="center"/>
          </w:tcPr>
          <w:p w14:paraId="37427FA5">
            <w:pPr>
              <w:autoSpaceDE/>
              <w:autoSpaceDN/>
              <w:adjustRightInd/>
              <w:spacing w:line="360" w:lineRule="auto"/>
              <w:ind w:firstLine="0" w:firstLineChars="0"/>
              <w:jc w:val="center"/>
              <w:rPr>
                <w:rFonts w:hint="eastAsia" w:ascii="仿宋" w:hAnsi="仿宋" w:eastAsia="仿宋" w:cs="仿宋"/>
                <w:sz w:val="24"/>
              </w:rPr>
            </w:pPr>
          </w:p>
        </w:tc>
      </w:tr>
      <w:tr w14:paraId="6B651FD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9" w:type="dxa"/>
            <w:tcBorders>
              <w:top w:val="single" w:color="auto" w:sz="4" w:space="0"/>
              <w:left w:val="single" w:color="auto" w:sz="8" w:space="0"/>
              <w:bottom w:val="single" w:color="auto" w:sz="4" w:space="0"/>
              <w:right w:val="single" w:color="auto" w:sz="4" w:space="0"/>
            </w:tcBorders>
            <w:vAlign w:val="center"/>
          </w:tcPr>
          <w:p w14:paraId="5C58316F">
            <w:pPr>
              <w:autoSpaceDE/>
              <w:autoSpaceDN/>
              <w:adjustRightInd/>
              <w:spacing w:line="360" w:lineRule="auto"/>
              <w:ind w:firstLine="0" w:firstLineChars="0"/>
              <w:jc w:val="center"/>
              <w:rPr>
                <w:rFonts w:hint="eastAsia" w:ascii="仿宋" w:hAnsi="仿宋" w:eastAsia="仿宋" w:cs="仿宋"/>
                <w:sz w:val="24"/>
              </w:rPr>
            </w:pPr>
          </w:p>
        </w:tc>
        <w:tc>
          <w:tcPr>
            <w:tcW w:w="1276" w:type="dxa"/>
            <w:tcBorders>
              <w:top w:val="single" w:color="auto" w:sz="4" w:space="0"/>
              <w:left w:val="single" w:color="auto" w:sz="4" w:space="0"/>
              <w:bottom w:val="single" w:color="auto" w:sz="4" w:space="0"/>
              <w:right w:val="single" w:color="auto" w:sz="4" w:space="0"/>
            </w:tcBorders>
            <w:vAlign w:val="center"/>
          </w:tcPr>
          <w:p w14:paraId="481C7D31">
            <w:pPr>
              <w:autoSpaceDE/>
              <w:autoSpaceDN/>
              <w:adjustRightInd/>
              <w:spacing w:line="360" w:lineRule="auto"/>
              <w:ind w:firstLine="0" w:firstLineChars="0"/>
              <w:jc w:val="center"/>
              <w:rPr>
                <w:rFonts w:hint="eastAsia" w:ascii="仿宋" w:hAnsi="仿宋" w:eastAsia="仿宋" w:cs="仿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67F08DF7">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4E3B4A8C">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1DDF3FA5">
            <w:pPr>
              <w:autoSpaceDE/>
              <w:autoSpaceDN/>
              <w:adjustRightInd/>
              <w:spacing w:line="360" w:lineRule="auto"/>
              <w:ind w:firstLine="0" w:firstLineChars="0"/>
              <w:jc w:val="center"/>
              <w:rPr>
                <w:rFonts w:hint="eastAsia" w:ascii="仿宋" w:hAnsi="仿宋" w:eastAsia="仿宋" w:cs="仿宋"/>
                <w:sz w:val="24"/>
              </w:rPr>
            </w:pPr>
          </w:p>
        </w:tc>
        <w:tc>
          <w:tcPr>
            <w:tcW w:w="1210" w:type="dxa"/>
            <w:tcBorders>
              <w:top w:val="single" w:color="auto" w:sz="4" w:space="0"/>
              <w:left w:val="single" w:color="auto" w:sz="4" w:space="0"/>
              <w:bottom w:val="single" w:color="auto" w:sz="4" w:space="0"/>
              <w:right w:val="single" w:color="auto" w:sz="4" w:space="0"/>
            </w:tcBorders>
            <w:vAlign w:val="center"/>
          </w:tcPr>
          <w:p w14:paraId="6934137F">
            <w:pPr>
              <w:autoSpaceDE/>
              <w:autoSpaceDN/>
              <w:adjustRightInd/>
              <w:spacing w:line="360" w:lineRule="auto"/>
              <w:ind w:firstLine="0" w:firstLineChars="0"/>
              <w:jc w:val="center"/>
              <w:rPr>
                <w:rFonts w:hint="eastAsia" w:ascii="仿宋" w:hAnsi="仿宋" w:eastAsia="仿宋" w:cs="仿宋"/>
                <w:sz w:val="24"/>
              </w:rPr>
            </w:pPr>
          </w:p>
        </w:tc>
        <w:tc>
          <w:tcPr>
            <w:tcW w:w="1294" w:type="dxa"/>
            <w:tcBorders>
              <w:top w:val="single" w:color="auto" w:sz="4" w:space="0"/>
              <w:left w:val="single" w:color="auto" w:sz="4" w:space="0"/>
              <w:bottom w:val="single" w:color="auto" w:sz="4" w:space="0"/>
              <w:right w:val="single" w:color="auto" w:sz="8" w:space="0"/>
            </w:tcBorders>
            <w:vAlign w:val="center"/>
          </w:tcPr>
          <w:p w14:paraId="48EEB366">
            <w:pPr>
              <w:autoSpaceDE/>
              <w:autoSpaceDN/>
              <w:adjustRightInd/>
              <w:spacing w:line="360" w:lineRule="auto"/>
              <w:ind w:firstLine="0" w:firstLineChars="0"/>
              <w:jc w:val="center"/>
              <w:rPr>
                <w:rFonts w:hint="eastAsia" w:ascii="仿宋" w:hAnsi="仿宋" w:eastAsia="仿宋" w:cs="仿宋"/>
                <w:sz w:val="24"/>
              </w:rPr>
            </w:pPr>
          </w:p>
        </w:tc>
      </w:tr>
      <w:tr w14:paraId="7A3494B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9" w:type="dxa"/>
            <w:tcBorders>
              <w:top w:val="single" w:color="auto" w:sz="4" w:space="0"/>
              <w:left w:val="single" w:color="auto" w:sz="8" w:space="0"/>
              <w:bottom w:val="single" w:color="auto" w:sz="4" w:space="0"/>
              <w:right w:val="single" w:color="auto" w:sz="4" w:space="0"/>
            </w:tcBorders>
            <w:vAlign w:val="center"/>
          </w:tcPr>
          <w:p w14:paraId="27B477C1">
            <w:pPr>
              <w:autoSpaceDE/>
              <w:autoSpaceDN/>
              <w:adjustRightInd/>
              <w:spacing w:line="360" w:lineRule="auto"/>
              <w:ind w:firstLine="0" w:firstLineChars="0"/>
              <w:jc w:val="center"/>
              <w:rPr>
                <w:rFonts w:hint="eastAsia" w:ascii="仿宋" w:hAnsi="仿宋" w:eastAsia="仿宋" w:cs="仿宋"/>
                <w:sz w:val="24"/>
              </w:rPr>
            </w:pPr>
          </w:p>
        </w:tc>
        <w:tc>
          <w:tcPr>
            <w:tcW w:w="1276" w:type="dxa"/>
            <w:tcBorders>
              <w:top w:val="single" w:color="auto" w:sz="4" w:space="0"/>
              <w:left w:val="single" w:color="auto" w:sz="4" w:space="0"/>
              <w:bottom w:val="single" w:color="auto" w:sz="4" w:space="0"/>
              <w:right w:val="single" w:color="auto" w:sz="4" w:space="0"/>
            </w:tcBorders>
            <w:vAlign w:val="center"/>
          </w:tcPr>
          <w:p w14:paraId="1CE446C1">
            <w:pPr>
              <w:autoSpaceDE/>
              <w:autoSpaceDN/>
              <w:adjustRightInd/>
              <w:spacing w:line="360" w:lineRule="auto"/>
              <w:ind w:firstLine="0" w:firstLineChars="0"/>
              <w:jc w:val="center"/>
              <w:rPr>
                <w:rFonts w:hint="eastAsia" w:ascii="仿宋" w:hAnsi="仿宋" w:eastAsia="仿宋" w:cs="仿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7A157CEA">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3BED845F">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470A0B52">
            <w:pPr>
              <w:autoSpaceDE/>
              <w:autoSpaceDN/>
              <w:adjustRightInd/>
              <w:spacing w:line="360" w:lineRule="auto"/>
              <w:ind w:firstLine="0" w:firstLineChars="0"/>
              <w:jc w:val="center"/>
              <w:rPr>
                <w:rFonts w:hint="eastAsia" w:ascii="仿宋" w:hAnsi="仿宋" w:eastAsia="仿宋" w:cs="仿宋"/>
                <w:sz w:val="24"/>
              </w:rPr>
            </w:pPr>
          </w:p>
        </w:tc>
        <w:tc>
          <w:tcPr>
            <w:tcW w:w="1210" w:type="dxa"/>
            <w:tcBorders>
              <w:top w:val="single" w:color="auto" w:sz="4" w:space="0"/>
              <w:left w:val="single" w:color="auto" w:sz="4" w:space="0"/>
              <w:bottom w:val="single" w:color="auto" w:sz="4" w:space="0"/>
              <w:right w:val="single" w:color="auto" w:sz="4" w:space="0"/>
            </w:tcBorders>
            <w:vAlign w:val="center"/>
          </w:tcPr>
          <w:p w14:paraId="1203321E">
            <w:pPr>
              <w:autoSpaceDE/>
              <w:autoSpaceDN/>
              <w:adjustRightInd/>
              <w:spacing w:line="360" w:lineRule="auto"/>
              <w:ind w:firstLine="0" w:firstLineChars="0"/>
              <w:jc w:val="center"/>
              <w:rPr>
                <w:rFonts w:hint="eastAsia" w:ascii="仿宋" w:hAnsi="仿宋" w:eastAsia="仿宋" w:cs="仿宋"/>
                <w:sz w:val="24"/>
              </w:rPr>
            </w:pPr>
          </w:p>
        </w:tc>
        <w:tc>
          <w:tcPr>
            <w:tcW w:w="1294" w:type="dxa"/>
            <w:tcBorders>
              <w:top w:val="single" w:color="auto" w:sz="4" w:space="0"/>
              <w:left w:val="single" w:color="auto" w:sz="4" w:space="0"/>
              <w:bottom w:val="single" w:color="auto" w:sz="4" w:space="0"/>
              <w:right w:val="single" w:color="auto" w:sz="8" w:space="0"/>
            </w:tcBorders>
            <w:vAlign w:val="center"/>
          </w:tcPr>
          <w:p w14:paraId="0C1A0A0F">
            <w:pPr>
              <w:autoSpaceDE/>
              <w:autoSpaceDN/>
              <w:adjustRightInd/>
              <w:spacing w:line="360" w:lineRule="auto"/>
              <w:ind w:firstLine="0" w:firstLineChars="0"/>
              <w:jc w:val="center"/>
              <w:rPr>
                <w:rFonts w:hint="eastAsia" w:ascii="仿宋" w:hAnsi="仿宋" w:eastAsia="仿宋" w:cs="仿宋"/>
                <w:sz w:val="24"/>
              </w:rPr>
            </w:pPr>
          </w:p>
        </w:tc>
      </w:tr>
      <w:tr w14:paraId="2ABDF2D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9" w:type="dxa"/>
            <w:tcBorders>
              <w:top w:val="single" w:color="auto" w:sz="4" w:space="0"/>
              <w:left w:val="single" w:color="auto" w:sz="8" w:space="0"/>
              <w:bottom w:val="single" w:color="auto" w:sz="4" w:space="0"/>
              <w:right w:val="single" w:color="auto" w:sz="4" w:space="0"/>
            </w:tcBorders>
            <w:vAlign w:val="center"/>
          </w:tcPr>
          <w:p w14:paraId="096B9AE6">
            <w:pPr>
              <w:autoSpaceDE/>
              <w:autoSpaceDN/>
              <w:adjustRightInd/>
              <w:spacing w:line="360" w:lineRule="auto"/>
              <w:ind w:firstLine="0" w:firstLineChars="0"/>
              <w:jc w:val="center"/>
              <w:rPr>
                <w:rFonts w:hint="eastAsia" w:ascii="仿宋" w:hAnsi="仿宋" w:eastAsia="仿宋" w:cs="仿宋"/>
                <w:sz w:val="24"/>
              </w:rPr>
            </w:pPr>
          </w:p>
        </w:tc>
        <w:tc>
          <w:tcPr>
            <w:tcW w:w="1276" w:type="dxa"/>
            <w:tcBorders>
              <w:top w:val="single" w:color="auto" w:sz="4" w:space="0"/>
              <w:left w:val="single" w:color="auto" w:sz="4" w:space="0"/>
              <w:bottom w:val="single" w:color="auto" w:sz="4" w:space="0"/>
              <w:right w:val="single" w:color="auto" w:sz="4" w:space="0"/>
            </w:tcBorders>
            <w:vAlign w:val="center"/>
          </w:tcPr>
          <w:p w14:paraId="04934DAB">
            <w:pPr>
              <w:autoSpaceDE/>
              <w:autoSpaceDN/>
              <w:adjustRightInd/>
              <w:spacing w:line="360" w:lineRule="auto"/>
              <w:ind w:firstLine="0" w:firstLineChars="0"/>
              <w:jc w:val="center"/>
              <w:rPr>
                <w:rFonts w:hint="eastAsia" w:ascii="仿宋" w:hAnsi="仿宋" w:eastAsia="仿宋" w:cs="仿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76F46068">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75D380BA">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0BDF6C48">
            <w:pPr>
              <w:autoSpaceDE/>
              <w:autoSpaceDN/>
              <w:adjustRightInd/>
              <w:spacing w:line="360" w:lineRule="auto"/>
              <w:ind w:firstLine="0" w:firstLineChars="0"/>
              <w:jc w:val="center"/>
              <w:rPr>
                <w:rFonts w:hint="eastAsia" w:ascii="仿宋" w:hAnsi="仿宋" w:eastAsia="仿宋" w:cs="仿宋"/>
                <w:sz w:val="24"/>
              </w:rPr>
            </w:pPr>
          </w:p>
        </w:tc>
        <w:tc>
          <w:tcPr>
            <w:tcW w:w="1210" w:type="dxa"/>
            <w:tcBorders>
              <w:top w:val="single" w:color="auto" w:sz="4" w:space="0"/>
              <w:left w:val="single" w:color="auto" w:sz="4" w:space="0"/>
              <w:bottom w:val="single" w:color="auto" w:sz="4" w:space="0"/>
              <w:right w:val="single" w:color="auto" w:sz="4" w:space="0"/>
            </w:tcBorders>
            <w:vAlign w:val="center"/>
          </w:tcPr>
          <w:p w14:paraId="7966F83B">
            <w:pPr>
              <w:autoSpaceDE/>
              <w:autoSpaceDN/>
              <w:adjustRightInd/>
              <w:spacing w:line="360" w:lineRule="auto"/>
              <w:ind w:firstLine="0" w:firstLineChars="0"/>
              <w:jc w:val="center"/>
              <w:rPr>
                <w:rFonts w:hint="eastAsia" w:ascii="仿宋" w:hAnsi="仿宋" w:eastAsia="仿宋" w:cs="仿宋"/>
                <w:sz w:val="24"/>
              </w:rPr>
            </w:pPr>
          </w:p>
        </w:tc>
        <w:tc>
          <w:tcPr>
            <w:tcW w:w="1294" w:type="dxa"/>
            <w:tcBorders>
              <w:top w:val="single" w:color="auto" w:sz="4" w:space="0"/>
              <w:left w:val="single" w:color="auto" w:sz="4" w:space="0"/>
              <w:bottom w:val="single" w:color="auto" w:sz="4" w:space="0"/>
              <w:right w:val="single" w:color="auto" w:sz="8" w:space="0"/>
            </w:tcBorders>
            <w:vAlign w:val="center"/>
          </w:tcPr>
          <w:p w14:paraId="623ABDB3">
            <w:pPr>
              <w:autoSpaceDE/>
              <w:autoSpaceDN/>
              <w:adjustRightInd/>
              <w:spacing w:line="360" w:lineRule="auto"/>
              <w:ind w:firstLine="0" w:firstLineChars="0"/>
              <w:jc w:val="center"/>
              <w:rPr>
                <w:rFonts w:hint="eastAsia" w:ascii="仿宋" w:hAnsi="仿宋" w:eastAsia="仿宋" w:cs="仿宋"/>
                <w:sz w:val="24"/>
              </w:rPr>
            </w:pPr>
          </w:p>
        </w:tc>
      </w:tr>
      <w:tr w14:paraId="7A3214B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9" w:type="dxa"/>
            <w:tcBorders>
              <w:top w:val="single" w:color="auto" w:sz="4" w:space="0"/>
              <w:left w:val="single" w:color="auto" w:sz="8" w:space="0"/>
              <w:bottom w:val="single" w:color="auto" w:sz="8" w:space="0"/>
              <w:right w:val="single" w:color="auto" w:sz="4" w:space="0"/>
            </w:tcBorders>
            <w:vAlign w:val="center"/>
          </w:tcPr>
          <w:p w14:paraId="59D6AB40">
            <w:pPr>
              <w:autoSpaceDE/>
              <w:autoSpaceDN/>
              <w:adjustRightInd/>
              <w:spacing w:line="360" w:lineRule="auto"/>
              <w:ind w:firstLine="0" w:firstLineChars="0"/>
              <w:jc w:val="center"/>
              <w:rPr>
                <w:rFonts w:hint="eastAsia" w:ascii="仿宋" w:hAnsi="仿宋" w:eastAsia="仿宋" w:cs="仿宋"/>
                <w:sz w:val="24"/>
              </w:rPr>
            </w:pPr>
          </w:p>
        </w:tc>
        <w:tc>
          <w:tcPr>
            <w:tcW w:w="1276" w:type="dxa"/>
            <w:tcBorders>
              <w:top w:val="single" w:color="auto" w:sz="4" w:space="0"/>
              <w:left w:val="single" w:color="auto" w:sz="4" w:space="0"/>
              <w:bottom w:val="single" w:color="auto" w:sz="8" w:space="0"/>
              <w:right w:val="single" w:color="auto" w:sz="4" w:space="0"/>
            </w:tcBorders>
            <w:vAlign w:val="center"/>
          </w:tcPr>
          <w:p w14:paraId="16EA4365">
            <w:pPr>
              <w:autoSpaceDE/>
              <w:autoSpaceDN/>
              <w:adjustRightInd/>
              <w:spacing w:line="360" w:lineRule="auto"/>
              <w:ind w:firstLine="0" w:firstLineChars="0"/>
              <w:jc w:val="center"/>
              <w:rPr>
                <w:rFonts w:hint="eastAsia" w:ascii="仿宋" w:hAnsi="仿宋" w:eastAsia="仿宋" w:cs="仿宋"/>
                <w:sz w:val="24"/>
              </w:rPr>
            </w:pPr>
          </w:p>
        </w:tc>
        <w:tc>
          <w:tcPr>
            <w:tcW w:w="1275" w:type="dxa"/>
            <w:tcBorders>
              <w:top w:val="single" w:color="auto" w:sz="4" w:space="0"/>
              <w:left w:val="single" w:color="auto" w:sz="4" w:space="0"/>
              <w:bottom w:val="single" w:color="auto" w:sz="8" w:space="0"/>
              <w:right w:val="single" w:color="auto" w:sz="4" w:space="0"/>
            </w:tcBorders>
            <w:vAlign w:val="center"/>
          </w:tcPr>
          <w:p w14:paraId="400924CA">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8" w:space="0"/>
              <w:right w:val="single" w:color="auto" w:sz="4" w:space="0"/>
            </w:tcBorders>
            <w:vAlign w:val="center"/>
          </w:tcPr>
          <w:p w14:paraId="01E7E760">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8" w:space="0"/>
              <w:right w:val="single" w:color="auto" w:sz="4" w:space="0"/>
            </w:tcBorders>
            <w:vAlign w:val="center"/>
          </w:tcPr>
          <w:p w14:paraId="52481D5E">
            <w:pPr>
              <w:autoSpaceDE/>
              <w:autoSpaceDN/>
              <w:adjustRightInd/>
              <w:spacing w:line="360" w:lineRule="auto"/>
              <w:ind w:firstLine="0" w:firstLineChars="0"/>
              <w:jc w:val="center"/>
              <w:rPr>
                <w:rFonts w:hint="eastAsia" w:ascii="仿宋" w:hAnsi="仿宋" w:eastAsia="仿宋" w:cs="仿宋"/>
                <w:sz w:val="24"/>
              </w:rPr>
            </w:pPr>
          </w:p>
        </w:tc>
        <w:tc>
          <w:tcPr>
            <w:tcW w:w="1210" w:type="dxa"/>
            <w:tcBorders>
              <w:top w:val="single" w:color="auto" w:sz="4" w:space="0"/>
              <w:left w:val="single" w:color="auto" w:sz="4" w:space="0"/>
              <w:bottom w:val="single" w:color="auto" w:sz="8" w:space="0"/>
              <w:right w:val="single" w:color="auto" w:sz="4" w:space="0"/>
            </w:tcBorders>
            <w:vAlign w:val="center"/>
          </w:tcPr>
          <w:p w14:paraId="354C7D46">
            <w:pPr>
              <w:autoSpaceDE/>
              <w:autoSpaceDN/>
              <w:adjustRightInd/>
              <w:spacing w:line="360" w:lineRule="auto"/>
              <w:ind w:firstLine="0" w:firstLineChars="0"/>
              <w:jc w:val="center"/>
              <w:rPr>
                <w:rFonts w:hint="eastAsia" w:ascii="仿宋" w:hAnsi="仿宋" w:eastAsia="仿宋" w:cs="仿宋"/>
                <w:sz w:val="24"/>
              </w:rPr>
            </w:pPr>
          </w:p>
        </w:tc>
        <w:tc>
          <w:tcPr>
            <w:tcW w:w="1294" w:type="dxa"/>
            <w:tcBorders>
              <w:top w:val="single" w:color="auto" w:sz="4" w:space="0"/>
              <w:left w:val="single" w:color="auto" w:sz="4" w:space="0"/>
              <w:bottom w:val="single" w:color="auto" w:sz="8" w:space="0"/>
              <w:right w:val="single" w:color="auto" w:sz="8" w:space="0"/>
            </w:tcBorders>
            <w:vAlign w:val="center"/>
          </w:tcPr>
          <w:p w14:paraId="3E41E5CF">
            <w:pPr>
              <w:autoSpaceDE/>
              <w:autoSpaceDN/>
              <w:adjustRightInd/>
              <w:spacing w:line="360" w:lineRule="auto"/>
              <w:ind w:firstLine="0" w:firstLineChars="0"/>
              <w:jc w:val="center"/>
              <w:rPr>
                <w:rFonts w:hint="eastAsia" w:ascii="仿宋" w:hAnsi="仿宋" w:eastAsia="仿宋" w:cs="仿宋"/>
                <w:sz w:val="24"/>
              </w:rPr>
            </w:pPr>
          </w:p>
        </w:tc>
      </w:tr>
    </w:tbl>
    <w:p w14:paraId="580F6F5D">
      <w:pPr>
        <w:overflowPunct w:val="0"/>
        <w:topLinePunct/>
        <w:autoSpaceDE/>
        <w:autoSpaceDN/>
        <w:adjustRightInd/>
        <w:spacing w:before="93" w:beforeLines="30" w:after="93" w:afterLines="30" w:line="560" w:lineRule="exact"/>
        <w:ind w:firstLine="0" w:firstLineChars="0"/>
        <w:jc w:val="both"/>
        <w:rPr>
          <w:rFonts w:hint="eastAsia" w:ascii="仿宋" w:hAnsi="仿宋" w:eastAsia="仿宋" w:cs="仿宋"/>
          <w:b/>
          <w:sz w:val="24"/>
        </w:rPr>
      </w:pPr>
      <w:r>
        <w:rPr>
          <w:rFonts w:hint="eastAsia" w:ascii="仿宋" w:hAnsi="仿宋" w:eastAsia="仿宋" w:cs="仿宋"/>
          <w:b/>
          <w:sz w:val="24"/>
        </w:rPr>
        <w:t>如无偏离，则在表格中注明无偏离</w:t>
      </w:r>
    </w:p>
    <w:p w14:paraId="5AB94E47">
      <w:pPr>
        <w:autoSpaceDE/>
        <w:autoSpaceDN/>
        <w:adjustRightInd/>
        <w:spacing w:line="360" w:lineRule="auto"/>
        <w:ind w:firstLine="0" w:firstLineChars="0"/>
        <w:rPr>
          <w:rFonts w:hint="eastAsia" w:ascii="仿宋" w:hAnsi="仿宋" w:eastAsia="仿宋" w:cs="仿宋"/>
          <w:sz w:val="24"/>
        </w:rPr>
      </w:pPr>
    </w:p>
    <w:p w14:paraId="064709E7">
      <w:pPr>
        <w:overflowPunct w:val="0"/>
        <w:topLinePunct/>
        <w:autoSpaceDE/>
        <w:autoSpaceDN/>
        <w:adjustRightInd/>
        <w:spacing w:before="93" w:beforeLines="30" w:after="93" w:afterLines="30" w:line="360" w:lineRule="auto"/>
        <w:ind w:firstLine="0" w:firstLineChars="0"/>
        <w:jc w:val="both"/>
        <w:rPr>
          <w:rFonts w:hint="eastAsia" w:ascii="仿宋" w:hAnsi="仿宋" w:eastAsia="仿宋" w:cs="仿宋"/>
          <w:sz w:val="24"/>
        </w:rPr>
      </w:pPr>
    </w:p>
    <w:p w14:paraId="3E1BF47E">
      <w:pPr>
        <w:autoSpaceDE/>
        <w:autoSpaceDN/>
        <w:adjustRightInd/>
        <w:spacing w:line="360" w:lineRule="auto"/>
        <w:ind w:firstLine="480"/>
        <w:rPr>
          <w:rFonts w:hint="eastAsia" w:ascii="仿宋" w:hAnsi="仿宋" w:eastAsia="仿宋" w:cs="仿宋"/>
          <w:sz w:val="24"/>
        </w:rPr>
      </w:pPr>
      <w:r>
        <w:rPr>
          <w:rFonts w:hint="eastAsia" w:ascii="仿宋" w:hAnsi="仿宋" w:eastAsia="仿宋" w:cs="仿宋"/>
          <w:sz w:val="24"/>
        </w:rPr>
        <w:t xml:space="preserve">供应商（法定代表人或委托代理人）签字：______________        </w:t>
      </w:r>
    </w:p>
    <w:p w14:paraId="5D48AC57">
      <w:pPr>
        <w:autoSpaceDE/>
        <w:autoSpaceDN/>
        <w:adjustRightInd/>
        <w:spacing w:line="360" w:lineRule="auto"/>
        <w:ind w:firstLine="480"/>
        <w:rPr>
          <w:rFonts w:hint="eastAsia" w:ascii="仿宋" w:hAnsi="仿宋" w:eastAsia="仿宋" w:cs="仿宋"/>
          <w:sz w:val="24"/>
        </w:rPr>
      </w:pPr>
      <w:r>
        <w:rPr>
          <w:rFonts w:hint="eastAsia" w:ascii="仿宋" w:hAnsi="仿宋" w:eastAsia="仿宋" w:cs="仿宋"/>
          <w:sz w:val="24"/>
        </w:rPr>
        <w:t>供应商（盖公章）：</w:t>
      </w:r>
    </w:p>
    <w:p w14:paraId="0F22D3CE">
      <w:pPr>
        <w:autoSpaceDE/>
        <w:autoSpaceDN/>
        <w:adjustRightInd/>
        <w:spacing w:line="360" w:lineRule="auto"/>
        <w:ind w:firstLine="480"/>
        <w:rPr>
          <w:rFonts w:hint="eastAsia" w:ascii="仿宋" w:hAnsi="仿宋" w:eastAsia="仿宋" w:cs="仿宋"/>
          <w:sz w:val="24"/>
        </w:rPr>
      </w:pPr>
    </w:p>
    <w:p w14:paraId="7BDF7A4A">
      <w:pPr>
        <w:autoSpaceDE/>
        <w:autoSpaceDN/>
        <w:adjustRightInd/>
        <w:spacing w:line="400" w:lineRule="exact"/>
        <w:ind w:firstLine="0" w:firstLineChars="0"/>
        <w:jc w:val="center"/>
        <w:rPr>
          <w:rFonts w:hint="eastAsia" w:ascii="仿宋" w:hAnsi="仿宋" w:eastAsia="仿宋" w:cs="仿宋"/>
          <w:b/>
          <w:sz w:val="28"/>
          <w:szCs w:val="28"/>
        </w:rPr>
      </w:pPr>
    </w:p>
    <w:p w14:paraId="2C447091">
      <w:pPr>
        <w:autoSpaceDE/>
        <w:autoSpaceDN/>
        <w:adjustRightInd/>
        <w:spacing w:line="400" w:lineRule="exact"/>
        <w:ind w:firstLine="0" w:firstLineChars="0"/>
        <w:jc w:val="center"/>
        <w:rPr>
          <w:rFonts w:hint="eastAsia" w:ascii="仿宋" w:hAnsi="仿宋" w:eastAsia="仿宋" w:cs="仿宋"/>
          <w:b/>
          <w:sz w:val="28"/>
          <w:szCs w:val="28"/>
        </w:rPr>
      </w:pPr>
    </w:p>
    <w:p w14:paraId="50A0F95A">
      <w:pPr>
        <w:autoSpaceDE/>
        <w:autoSpaceDN/>
        <w:adjustRightInd/>
        <w:spacing w:line="400" w:lineRule="exact"/>
        <w:ind w:firstLine="0" w:firstLineChars="0"/>
        <w:jc w:val="center"/>
        <w:rPr>
          <w:rFonts w:hint="eastAsia" w:ascii="仿宋" w:hAnsi="仿宋" w:eastAsia="仿宋" w:cs="仿宋"/>
          <w:b/>
          <w:sz w:val="28"/>
          <w:szCs w:val="28"/>
        </w:rPr>
      </w:pPr>
    </w:p>
    <w:p w14:paraId="47C6E698">
      <w:pPr>
        <w:autoSpaceDE/>
        <w:autoSpaceDN/>
        <w:adjustRightInd/>
        <w:spacing w:line="240" w:lineRule="auto"/>
        <w:ind w:firstLine="0" w:firstLineChars="0"/>
        <w:jc w:val="left"/>
        <w:rPr>
          <w:rFonts w:hint="eastAsia" w:ascii="仿宋" w:hAnsi="仿宋" w:eastAsia="仿宋" w:cs="仿宋"/>
          <w:b/>
          <w:sz w:val="28"/>
          <w:szCs w:val="28"/>
        </w:rPr>
      </w:pPr>
      <w:r>
        <w:rPr>
          <w:rFonts w:hint="eastAsia" w:ascii="仿宋" w:hAnsi="仿宋" w:eastAsia="仿宋" w:cs="仿宋"/>
          <w:b/>
          <w:sz w:val="28"/>
          <w:szCs w:val="28"/>
        </w:rPr>
        <w:br w:type="page"/>
      </w:r>
    </w:p>
    <w:p w14:paraId="29B7885E">
      <w:pPr>
        <w:autoSpaceDE/>
        <w:autoSpaceDN/>
        <w:adjustRightInd/>
        <w:spacing w:line="400" w:lineRule="exact"/>
        <w:ind w:firstLine="0" w:firstLineChars="0"/>
        <w:jc w:val="center"/>
        <w:rPr>
          <w:rFonts w:hint="eastAsia" w:ascii="仿宋" w:hAnsi="仿宋" w:eastAsia="仿宋" w:cs="仿宋"/>
          <w:b/>
          <w:sz w:val="28"/>
          <w:szCs w:val="28"/>
        </w:rPr>
      </w:pPr>
    </w:p>
    <w:p w14:paraId="39ABC614">
      <w:pPr>
        <w:autoSpaceDE/>
        <w:autoSpaceDN/>
        <w:adjustRightInd/>
        <w:spacing w:line="400" w:lineRule="exact"/>
        <w:ind w:firstLine="0" w:firstLineChars="0"/>
        <w:jc w:val="center"/>
        <w:outlineLvl w:val="1"/>
        <w:rPr>
          <w:rFonts w:hint="eastAsia" w:ascii="仿宋" w:hAnsi="仿宋" w:eastAsia="仿宋" w:cs="仿宋"/>
          <w:b/>
          <w:sz w:val="28"/>
          <w:szCs w:val="28"/>
        </w:rPr>
      </w:pPr>
      <w:r>
        <w:rPr>
          <w:rFonts w:hint="eastAsia" w:ascii="仿宋" w:hAnsi="仿宋" w:eastAsia="仿宋" w:cs="仿宋"/>
          <w:b/>
          <w:sz w:val="28"/>
          <w:szCs w:val="28"/>
        </w:rPr>
        <w:t>六、资格证明文件</w:t>
      </w:r>
    </w:p>
    <w:p w14:paraId="3D4DB22C">
      <w:pPr>
        <w:widowControl/>
        <w:autoSpaceDE/>
        <w:autoSpaceDN/>
        <w:adjustRightInd/>
        <w:ind w:firstLine="482"/>
        <w:rPr>
          <w:rFonts w:hint="eastAsia" w:ascii="仿宋" w:hAnsi="仿宋" w:eastAsia="仿宋" w:cs="仿宋"/>
          <w:b/>
          <w:bCs/>
          <w:sz w:val="24"/>
        </w:rPr>
      </w:pPr>
      <w:r>
        <w:rPr>
          <w:rFonts w:hint="eastAsia" w:ascii="仿宋" w:hAnsi="仿宋" w:eastAsia="仿宋" w:cs="仿宋"/>
          <w:b/>
          <w:bCs/>
          <w:sz w:val="24"/>
        </w:rPr>
        <w:t>供应商根据谈判文件中资格要求附相关资质证明文件复印件并加盖公章,必须保证与原件相符</w:t>
      </w:r>
    </w:p>
    <w:p w14:paraId="2D7B7DF1">
      <w:pPr>
        <w:autoSpaceDE/>
        <w:autoSpaceDN/>
        <w:adjustRightInd/>
        <w:spacing w:line="360" w:lineRule="auto"/>
        <w:ind w:firstLine="0" w:firstLineChars="0"/>
        <w:jc w:val="both"/>
        <w:rPr>
          <w:rFonts w:hint="eastAsia" w:ascii="仿宋" w:hAnsi="仿宋" w:eastAsia="仿宋" w:cs="仿宋"/>
          <w:bCs/>
          <w:sz w:val="24"/>
        </w:rPr>
      </w:pPr>
      <w:bookmarkStart w:id="32" w:name="_Toc310252881"/>
      <w:r>
        <w:rPr>
          <w:rFonts w:hint="eastAsia" w:ascii="仿宋" w:hAnsi="仿宋" w:eastAsia="仿宋" w:cs="仿宋"/>
          <w:bCs/>
          <w:sz w:val="24"/>
        </w:rPr>
        <w:t>按照供应商资格要求统一格式，内容。</w:t>
      </w:r>
    </w:p>
    <w:bookmarkEnd w:id="32"/>
    <w:p w14:paraId="3B7228DE">
      <w:pPr>
        <w:widowControl/>
        <w:spacing w:line="360" w:lineRule="auto"/>
        <w:ind w:firstLine="480"/>
        <w:rPr>
          <w:rFonts w:hint="eastAsia" w:ascii="仿宋" w:hAnsi="仿宋" w:eastAsia="仿宋" w:cs="仿宋"/>
          <w:color w:val="FF0000"/>
          <w:sz w:val="24"/>
        </w:rPr>
      </w:pPr>
      <w:r>
        <w:rPr>
          <w:rFonts w:hint="eastAsia" w:ascii="仿宋" w:hAnsi="仿宋" w:eastAsia="仿宋" w:cs="仿宋"/>
          <w:kern w:val="0"/>
          <w:sz w:val="24"/>
        </w:rPr>
        <w:t>1.</w:t>
      </w:r>
      <w:r>
        <w:rPr>
          <w:rFonts w:hint="eastAsia" w:ascii="仿宋" w:hAnsi="仿宋" w:eastAsia="仿宋" w:cs="仿宋"/>
        </w:rPr>
        <w:t xml:space="preserve"> </w:t>
      </w:r>
      <w:r>
        <w:rPr>
          <w:rFonts w:hint="eastAsia" w:ascii="仿宋" w:hAnsi="仿宋" w:eastAsia="仿宋" w:cs="仿宋"/>
          <w:kern w:val="0"/>
          <w:sz w:val="24"/>
        </w:rPr>
        <w:t>提供营业执照扫描件</w:t>
      </w:r>
    </w:p>
    <w:p w14:paraId="00D337AC">
      <w:pPr>
        <w:widowControl/>
        <w:spacing w:line="360" w:lineRule="auto"/>
        <w:ind w:firstLine="480"/>
        <w:rPr>
          <w:rFonts w:hint="eastAsia" w:ascii="仿宋" w:hAnsi="仿宋" w:eastAsia="仿宋" w:cs="仿宋"/>
          <w:kern w:val="0"/>
          <w:sz w:val="24"/>
        </w:rPr>
      </w:pPr>
      <w:r>
        <w:rPr>
          <w:rFonts w:hint="eastAsia" w:ascii="仿宋" w:hAnsi="仿宋" w:eastAsia="仿宋" w:cs="仿宋"/>
          <w:sz w:val="24"/>
        </w:rPr>
        <w:t>2.</w:t>
      </w:r>
      <w:r>
        <w:rPr>
          <w:rFonts w:hint="eastAsia" w:ascii="仿宋" w:hAnsi="仿宋" w:eastAsia="仿宋" w:cs="仿宋"/>
          <w:kern w:val="0"/>
          <w:sz w:val="24"/>
        </w:rPr>
        <w:t xml:space="preserve"> 提供产品所需相应资质文件</w:t>
      </w:r>
    </w:p>
    <w:p w14:paraId="044A112D">
      <w:pPr>
        <w:widowControl/>
        <w:spacing w:line="360" w:lineRule="auto"/>
        <w:ind w:firstLine="480"/>
        <w:rPr>
          <w:rFonts w:hint="eastAsia" w:ascii="仿宋" w:hAnsi="仿宋" w:eastAsia="仿宋" w:cs="仿宋"/>
          <w:sz w:val="24"/>
        </w:rPr>
      </w:pPr>
      <w:r>
        <w:rPr>
          <w:rFonts w:hint="eastAsia" w:ascii="仿宋" w:hAnsi="仿宋" w:eastAsia="仿宋" w:cs="仿宋"/>
          <w:kern w:val="0"/>
          <w:sz w:val="24"/>
        </w:rPr>
        <w:t>3. 提供三年内</w:t>
      </w:r>
      <w:r>
        <w:rPr>
          <w:rFonts w:hint="eastAsia" w:ascii="仿宋" w:hAnsi="仿宋" w:eastAsia="仿宋" w:cs="仿宋"/>
          <w:sz w:val="24"/>
        </w:rPr>
        <w:t>在经营活动中没有重大违法违规记录，未发生过重大质量安全事故承诺书（见模板）；</w:t>
      </w:r>
    </w:p>
    <w:p w14:paraId="71FA4283">
      <w:pPr>
        <w:widowControl/>
        <w:spacing w:line="360" w:lineRule="auto"/>
        <w:ind w:firstLine="480"/>
        <w:rPr>
          <w:rFonts w:hint="eastAsia" w:ascii="仿宋" w:hAnsi="仿宋" w:eastAsia="仿宋" w:cs="仿宋"/>
          <w:sz w:val="24"/>
        </w:rPr>
      </w:pPr>
      <w:r>
        <w:rPr>
          <w:rFonts w:hint="eastAsia" w:ascii="仿宋" w:hAnsi="仿宋" w:eastAsia="仿宋" w:cs="仿宋"/>
          <w:sz w:val="24"/>
        </w:rPr>
        <w:t xml:space="preserve">4. </w:t>
      </w:r>
      <w:r>
        <w:rPr>
          <w:rFonts w:hint="eastAsia" w:ascii="仿宋" w:hAnsi="仿宋" w:eastAsia="仿宋" w:cs="仿宋"/>
          <w:kern w:val="0"/>
          <w:sz w:val="24"/>
        </w:rPr>
        <w:t>提供</w:t>
      </w:r>
      <w:r>
        <w:rPr>
          <w:rFonts w:hint="eastAsia" w:ascii="仿宋" w:hAnsi="仿宋" w:eastAsia="仿宋" w:cs="仿宋"/>
          <w:sz w:val="24"/>
        </w:rPr>
        <w:t>近三年内具有同类产品生产制造/销售的供货业绩</w:t>
      </w:r>
      <w:bookmarkStart w:id="33" w:name="_Hlk145074084"/>
      <w:r>
        <w:rPr>
          <w:rFonts w:hint="eastAsia" w:ascii="仿宋" w:hAnsi="仿宋" w:eastAsia="仿宋" w:cs="仿宋"/>
          <w:sz w:val="24"/>
        </w:rPr>
        <w:t xml:space="preserve">； </w:t>
      </w:r>
      <w:bookmarkEnd w:id="33"/>
    </w:p>
    <w:p w14:paraId="456F2A07">
      <w:pPr>
        <w:widowControl/>
        <w:spacing w:line="360" w:lineRule="auto"/>
        <w:ind w:firstLine="480"/>
        <w:rPr>
          <w:rFonts w:hint="eastAsia" w:ascii="仿宋" w:hAnsi="仿宋" w:eastAsia="仿宋" w:cs="仿宋"/>
          <w:sz w:val="24"/>
        </w:rPr>
      </w:pPr>
      <w:r>
        <w:rPr>
          <w:rFonts w:hint="eastAsia" w:ascii="仿宋" w:hAnsi="仿宋" w:eastAsia="仿宋" w:cs="仿宋"/>
          <w:kern w:val="0"/>
          <w:sz w:val="24"/>
        </w:rPr>
        <w:t>5. 本次谈判不接受供货商联合体参与谈判报价；</w:t>
      </w:r>
    </w:p>
    <w:p w14:paraId="1D96CC2C">
      <w:pPr>
        <w:widowControl/>
        <w:spacing w:line="360" w:lineRule="auto"/>
        <w:ind w:firstLine="480"/>
        <w:rPr>
          <w:rFonts w:hint="eastAsia" w:ascii="仿宋" w:hAnsi="仿宋" w:eastAsia="仿宋" w:cs="仿宋"/>
          <w:kern w:val="0"/>
          <w:sz w:val="24"/>
        </w:rPr>
      </w:pPr>
      <w:r>
        <w:rPr>
          <w:rFonts w:hint="eastAsia" w:ascii="仿宋" w:hAnsi="仿宋" w:eastAsia="仿宋" w:cs="仿宋"/>
          <w:kern w:val="0"/>
          <w:sz w:val="24"/>
        </w:rPr>
        <w:t>6. 根据采购项目的其它资格要求。</w:t>
      </w:r>
    </w:p>
    <w:p w14:paraId="698DF2C4">
      <w:pPr>
        <w:widowControl/>
        <w:autoSpaceDE/>
        <w:autoSpaceDN/>
        <w:adjustRightInd/>
        <w:ind w:firstLine="0" w:firstLineChars="0"/>
        <w:rPr>
          <w:rFonts w:hint="eastAsia" w:ascii="仿宋" w:hAnsi="仿宋" w:eastAsia="仿宋" w:cs="仿宋"/>
          <w:bCs/>
          <w:sz w:val="24"/>
        </w:rPr>
      </w:pPr>
    </w:p>
    <w:p w14:paraId="078C265F">
      <w:pPr>
        <w:widowControl/>
        <w:autoSpaceDE/>
        <w:autoSpaceDN/>
        <w:adjustRightInd/>
        <w:ind w:firstLine="0" w:firstLineChars="0"/>
        <w:rPr>
          <w:rFonts w:hint="eastAsia" w:ascii="仿宋" w:hAnsi="仿宋" w:eastAsia="仿宋" w:cs="仿宋"/>
          <w:bCs/>
          <w:sz w:val="24"/>
        </w:rPr>
      </w:pPr>
      <w:r>
        <w:rPr>
          <w:rFonts w:hint="eastAsia" w:ascii="仿宋" w:hAnsi="仿宋" w:eastAsia="仿宋" w:cs="仿宋"/>
          <w:bCs/>
          <w:sz w:val="24"/>
        </w:rPr>
        <w:t>承诺书模板：</w:t>
      </w:r>
    </w:p>
    <w:p w14:paraId="760D33EA">
      <w:pPr>
        <w:pStyle w:val="272"/>
        <w:spacing w:line="407" w:lineRule="exact"/>
        <w:ind w:left="1820" w:hanging="560"/>
        <w:jc w:val="both"/>
        <w:rPr>
          <w:rFonts w:hint="eastAsia" w:ascii="仿宋" w:hAnsi="仿宋" w:eastAsia="仿宋" w:cs="仿宋"/>
          <w:sz w:val="24"/>
          <w:szCs w:val="24"/>
          <w:lang w:eastAsia="zh-CN"/>
        </w:rPr>
      </w:pPr>
    </w:p>
    <w:p w14:paraId="6B07726D">
      <w:pPr>
        <w:pStyle w:val="272"/>
        <w:spacing w:line="407" w:lineRule="exact"/>
        <w:ind w:firstLine="0"/>
        <w:jc w:val="both"/>
        <w:rPr>
          <w:rFonts w:hint="eastAsia" w:ascii="仿宋" w:hAnsi="仿宋" w:eastAsia="仿宋" w:cs="仿宋"/>
          <w:sz w:val="24"/>
          <w:szCs w:val="24"/>
        </w:rPr>
      </w:pPr>
      <w:r>
        <w:rPr>
          <w:rFonts w:hint="eastAsia" w:ascii="仿宋" w:hAnsi="仿宋" w:eastAsia="仿宋" w:cs="仿宋"/>
          <w:b/>
          <w:sz w:val="24"/>
          <w:szCs w:val="24"/>
        </w:rPr>
        <w:t>致</w:t>
      </w:r>
      <w:r>
        <w:rPr>
          <w:rFonts w:hint="eastAsia" w:ascii="仿宋" w:hAnsi="仿宋" w:eastAsia="仿宋" w:cs="仿宋"/>
          <w:sz w:val="24"/>
          <w:szCs w:val="24"/>
        </w:rPr>
        <w:t>：</w:t>
      </w:r>
      <w:r>
        <w:rPr>
          <w:rFonts w:hint="eastAsia" w:ascii="仿宋" w:hAnsi="仿宋" w:eastAsia="仿宋" w:cs="仿宋"/>
          <w:sz w:val="24"/>
          <w:u w:val="single"/>
        </w:rPr>
        <w:t>南京</w:t>
      </w:r>
      <w:r>
        <w:rPr>
          <w:rFonts w:hint="eastAsia" w:ascii="仿宋" w:hAnsi="仿宋" w:eastAsia="仿宋" w:cs="仿宋"/>
          <w:sz w:val="24"/>
          <w:u w:val="single"/>
          <w:lang w:val="en-US" w:eastAsia="zh-CN"/>
        </w:rPr>
        <w:t>三方化工设备监理有限公司</w:t>
      </w:r>
    </w:p>
    <w:p w14:paraId="1FD08879">
      <w:pPr>
        <w:pStyle w:val="272"/>
        <w:spacing w:line="407" w:lineRule="exact"/>
        <w:ind w:firstLine="480" w:firstLineChars="200"/>
        <w:jc w:val="both"/>
        <w:rPr>
          <w:rFonts w:hint="eastAsia" w:ascii="仿宋" w:hAnsi="仿宋" w:eastAsia="仿宋" w:cs="仿宋"/>
          <w:sz w:val="24"/>
          <w:szCs w:val="24"/>
        </w:rPr>
      </w:pPr>
      <w:r>
        <w:rPr>
          <w:rFonts w:hint="eastAsia" w:ascii="仿宋" w:hAnsi="仿宋" w:eastAsia="仿宋" w:cs="仿宋"/>
          <w:sz w:val="24"/>
          <w:szCs w:val="24"/>
        </w:rPr>
        <w:t>我公司在近三年</w:t>
      </w:r>
      <w:r>
        <w:rPr>
          <w:rFonts w:hint="eastAsia" w:ascii="仿宋" w:hAnsi="仿宋" w:eastAsia="仿宋" w:cs="仿宋"/>
          <w:sz w:val="24"/>
          <w:szCs w:val="24"/>
          <w:lang w:eastAsia="zh-CN"/>
        </w:rPr>
        <w:t>经营生产中</w:t>
      </w:r>
      <w:r>
        <w:rPr>
          <w:rFonts w:hint="eastAsia" w:ascii="仿宋" w:hAnsi="仿宋" w:eastAsia="仿宋" w:cs="仿宋"/>
          <w:sz w:val="24"/>
          <w:szCs w:val="24"/>
        </w:rPr>
        <w:t>，无</w:t>
      </w:r>
      <w:r>
        <w:rPr>
          <w:rFonts w:hint="eastAsia" w:ascii="仿宋" w:hAnsi="仿宋" w:eastAsia="仿宋" w:cs="仿宋"/>
          <w:sz w:val="24"/>
          <w:szCs w:val="24"/>
          <w:lang w:eastAsia="zh-CN"/>
        </w:rPr>
        <w:t>重大</w:t>
      </w:r>
      <w:r>
        <w:rPr>
          <w:rFonts w:hint="eastAsia" w:ascii="仿宋" w:hAnsi="仿宋" w:eastAsia="仿宋" w:cs="仿宋"/>
          <w:sz w:val="24"/>
          <w:szCs w:val="24"/>
        </w:rPr>
        <w:t>违法、违规的不良记录，无违反</w:t>
      </w:r>
      <w:r>
        <w:rPr>
          <w:rFonts w:hint="eastAsia" w:ascii="仿宋" w:hAnsi="仿宋" w:eastAsia="仿宋" w:cs="仿宋"/>
          <w:sz w:val="24"/>
          <w:szCs w:val="24"/>
          <w:lang w:eastAsia="zh-CN"/>
        </w:rPr>
        <w:t>HSE相关事故</w:t>
      </w:r>
      <w:r>
        <w:rPr>
          <w:rFonts w:hint="eastAsia" w:ascii="仿宋" w:hAnsi="仿宋" w:eastAsia="仿宋" w:cs="仿宋"/>
          <w:sz w:val="24"/>
          <w:szCs w:val="24"/>
        </w:rPr>
        <w:t>。我公司在投标期间没有处于被责令停业、或财产被接管或冻结、或被暂停参加投标活动的处罚阶段。</w:t>
      </w:r>
    </w:p>
    <w:p w14:paraId="5F5E5C86">
      <w:pPr>
        <w:pStyle w:val="272"/>
        <w:spacing w:line="360" w:lineRule="auto"/>
        <w:rPr>
          <w:rFonts w:hint="eastAsia" w:ascii="仿宋" w:hAnsi="仿宋" w:eastAsia="仿宋" w:cs="仿宋"/>
          <w:sz w:val="24"/>
          <w:szCs w:val="24"/>
        </w:rPr>
      </w:pPr>
      <w:r>
        <w:rPr>
          <w:rFonts w:hint="eastAsia" w:ascii="仿宋" w:hAnsi="仿宋" w:eastAsia="仿宋" w:cs="仿宋"/>
          <w:sz w:val="24"/>
          <w:szCs w:val="24"/>
        </w:rPr>
        <w:t>若在本次报价的全过程中，被查实我公司提供的资料及上述承诺不属实，或提供的相关资料不属实或不满足资格预审文件的要求，则采购单位有权取消我公司的投标及中标资格，且我公司将无条件承担由此给本次谈判带来的一切后果（包括经济损失）。</w:t>
      </w:r>
    </w:p>
    <w:p w14:paraId="76B8B678">
      <w:pPr>
        <w:pStyle w:val="272"/>
        <w:spacing w:line="360" w:lineRule="auto"/>
        <w:ind w:left="1820" w:hanging="560"/>
        <w:rPr>
          <w:rFonts w:hint="eastAsia" w:ascii="仿宋" w:hAnsi="仿宋" w:eastAsia="仿宋" w:cs="仿宋"/>
          <w:sz w:val="24"/>
          <w:szCs w:val="24"/>
        </w:rPr>
      </w:pPr>
      <w:r>
        <w:rPr>
          <w:rFonts w:hint="eastAsia" w:ascii="仿宋" w:hAnsi="仿宋" w:eastAsia="仿宋" w:cs="仿宋"/>
          <w:sz w:val="24"/>
          <w:szCs w:val="24"/>
        </w:rPr>
        <w:t>特此承诺。</w:t>
      </w:r>
    </w:p>
    <w:p w14:paraId="7AD572EE">
      <w:pPr>
        <w:pStyle w:val="272"/>
        <w:spacing w:line="360" w:lineRule="auto"/>
        <w:ind w:firstLine="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附特殊要求承诺</w:t>
      </w:r>
    </w:p>
    <w:tbl>
      <w:tblPr>
        <w:tblStyle w:val="88"/>
        <w:tblW w:w="9042" w:type="dxa"/>
        <w:tblInd w:w="10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31"/>
        <w:gridCol w:w="4433"/>
        <w:gridCol w:w="3878"/>
      </w:tblGrid>
      <w:tr w14:paraId="398D5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6" w:hRule="atLeast"/>
        </w:trPr>
        <w:tc>
          <w:tcPr>
            <w:tcW w:w="9042"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8479ED">
            <w:pPr>
              <w:keepNext w:val="0"/>
              <w:keepLines w:val="0"/>
              <w:widowControl/>
              <w:suppressLineNumbers w:val="0"/>
              <w:ind w:firstLine="0" w:firstLineChars="0"/>
              <w:jc w:val="center"/>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业务承诺</w:t>
            </w:r>
          </w:p>
        </w:tc>
      </w:tr>
      <w:tr w14:paraId="292A1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8220E0">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85B28C">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甲方关注事项</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3CD555">
            <w:pPr>
              <w:keepNext w:val="0"/>
              <w:keepLines w:val="0"/>
              <w:widowControl/>
              <w:suppressLineNumbers w:val="0"/>
              <w:jc w:val="left"/>
              <w:textAlignment w:val="center"/>
              <w:rPr>
                <w:rFonts w:hint="eastAsia" w:ascii="仿宋" w:hAnsi="仿宋" w:eastAsia="仿宋" w:cs="仿宋"/>
                <w:i w:val="0"/>
                <w:iCs w:val="0"/>
                <w:color w:val="auto"/>
                <w:kern w:val="0"/>
                <w:sz w:val="24"/>
                <w:szCs w:val="24"/>
                <w:u w:val="none"/>
                <w:lang w:val="zh-TW" w:eastAsia="zh-TW" w:bidi="zh-TW"/>
              </w:rPr>
            </w:pPr>
          </w:p>
        </w:tc>
      </w:tr>
      <w:tr w14:paraId="33CFC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2E632D">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4821E1">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三方公司对项目开发的可参与程度</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9B2718">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3AFEA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138133">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2</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FDBB6">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是否能够一起办公</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78525E">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2AE4E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211F07">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D951AF">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需求沟通的便捷性及问题响应时间</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521904">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3AE7D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EB0B41">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4</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74F3BC">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软件公司提供的人员配置</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114212">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663D5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706D0D">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5</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D6B0BE">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合同签订后最快进场开发的时间及投入人员</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94A6AC">
            <w:pPr>
              <w:keepNext w:val="0"/>
              <w:keepLines w:val="0"/>
              <w:widowControl/>
              <w:suppressLineNumbers w:val="0"/>
              <w:ind w:left="0" w:leftChars="0" w:firstLine="440" w:firstLineChars="200"/>
              <w:jc w:val="left"/>
              <w:textAlignment w:val="center"/>
              <w:rPr>
                <w:rFonts w:hint="eastAsia" w:ascii="仿宋" w:hAnsi="仿宋" w:eastAsia="仿宋" w:cs="仿宋"/>
                <w:i w:val="0"/>
                <w:iCs w:val="0"/>
                <w:color w:val="000000"/>
                <w:kern w:val="0"/>
                <w:sz w:val="22"/>
                <w:szCs w:val="22"/>
                <w:u w:val="none"/>
                <w:lang w:val="en-US" w:eastAsia="zh-CN" w:bidi="ar"/>
              </w:rPr>
            </w:pPr>
          </w:p>
        </w:tc>
      </w:tr>
      <w:tr w14:paraId="29288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1378BB">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6</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CA21C9">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对报表系统的使用经验及业绩</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101E74">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4F83F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E8F538">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7</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A8D1A9">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公司人员及规模</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F8142F">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26AE3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8A9CE2">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8</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7BB1C">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过往开发项目业绩与平台相似度</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9CC012">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40941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FD15AB">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9</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93884">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合同付款意向</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04274D">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071ED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F816CE">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10</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ECB23A">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技术方案完备合理性</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36270B">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1D712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69260">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11</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0251F8">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需求交流参与积极性</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6ED97F">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3B125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C5257">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12</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F07CEE">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软件报价</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230723">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24ECE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2BC326">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13</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C755AC">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是否可以参与东软报表培训</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787524">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32DD0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7BB377">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14</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F7CF6C">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技术保密，版权，赔偿</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1D92F7">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0E51D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9A9181">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15</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FF613C">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bug承诺终生修复</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E9B9B8">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5673D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E902CA">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16</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4E83FB">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对公司使用交付文档及人员培训</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1A55D">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39F36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4067AE">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17</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F54B7">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对公司技术力量的培养及技术问题答疑</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449647">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4E618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67C1D9">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18</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BB74A9">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能否接受甲方技术栈的要求</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BE01E6">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6D765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618AEF">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19</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B31985">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提供专人解决现网问题(包括周末，节假日)</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F48D45">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1D68C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FCCE54">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20</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63AD0A">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是否接受软件开发合同条款</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1B3E1F">
            <w:pPr>
              <w:keepNext w:val="0"/>
              <w:keepLines w:val="0"/>
              <w:widowControl/>
              <w:suppressLineNumbers w:val="0"/>
              <w:jc w:val="left"/>
              <w:textAlignment w:val="center"/>
              <w:rPr>
                <w:rFonts w:hint="eastAsia" w:ascii="仿宋" w:hAnsi="仿宋" w:eastAsia="仿宋" w:cs="仿宋"/>
                <w:i w:val="0"/>
                <w:iCs w:val="0"/>
                <w:color w:val="000000"/>
                <w:kern w:val="0"/>
                <w:sz w:val="20"/>
                <w:szCs w:val="20"/>
                <w:u w:val="none"/>
                <w:lang w:val="en-US" w:eastAsia="zh-CN" w:bidi="ar"/>
              </w:rPr>
            </w:pPr>
          </w:p>
        </w:tc>
      </w:tr>
    </w:tbl>
    <w:p w14:paraId="7AD56303">
      <w:pPr>
        <w:pStyle w:val="272"/>
        <w:spacing w:line="360" w:lineRule="auto"/>
        <w:rPr>
          <w:rFonts w:hint="eastAsia" w:ascii="仿宋" w:hAnsi="仿宋" w:eastAsia="仿宋" w:cs="仿宋"/>
          <w:sz w:val="24"/>
          <w:szCs w:val="24"/>
        </w:rPr>
      </w:pPr>
    </w:p>
    <w:p w14:paraId="6CC4F357">
      <w:pPr>
        <w:pStyle w:val="272"/>
        <w:spacing w:after="340" w:line="407" w:lineRule="exact"/>
        <w:ind w:left="1820" w:right="1400" w:hanging="560"/>
        <w:jc w:val="center"/>
        <w:rPr>
          <w:rFonts w:hint="eastAsia" w:ascii="仿宋" w:hAnsi="仿宋" w:eastAsia="仿宋" w:cs="仿宋"/>
          <w:sz w:val="24"/>
          <w:szCs w:val="24"/>
          <w:u w:val="single"/>
          <w:lang w:eastAsia="zh-CN"/>
        </w:rPr>
      </w:pPr>
      <w:r>
        <w:rPr>
          <w:rFonts w:hint="eastAsia" w:ascii="仿宋" w:hAnsi="仿宋" w:eastAsia="仿宋" w:cs="仿宋"/>
          <w:sz w:val="24"/>
          <w:szCs w:val="24"/>
          <w:lang w:eastAsia="zh-CN"/>
        </w:rPr>
        <w:t xml:space="preserve">                                         </w:t>
      </w:r>
      <w:r>
        <w:rPr>
          <w:rFonts w:hint="eastAsia" w:ascii="仿宋" w:hAnsi="仿宋" w:eastAsia="仿宋" w:cs="仿宋"/>
          <w:sz w:val="24"/>
          <w:szCs w:val="24"/>
        </w:rPr>
        <w:t>承诺人：</w:t>
      </w:r>
      <w:r>
        <w:rPr>
          <w:rFonts w:hint="eastAsia" w:ascii="仿宋" w:hAnsi="仿宋" w:eastAsia="仿宋" w:cs="仿宋"/>
          <w:sz w:val="24"/>
          <w:szCs w:val="24"/>
          <w:u w:val="single"/>
          <w:lang w:eastAsia="zh-CN"/>
        </w:rPr>
        <w:t xml:space="preserve">              </w:t>
      </w:r>
    </w:p>
    <w:p w14:paraId="712DF14C">
      <w:pPr>
        <w:pStyle w:val="274"/>
        <w:ind w:left="2940" w:right="800"/>
        <w:rPr>
          <w:rFonts w:hint="eastAsia" w:ascii="仿宋" w:hAnsi="仿宋" w:eastAsia="仿宋" w:cs="仿宋"/>
          <w:sz w:val="24"/>
          <w:szCs w:val="24"/>
          <w:lang w:val="zh-TW" w:eastAsia="zh-TW" w:bidi="zh-TW"/>
        </w:rPr>
        <w:sectPr>
          <w:pgSz w:w="11906" w:h="16838"/>
          <w:pgMar w:top="1134" w:right="1134" w:bottom="567" w:left="1134"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仿宋" w:hAnsi="仿宋" w:eastAsia="仿宋" w:cs="仿宋"/>
          <w:sz w:val="24"/>
          <w:szCs w:val="24"/>
          <w:lang w:val="zh-TW" w:eastAsia="zh-TW" w:bidi="zh-TW"/>
        </w:rPr>
        <w:t>年</w:t>
      </w:r>
      <w:r>
        <w:rPr>
          <w:rFonts w:hint="eastAsia" w:ascii="仿宋" w:hAnsi="仿宋" w:eastAsia="仿宋" w:cs="仿宋"/>
          <w:sz w:val="24"/>
          <w:szCs w:val="24"/>
          <w:lang w:val="zh-TW" w:bidi="zh-TW"/>
        </w:rPr>
        <w:t xml:space="preserve">   </w:t>
      </w:r>
      <w:r>
        <w:rPr>
          <w:rFonts w:hint="eastAsia" w:ascii="仿宋" w:hAnsi="仿宋" w:eastAsia="仿宋" w:cs="仿宋"/>
          <w:sz w:val="24"/>
          <w:szCs w:val="24"/>
          <w:lang w:val="zh-TW" w:eastAsia="zh-TW" w:bidi="zh-TW"/>
        </w:rPr>
        <w:t>月</w:t>
      </w:r>
      <w:r>
        <w:rPr>
          <w:rFonts w:hint="eastAsia" w:ascii="仿宋" w:hAnsi="仿宋" w:eastAsia="仿宋" w:cs="仿宋"/>
          <w:sz w:val="24"/>
          <w:szCs w:val="24"/>
          <w:lang w:val="zh-TW" w:bidi="zh-TW"/>
        </w:rPr>
        <w:t xml:space="preserve">   </w:t>
      </w:r>
      <w:r>
        <w:rPr>
          <w:rFonts w:hint="eastAsia" w:ascii="仿宋" w:hAnsi="仿宋" w:eastAsia="仿宋" w:cs="仿宋"/>
          <w:sz w:val="24"/>
          <w:szCs w:val="24"/>
          <w:lang w:val="zh-TW" w:eastAsia="zh-TW" w:bidi="zh-TW"/>
        </w:rPr>
        <w:t>日</w:t>
      </w:r>
    </w:p>
    <w:p w14:paraId="3B041873">
      <w:pPr>
        <w:pStyle w:val="274"/>
        <w:ind w:left="2940" w:right="800"/>
        <w:rPr>
          <w:rFonts w:hint="eastAsia" w:ascii="仿宋" w:hAnsi="仿宋" w:eastAsia="仿宋" w:cs="仿宋"/>
          <w:sz w:val="24"/>
          <w:szCs w:val="24"/>
          <w:lang w:val="zh-TW" w:eastAsia="zh-TW" w:bidi="zh-TW"/>
        </w:rPr>
      </w:pPr>
    </w:p>
    <w:p w14:paraId="164E0E2B">
      <w:pPr>
        <w:autoSpaceDE/>
        <w:autoSpaceDN/>
        <w:adjustRightInd/>
        <w:spacing w:line="400" w:lineRule="exact"/>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七、产品的质保、售后服务承诺及技术保障等相关文件</w:t>
      </w:r>
    </w:p>
    <w:p w14:paraId="4C5D1A2D">
      <w:pPr>
        <w:autoSpaceDE/>
        <w:autoSpaceDN/>
        <w:adjustRightInd/>
        <w:spacing w:line="360" w:lineRule="auto"/>
        <w:ind w:firstLine="117" w:firstLineChars="49"/>
        <w:jc w:val="both"/>
        <w:rPr>
          <w:rFonts w:hint="eastAsia" w:ascii="仿宋" w:hAnsi="仿宋" w:eastAsia="仿宋" w:cs="仿宋"/>
          <w:bCs/>
          <w:sz w:val="24"/>
        </w:rPr>
      </w:pPr>
      <w:r>
        <w:rPr>
          <w:rFonts w:hint="eastAsia" w:ascii="仿宋" w:hAnsi="仿宋" w:eastAsia="仿宋" w:cs="仿宋"/>
          <w:bCs/>
          <w:sz w:val="24"/>
          <w:highlight w:val="yellow"/>
        </w:rPr>
        <w:t>格式自拟</w:t>
      </w:r>
    </w:p>
    <w:p w14:paraId="08310662">
      <w:pPr>
        <w:autoSpaceDE/>
        <w:autoSpaceDN/>
        <w:adjustRightInd/>
        <w:spacing w:line="360" w:lineRule="auto"/>
        <w:ind w:firstLine="117" w:firstLineChars="49"/>
        <w:jc w:val="both"/>
        <w:rPr>
          <w:rFonts w:hint="eastAsia" w:ascii="仿宋" w:hAnsi="仿宋" w:eastAsia="仿宋" w:cs="仿宋"/>
          <w:bCs/>
          <w:sz w:val="24"/>
        </w:rPr>
      </w:pPr>
    </w:p>
    <w:p w14:paraId="72738AAF">
      <w:pPr>
        <w:autoSpaceDE/>
        <w:autoSpaceDN/>
        <w:adjustRightInd/>
        <w:spacing w:line="400" w:lineRule="exact"/>
        <w:ind w:firstLine="0" w:firstLineChars="0"/>
        <w:jc w:val="center"/>
        <w:rPr>
          <w:rFonts w:hint="eastAsia" w:ascii="仿宋" w:hAnsi="仿宋" w:eastAsia="仿宋" w:cs="仿宋"/>
          <w:b/>
          <w:sz w:val="28"/>
          <w:szCs w:val="28"/>
        </w:rPr>
      </w:pPr>
      <w:r>
        <w:rPr>
          <w:rFonts w:hint="eastAsia" w:ascii="仿宋" w:hAnsi="仿宋" w:eastAsia="仿宋" w:cs="仿宋"/>
          <w:b/>
          <w:sz w:val="28"/>
          <w:szCs w:val="28"/>
        </w:rPr>
        <w:t>八、供货及服务方案</w:t>
      </w:r>
    </w:p>
    <w:p w14:paraId="4C07CD17">
      <w:pPr>
        <w:autoSpaceDE/>
        <w:autoSpaceDN/>
        <w:adjustRightInd/>
        <w:spacing w:line="360" w:lineRule="auto"/>
        <w:ind w:firstLine="117" w:firstLineChars="49"/>
        <w:jc w:val="both"/>
        <w:rPr>
          <w:rFonts w:hint="eastAsia" w:ascii="仿宋" w:hAnsi="仿宋" w:eastAsia="仿宋" w:cs="仿宋"/>
          <w:sz w:val="24"/>
        </w:rPr>
      </w:pPr>
      <w:r>
        <w:rPr>
          <w:rFonts w:hint="eastAsia" w:ascii="仿宋" w:hAnsi="仿宋" w:eastAsia="仿宋" w:cs="仿宋"/>
          <w:bCs/>
          <w:sz w:val="24"/>
          <w:highlight w:val="yellow"/>
        </w:rPr>
        <w:t>格式自拟，</w:t>
      </w:r>
      <w:r>
        <w:rPr>
          <w:rFonts w:hint="eastAsia" w:ascii="仿宋" w:hAnsi="仿宋" w:eastAsia="仿宋" w:cs="仿宋"/>
          <w:sz w:val="24"/>
        </w:rPr>
        <w:t>供应商列明针对本项目的供货方案、服务方案等。</w:t>
      </w:r>
    </w:p>
    <w:p w14:paraId="4BC7E5E1">
      <w:pPr>
        <w:autoSpaceDE/>
        <w:autoSpaceDN/>
        <w:adjustRightInd/>
        <w:spacing w:line="360" w:lineRule="auto"/>
        <w:ind w:firstLine="562"/>
        <w:jc w:val="center"/>
        <w:rPr>
          <w:rFonts w:hint="eastAsia" w:ascii="仿宋" w:hAnsi="仿宋" w:eastAsia="仿宋" w:cs="仿宋"/>
          <w:b/>
          <w:sz w:val="28"/>
          <w:szCs w:val="28"/>
        </w:rPr>
      </w:pPr>
      <w:r>
        <w:rPr>
          <w:rFonts w:hint="eastAsia" w:ascii="仿宋" w:hAnsi="仿宋" w:eastAsia="仿宋" w:cs="仿宋"/>
          <w:b/>
          <w:sz w:val="28"/>
          <w:szCs w:val="28"/>
        </w:rPr>
        <w:t>九、供应商认为必要的其它文件</w:t>
      </w:r>
    </w:p>
    <w:p w14:paraId="468DA243">
      <w:pPr>
        <w:autoSpaceDE/>
        <w:autoSpaceDN/>
        <w:adjustRightInd/>
        <w:spacing w:line="360" w:lineRule="auto"/>
        <w:ind w:firstLine="117" w:firstLineChars="49"/>
        <w:jc w:val="both"/>
        <w:rPr>
          <w:rFonts w:hint="eastAsia" w:ascii="仿宋" w:hAnsi="仿宋" w:eastAsia="仿宋" w:cs="仿宋"/>
          <w:bCs/>
          <w:sz w:val="24"/>
        </w:rPr>
      </w:pPr>
      <w:r>
        <w:rPr>
          <w:rFonts w:hint="eastAsia" w:ascii="仿宋" w:hAnsi="仿宋" w:eastAsia="仿宋" w:cs="仿宋"/>
          <w:bCs/>
          <w:sz w:val="24"/>
          <w:highlight w:val="yellow"/>
        </w:rPr>
        <w:t>格式自拟</w:t>
      </w:r>
    </w:p>
    <w:p w14:paraId="3E005383">
      <w:pPr>
        <w:autoSpaceDE/>
        <w:autoSpaceDN/>
        <w:adjustRightInd/>
        <w:spacing w:line="360" w:lineRule="auto"/>
        <w:ind w:firstLine="562"/>
        <w:rPr>
          <w:rFonts w:hint="eastAsia" w:ascii="仿宋" w:hAnsi="仿宋" w:eastAsia="仿宋" w:cs="仿宋"/>
          <w:b/>
          <w:sz w:val="28"/>
          <w:szCs w:val="28"/>
        </w:rPr>
      </w:pPr>
    </w:p>
    <w:p w14:paraId="10683BBE">
      <w:pPr>
        <w:pStyle w:val="65"/>
        <w:snapToGrid w:val="0"/>
        <w:spacing w:line="348" w:lineRule="auto"/>
        <w:rPr>
          <w:rFonts w:hint="eastAsia" w:ascii="仿宋" w:hAnsi="仿宋" w:eastAsia="仿宋" w:cs="仿宋"/>
        </w:rPr>
      </w:pPr>
      <w:r>
        <w:rPr>
          <w:rFonts w:hint="eastAsia" w:ascii="仿宋" w:hAnsi="仿宋" w:eastAsia="仿宋" w:cs="仿宋"/>
          <w:sz w:val="28"/>
          <w:szCs w:val="28"/>
        </w:rPr>
        <w:br w:type="page"/>
      </w:r>
      <w:bookmarkStart w:id="34" w:name="_Toc452372363"/>
      <w:bookmarkStart w:id="35" w:name="_Toc144893936"/>
      <w:r>
        <w:rPr>
          <w:rFonts w:hint="eastAsia" w:ascii="仿宋" w:hAnsi="仿宋" w:eastAsia="仿宋" w:cs="仿宋"/>
        </w:rPr>
        <w:t>第八章</w:t>
      </w:r>
      <w:bookmarkEnd w:id="34"/>
      <w:r>
        <w:rPr>
          <w:rFonts w:hint="eastAsia" w:ascii="仿宋" w:hAnsi="仿宋" w:eastAsia="仿宋" w:cs="仿宋"/>
        </w:rPr>
        <w:t>其他</w:t>
      </w:r>
      <w:bookmarkEnd w:id="35"/>
    </w:p>
    <w:p w14:paraId="137377B4">
      <w:pPr>
        <w:keepNext/>
        <w:keepLines/>
        <w:autoSpaceDE/>
        <w:autoSpaceDN/>
        <w:adjustRightInd/>
        <w:spacing w:before="260" w:after="260" w:line="416" w:lineRule="auto"/>
        <w:ind w:firstLine="0" w:firstLineChars="0"/>
        <w:jc w:val="both"/>
        <w:outlineLvl w:val="1"/>
        <w:rPr>
          <w:rFonts w:hint="eastAsia" w:ascii="仿宋" w:hAnsi="仿宋" w:eastAsia="仿宋" w:cs="仿宋"/>
          <w:b/>
          <w:bCs/>
          <w:color w:val="000000"/>
          <w:sz w:val="28"/>
          <w:szCs w:val="28"/>
        </w:rPr>
      </w:pPr>
      <w:bookmarkStart w:id="36" w:name="_Toc452372364"/>
      <w:bookmarkStart w:id="37" w:name="_Toc452369962"/>
      <w:bookmarkStart w:id="38" w:name="_Toc452064734"/>
      <w:bookmarkStart w:id="39" w:name="_Toc403636558"/>
      <w:r>
        <w:rPr>
          <w:rFonts w:hint="eastAsia" w:ascii="仿宋" w:hAnsi="仿宋" w:eastAsia="仿宋" w:cs="仿宋"/>
          <w:b/>
          <w:bCs/>
          <w:color w:val="000000"/>
          <w:sz w:val="28"/>
          <w:szCs w:val="28"/>
        </w:rPr>
        <w:t>封套样式</w:t>
      </w:r>
      <w:bookmarkEnd w:id="36"/>
      <w:bookmarkEnd w:id="37"/>
      <w:bookmarkEnd w:id="38"/>
      <w:bookmarkEnd w:id="39"/>
    </w:p>
    <w:p w14:paraId="202D437D">
      <w:pPr>
        <w:autoSpaceDE/>
        <w:autoSpaceDN/>
        <w:adjustRightInd/>
        <w:ind w:firstLine="0" w:firstLineChars="0"/>
        <w:jc w:val="both"/>
        <w:rPr>
          <w:rFonts w:hint="eastAsia" w:ascii="仿宋" w:hAnsi="仿宋" w:eastAsia="仿宋" w:cs="仿宋"/>
          <w:color w:val="000000"/>
          <w:sz w:val="28"/>
          <w:szCs w:val="28"/>
        </w:rPr>
      </w:pPr>
    </w:p>
    <w:p w14:paraId="781926C0">
      <w:pPr>
        <w:autoSpaceDE/>
        <w:autoSpaceDN/>
        <w:adjustRightInd/>
        <w:ind w:firstLine="0" w:firstLineChars="0"/>
        <w:jc w:val="both"/>
        <w:rPr>
          <w:rFonts w:hint="eastAsia" w:ascii="仿宋" w:hAnsi="仿宋" w:eastAsia="仿宋" w:cs="仿宋"/>
          <w:color w:val="000000"/>
          <w:sz w:val="28"/>
          <w:szCs w:val="28"/>
        </w:rPr>
      </w:pPr>
    </w:p>
    <w:p w14:paraId="66265495">
      <w:pPr>
        <w:autoSpaceDE/>
        <w:autoSpaceDN/>
        <w:adjustRightInd/>
        <w:ind w:firstLine="0" w:firstLineChars="0"/>
        <w:jc w:val="both"/>
        <w:rPr>
          <w:rFonts w:hint="eastAsia" w:ascii="仿宋" w:hAnsi="仿宋" w:eastAsia="仿宋" w:cs="仿宋"/>
          <w:color w:val="000000"/>
          <w:sz w:val="28"/>
          <w:szCs w:val="28"/>
        </w:rPr>
      </w:pPr>
    </w:p>
    <w:p w14:paraId="4942A0D0">
      <w:pPr>
        <w:autoSpaceDE/>
        <w:autoSpaceDN/>
        <w:adjustRightInd/>
        <w:spacing w:line="360" w:lineRule="auto"/>
        <w:ind w:firstLine="0" w:firstLineChars="0"/>
        <w:jc w:val="center"/>
        <w:rPr>
          <w:rFonts w:hint="eastAsia" w:ascii="仿宋" w:hAnsi="仿宋" w:eastAsia="仿宋" w:cs="仿宋"/>
          <w:b/>
          <w:bCs/>
          <w:color w:val="000000"/>
          <w:sz w:val="44"/>
          <w:szCs w:val="44"/>
        </w:rPr>
      </w:pPr>
      <w:r>
        <w:rPr>
          <w:rFonts w:hint="eastAsia" w:ascii="仿宋" w:hAnsi="仿宋" w:eastAsia="仿宋" w:cs="仿宋"/>
          <w:b/>
          <w:bCs/>
          <w:color w:val="000000"/>
          <w:sz w:val="44"/>
          <w:szCs w:val="44"/>
        </w:rPr>
        <w:t>（项目名称）响应文件</w:t>
      </w:r>
    </w:p>
    <w:p w14:paraId="56898D8F">
      <w:pPr>
        <w:autoSpaceDE/>
        <w:autoSpaceDN/>
        <w:adjustRightInd/>
        <w:spacing w:line="360" w:lineRule="auto"/>
        <w:ind w:firstLine="0" w:firstLineChars="0"/>
        <w:jc w:val="center"/>
        <w:rPr>
          <w:rFonts w:hint="eastAsia" w:ascii="仿宋" w:hAnsi="仿宋" w:eastAsia="仿宋" w:cs="仿宋"/>
          <w:color w:val="000000"/>
          <w:sz w:val="30"/>
          <w:szCs w:val="30"/>
        </w:rPr>
      </w:pPr>
    </w:p>
    <w:p w14:paraId="29D0D2C2">
      <w:pPr>
        <w:autoSpaceDE/>
        <w:autoSpaceDN/>
        <w:adjustRightInd/>
        <w:spacing w:line="360" w:lineRule="auto"/>
        <w:ind w:firstLine="0" w:firstLineChars="0"/>
        <w:jc w:val="center"/>
        <w:rPr>
          <w:rFonts w:hint="eastAsia" w:ascii="仿宋" w:hAnsi="仿宋" w:eastAsia="仿宋" w:cs="仿宋"/>
          <w:color w:val="000000"/>
          <w:sz w:val="30"/>
          <w:szCs w:val="30"/>
        </w:rPr>
      </w:pPr>
    </w:p>
    <w:p w14:paraId="08CC3F26">
      <w:pPr>
        <w:autoSpaceDE/>
        <w:autoSpaceDN/>
        <w:adjustRightInd/>
        <w:spacing w:line="360" w:lineRule="auto"/>
        <w:ind w:firstLine="0" w:firstLineChars="0"/>
        <w:jc w:val="center"/>
        <w:rPr>
          <w:rFonts w:hint="eastAsia" w:ascii="仿宋" w:hAnsi="仿宋" w:eastAsia="仿宋" w:cs="仿宋"/>
          <w:color w:val="000000"/>
          <w:sz w:val="32"/>
          <w:szCs w:val="32"/>
        </w:rPr>
      </w:pPr>
      <w:r>
        <w:rPr>
          <w:rFonts w:hint="eastAsia" w:ascii="仿宋" w:hAnsi="仿宋" w:eastAsia="仿宋" w:cs="仿宋"/>
          <w:color w:val="000000"/>
          <w:sz w:val="32"/>
          <w:szCs w:val="32"/>
        </w:rPr>
        <w:t>（正本/副本/电子版）</w:t>
      </w:r>
    </w:p>
    <w:p w14:paraId="2C75C177">
      <w:pPr>
        <w:autoSpaceDE/>
        <w:autoSpaceDN/>
        <w:adjustRightInd/>
        <w:spacing w:line="360" w:lineRule="auto"/>
        <w:ind w:firstLine="0" w:firstLineChars="0"/>
        <w:jc w:val="center"/>
        <w:rPr>
          <w:rFonts w:hint="eastAsia" w:ascii="仿宋" w:hAnsi="仿宋" w:eastAsia="仿宋" w:cs="仿宋"/>
          <w:color w:val="000000"/>
          <w:sz w:val="30"/>
          <w:szCs w:val="30"/>
        </w:rPr>
      </w:pPr>
    </w:p>
    <w:p w14:paraId="061BC259">
      <w:pPr>
        <w:autoSpaceDE/>
        <w:autoSpaceDN/>
        <w:adjustRightInd/>
        <w:spacing w:line="360" w:lineRule="auto"/>
        <w:ind w:firstLine="0" w:firstLineChars="0"/>
        <w:jc w:val="center"/>
        <w:rPr>
          <w:rFonts w:hint="eastAsia" w:ascii="仿宋" w:hAnsi="仿宋" w:eastAsia="仿宋" w:cs="仿宋"/>
          <w:color w:val="000000"/>
          <w:sz w:val="30"/>
          <w:szCs w:val="30"/>
        </w:rPr>
      </w:pPr>
    </w:p>
    <w:p w14:paraId="5991BA2C">
      <w:pPr>
        <w:autoSpaceDE/>
        <w:autoSpaceDN/>
        <w:adjustRightInd/>
        <w:spacing w:line="360" w:lineRule="auto"/>
        <w:ind w:firstLine="0" w:firstLineChars="0"/>
        <w:jc w:val="center"/>
        <w:rPr>
          <w:rFonts w:hint="eastAsia" w:ascii="仿宋" w:hAnsi="仿宋" w:eastAsia="仿宋" w:cs="仿宋"/>
          <w:color w:val="000000"/>
          <w:sz w:val="30"/>
          <w:szCs w:val="30"/>
        </w:rPr>
      </w:pPr>
    </w:p>
    <w:p w14:paraId="4C5C1201">
      <w:pPr>
        <w:autoSpaceDE/>
        <w:autoSpaceDN/>
        <w:adjustRightInd/>
        <w:spacing w:line="360" w:lineRule="auto"/>
        <w:ind w:firstLine="0" w:firstLineChars="0"/>
        <w:rPr>
          <w:rFonts w:hint="eastAsia" w:ascii="仿宋" w:hAnsi="仿宋" w:eastAsia="仿宋" w:cs="仿宋"/>
          <w:color w:val="000000"/>
          <w:sz w:val="30"/>
          <w:szCs w:val="30"/>
        </w:rPr>
      </w:pPr>
      <w:r>
        <w:rPr>
          <w:rFonts w:hint="eastAsia" w:ascii="仿宋" w:hAnsi="仿宋" w:eastAsia="仿宋" w:cs="仿宋"/>
          <w:color w:val="000000"/>
          <w:sz w:val="30"/>
          <w:szCs w:val="30"/>
        </w:rPr>
        <w:t xml:space="preserve">  谈判编号： </w:t>
      </w:r>
    </w:p>
    <w:p w14:paraId="63554857">
      <w:pPr>
        <w:autoSpaceDE/>
        <w:autoSpaceDN/>
        <w:adjustRightInd/>
        <w:spacing w:line="800" w:lineRule="exact"/>
        <w:ind w:firstLine="0" w:firstLineChars="0"/>
        <w:jc w:val="both"/>
        <w:rPr>
          <w:rFonts w:hint="eastAsia" w:ascii="仿宋" w:hAnsi="仿宋" w:eastAsia="仿宋" w:cs="仿宋"/>
          <w:color w:val="000000"/>
          <w:sz w:val="30"/>
          <w:szCs w:val="30"/>
          <w:u w:val="single"/>
        </w:rPr>
      </w:pPr>
      <w:r>
        <w:rPr>
          <w:rFonts w:hint="eastAsia" w:ascii="仿宋" w:hAnsi="仿宋" w:eastAsia="仿宋" w:cs="仿宋"/>
          <w:color w:val="000000"/>
          <w:sz w:val="30"/>
          <w:szCs w:val="30"/>
        </w:rPr>
        <w:t xml:space="preserve">  采购单位：</w:t>
      </w:r>
    </w:p>
    <w:p w14:paraId="0A7DD7C5">
      <w:pPr>
        <w:autoSpaceDE/>
        <w:autoSpaceDN/>
        <w:adjustRightInd/>
        <w:spacing w:line="800" w:lineRule="exact"/>
        <w:ind w:left="4786" w:leftChars="142" w:hanging="4488" w:hangingChars="1496"/>
        <w:jc w:val="both"/>
        <w:rPr>
          <w:rFonts w:hint="eastAsia" w:ascii="仿宋" w:hAnsi="仿宋" w:eastAsia="仿宋" w:cs="仿宋"/>
          <w:color w:val="000000"/>
          <w:sz w:val="30"/>
          <w:szCs w:val="30"/>
        </w:rPr>
      </w:pPr>
      <w:r>
        <w:rPr>
          <w:rFonts w:hint="eastAsia" w:ascii="仿宋" w:hAnsi="仿宋" w:eastAsia="仿宋" w:cs="仿宋"/>
          <w:color w:val="000000"/>
          <w:sz w:val="30"/>
          <w:szCs w:val="30"/>
        </w:rPr>
        <w:t>采购单位地址：</w:t>
      </w:r>
    </w:p>
    <w:p w14:paraId="6F7CDF13">
      <w:pPr>
        <w:autoSpaceDE/>
        <w:autoSpaceDN/>
        <w:adjustRightInd/>
        <w:spacing w:line="800" w:lineRule="exact"/>
        <w:ind w:left="4786" w:leftChars="142" w:hanging="4488" w:hangingChars="1496"/>
        <w:jc w:val="both"/>
        <w:rPr>
          <w:rFonts w:hint="eastAsia" w:ascii="仿宋" w:hAnsi="仿宋" w:eastAsia="仿宋" w:cs="仿宋"/>
          <w:color w:val="000000"/>
          <w:sz w:val="30"/>
          <w:szCs w:val="30"/>
          <w:u w:val="single"/>
        </w:rPr>
      </w:pPr>
      <w:r>
        <w:rPr>
          <w:rFonts w:hint="eastAsia" w:ascii="仿宋" w:hAnsi="仿宋" w:eastAsia="仿宋" w:cs="仿宋"/>
          <w:color w:val="000000"/>
          <w:sz w:val="30"/>
          <w:szCs w:val="30"/>
        </w:rPr>
        <w:t>供应商名称：</w:t>
      </w:r>
      <w:r>
        <w:rPr>
          <w:rFonts w:hint="eastAsia" w:ascii="仿宋" w:hAnsi="仿宋" w:eastAsia="仿宋" w:cs="仿宋"/>
          <w:color w:val="000000"/>
          <w:sz w:val="30"/>
          <w:szCs w:val="30"/>
          <w:u w:val="single"/>
        </w:rPr>
        <w:t xml:space="preserve">                      （及公章）</w:t>
      </w:r>
    </w:p>
    <w:p w14:paraId="41F9C666">
      <w:pPr>
        <w:autoSpaceDE/>
        <w:autoSpaceDN/>
        <w:adjustRightInd/>
        <w:spacing w:line="360" w:lineRule="auto"/>
        <w:ind w:firstLine="0" w:firstLineChars="0"/>
        <w:jc w:val="both"/>
        <w:rPr>
          <w:rFonts w:hint="eastAsia" w:ascii="仿宋" w:hAnsi="仿宋" w:eastAsia="仿宋" w:cs="仿宋"/>
          <w:color w:val="000000"/>
          <w:sz w:val="30"/>
          <w:szCs w:val="30"/>
        </w:rPr>
      </w:pPr>
    </w:p>
    <w:p w14:paraId="0BB8C011">
      <w:pPr>
        <w:autoSpaceDE/>
        <w:autoSpaceDN/>
        <w:adjustRightInd/>
        <w:spacing w:line="360" w:lineRule="auto"/>
        <w:ind w:firstLine="0" w:firstLineChars="0"/>
        <w:jc w:val="both"/>
        <w:rPr>
          <w:rFonts w:hint="eastAsia" w:ascii="仿宋" w:hAnsi="仿宋" w:eastAsia="仿宋" w:cs="仿宋"/>
          <w:color w:val="000000"/>
          <w:sz w:val="30"/>
          <w:szCs w:val="30"/>
        </w:rPr>
      </w:pPr>
    </w:p>
    <w:p w14:paraId="6A62F6AD">
      <w:pPr>
        <w:autoSpaceDE/>
        <w:autoSpaceDN/>
        <w:adjustRightInd/>
        <w:spacing w:line="360" w:lineRule="auto"/>
        <w:ind w:firstLine="0" w:firstLineChars="0"/>
        <w:jc w:val="center"/>
        <w:rPr>
          <w:rFonts w:hint="eastAsia" w:ascii="仿宋" w:hAnsi="仿宋" w:eastAsia="仿宋" w:cs="仿宋"/>
          <w:color w:val="000000"/>
          <w:sz w:val="28"/>
          <w:szCs w:val="28"/>
        </w:rPr>
      </w:pPr>
      <w:r>
        <w:rPr>
          <w:rFonts w:hint="eastAsia" w:ascii="仿宋" w:hAnsi="仿宋" w:eastAsia="仿宋" w:cs="仿宋"/>
          <w:color w:val="000000"/>
          <w:sz w:val="30"/>
          <w:szCs w:val="30"/>
        </w:rPr>
        <w:t xml:space="preserve">           在年月日时00分前不得开启</w:t>
      </w:r>
    </w:p>
    <w:bookmarkEnd w:id="24"/>
    <w:p w14:paraId="6A9F1018">
      <w:pPr>
        <w:widowControl/>
        <w:autoSpaceDE/>
        <w:autoSpaceDN/>
        <w:adjustRightInd/>
        <w:spacing w:line="240" w:lineRule="auto"/>
        <w:ind w:left="0" w:leftChars="0" w:firstLine="0" w:firstLineChars="0"/>
        <w:jc w:val="left"/>
        <w:rPr>
          <w:rFonts w:hint="eastAsia" w:ascii="仿宋" w:hAnsi="仿宋" w:eastAsia="仿宋" w:cs="仿宋"/>
          <w:bCs/>
          <w:sz w:val="24"/>
          <w:highlight w:val="none"/>
        </w:rPr>
      </w:pPr>
    </w:p>
    <w:sectPr>
      <w:pgSz w:w="11906" w:h="16838"/>
      <w:pgMar w:top="1134" w:right="1134" w:bottom="567" w:left="1134"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FHSMincho-W9">
    <w:panose1 w:val="02020909000000000000"/>
    <w:charset w:val="80"/>
    <w:family w:val="auto"/>
    <w:pitch w:val="default"/>
    <w:sig w:usb0="80000283" w:usb1="2AC76CF8" w:usb2="00000010" w:usb3="00000000" w:csb0="0002000D" w:csb1="00000000"/>
  </w:font>
  <w:font w:name="Cambria">
    <w:panose1 w:val="02040503050406030204"/>
    <w:charset w:val="00"/>
    <w:family w:val="roman"/>
    <w:pitch w:val="default"/>
    <w:sig w:usb0="E00006FF" w:usb1="420024FF" w:usb2="02000000" w:usb3="00000000" w:csb0="2000019F" w:csb1="00000000"/>
  </w:font>
  <w:font w:name="方正大标宋简体">
    <w:panose1 w:val="02000000000000000000"/>
    <w:charset w:val="86"/>
    <w:family w:val="auto"/>
    <w:pitch w:val="default"/>
    <w:sig w:usb0="A00002BF" w:usb1="184F6CFA" w:usb2="00000012" w:usb3="00000000" w:csb0="00040001" w:csb1="00000000"/>
  </w:font>
  <w:font w:name="隶书">
    <w:panose1 w:val="02010509060101010101"/>
    <w:charset w:val="86"/>
    <w:family w:val="modern"/>
    <w:pitch w:val="default"/>
    <w:sig w:usb0="00000001" w:usb1="080E0000" w:usb2="00000000" w:usb3="00000000" w:csb0="00040000" w:csb1="00000000"/>
  </w:font>
  <w:font w:name="方正仿宋简体">
    <w:panose1 w:val="02000000000000000000"/>
    <w:charset w:val="86"/>
    <w:family w:val="auto"/>
    <w:pitch w:val="default"/>
    <w:sig w:usb0="A00002BF" w:usb1="184F6CFA" w:usb2="00000012" w:usb3="00000000" w:csb0="00040001" w:csb1="00000000"/>
  </w:font>
  <w:font w:name="方正仿宋_GB2312">
    <w:panose1 w:val="02000000000000000000"/>
    <w:charset w:val="86"/>
    <w:family w:val="auto"/>
    <w:pitch w:val="default"/>
    <w:sig w:usb0="A00002BF" w:usb1="184F6CFA" w:usb2="00000012" w:usb3="00000000" w:csb0="00040001" w:csb1="00000000"/>
  </w:font>
  <w:font w:name="Verdana">
    <w:panose1 w:val="020B0604030504040204"/>
    <w:charset w:val="00"/>
    <w:family w:val="swiss"/>
    <w:pitch w:val="default"/>
    <w:sig w:usb0="A00006FF" w:usb1="4000205B" w:usb2="00000010" w:usb3="00000000" w:csb0="2000019F" w:csb1="00000000"/>
  </w:font>
  <w:font w:name="义启仿宋体">
    <w:panose1 w:val="02010601030101010101"/>
    <w:charset w:val="80"/>
    <w:family w:val="auto"/>
    <w:pitch w:val="default"/>
    <w:sig w:usb0="800002BF" w:usb1="184F6CF8" w:usb2="00000012" w:usb3="00000000" w:csb0="00020001"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小标宋_GBK">
    <w:panose1 w:val="02000000000000000000"/>
    <w:charset w:val="86"/>
    <w:family w:val="auto"/>
    <w:pitch w:val="default"/>
    <w:sig w:usb0="A00002BF" w:usb1="38CF7CFA" w:usb2="00082016" w:usb3="00000000" w:csb0="00040001" w:csb1="00000000"/>
  </w:font>
  <w:font w:name="方正黑体_GBK">
    <w:panose1 w:val="02010600010101010101"/>
    <w:charset w:val="86"/>
    <w:family w:val="auto"/>
    <w:pitch w:val="default"/>
    <w:sig w:usb0="00000001" w:usb1="080E0000" w:usb2="00000000" w:usb3="00000000" w:csb0="00040000" w:csb1="00000000"/>
  </w:font>
  <w:font w:name="方正小标宋简体">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85771964"/>
    </w:sdtPr>
    <w:sdtContent>
      <w:p w14:paraId="3E21ECBD">
        <w:pPr>
          <w:pStyle w:val="55"/>
          <w:ind w:firstLine="360"/>
          <w:jc w:val="right"/>
        </w:pPr>
        <w:r>
          <w:fldChar w:fldCharType="begin"/>
        </w:r>
        <w:r>
          <w:instrText xml:space="preserve">PAGE   \* MERGEFORMAT</w:instrText>
        </w:r>
        <w:r>
          <w:fldChar w:fldCharType="separate"/>
        </w:r>
        <w:r>
          <w:rPr>
            <w:lang w:val="zh-CN"/>
          </w:rPr>
          <w:t>1</w:t>
        </w:r>
        <w:r>
          <w:rPr>
            <w:lang w:val="zh-CN"/>
          </w:rPr>
          <w:fldChar w:fldCharType="end"/>
        </w:r>
      </w:p>
    </w:sdtContent>
  </w:sdt>
  <w:p w14:paraId="3683E475">
    <w:pPr>
      <w:pStyle w:val="5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3E807">
    <w:pPr>
      <w:pStyle w:val="5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BF63D6"/>
    <w:multiLevelType w:val="singleLevel"/>
    <w:tmpl w:val="87BF63D6"/>
    <w:lvl w:ilvl="0" w:tentative="0">
      <w:start w:val="1"/>
      <w:numFmt w:val="decimal"/>
      <w:suff w:val="nothing"/>
      <w:lvlText w:val="（%1）"/>
      <w:lvlJc w:val="left"/>
    </w:lvl>
  </w:abstractNum>
  <w:abstractNum w:abstractNumId="1">
    <w:nsid w:val="AA8ACAE1"/>
    <w:multiLevelType w:val="multilevel"/>
    <w:tmpl w:val="AA8ACAE1"/>
    <w:lvl w:ilvl="0" w:tentative="0">
      <w:start w:val="2"/>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2">
    <w:nsid w:val="AAFC1058"/>
    <w:multiLevelType w:val="singleLevel"/>
    <w:tmpl w:val="AAFC1058"/>
    <w:lvl w:ilvl="0" w:tentative="0">
      <w:start w:val="1"/>
      <w:numFmt w:val="decimal"/>
      <w:suff w:val="nothing"/>
      <w:lvlText w:val="（%1）"/>
      <w:lvlJc w:val="left"/>
    </w:lvl>
  </w:abstractNum>
  <w:abstractNum w:abstractNumId="3">
    <w:nsid w:val="CA1D9E7B"/>
    <w:multiLevelType w:val="multilevel"/>
    <w:tmpl w:val="CA1D9E7B"/>
    <w:lvl w:ilvl="0" w:tentative="0">
      <w:start w:val="2"/>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DBDDFCC5"/>
    <w:multiLevelType w:val="multilevel"/>
    <w:tmpl w:val="DBDDFCC5"/>
    <w:lvl w:ilvl="0" w:tentative="0">
      <w:start w:val="2"/>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
    <w:nsid w:val="DD70BE16"/>
    <w:multiLevelType w:val="singleLevel"/>
    <w:tmpl w:val="DD70BE16"/>
    <w:lvl w:ilvl="0" w:tentative="0">
      <w:start w:val="1"/>
      <w:numFmt w:val="decimal"/>
      <w:suff w:val="nothing"/>
      <w:lvlText w:val="（%1）"/>
      <w:lvlJc w:val="left"/>
    </w:lvl>
  </w:abstractNum>
  <w:abstractNum w:abstractNumId="6">
    <w:nsid w:val="FFFFFF7C"/>
    <w:multiLevelType w:val="singleLevel"/>
    <w:tmpl w:val="FFFFFF7C"/>
    <w:lvl w:ilvl="0" w:tentative="0">
      <w:start w:val="1"/>
      <w:numFmt w:val="decimal"/>
      <w:pStyle w:val="66"/>
      <w:lvlText w:val="%1."/>
      <w:lvlJc w:val="left"/>
      <w:pPr>
        <w:tabs>
          <w:tab w:val="left" w:pos="2040"/>
        </w:tabs>
        <w:ind w:left="2040" w:leftChars="800" w:hanging="360" w:hangingChars="200"/>
      </w:pPr>
    </w:lvl>
  </w:abstractNum>
  <w:abstractNum w:abstractNumId="7">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8">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9">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10">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11">
    <w:nsid w:val="FFFFFF81"/>
    <w:multiLevelType w:val="singleLevel"/>
    <w:tmpl w:val="FFFFFF81"/>
    <w:lvl w:ilvl="0" w:tentative="0">
      <w:start w:val="1"/>
      <w:numFmt w:val="bullet"/>
      <w:pStyle w:val="17"/>
      <w:lvlText w:val=""/>
      <w:lvlJc w:val="left"/>
      <w:pPr>
        <w:tabs>
          <w:tab w:val="left" w:pos="1620"/>
        </w:tabs>
        <w:ind w:left="1620" w:leftChars="600" w:hanging="360" w:hangingChars="200"/>
      </w:pPr>
      <w:rPr>
        <w:rFonts w:hint="default" w:ascii="Wingdings" w:hAnsi="Wingdings"/>
      </w:rPr>
    </w:lvl>
  </w:abstractNum>
  <w:abstractNum w:abstractNumId="12">
    <w:nsid w:val="FFFFFF82"/>
    <w:multiLevelType w:val="singleLevel"/>
    <w:tmpl w:val="FFFFFF82"/>
    <w:lvl w:ilvl="0" w:tentative="0">
      <w:start w:val="1"/>
      <w:numFmt w:val="bullet"/>
      <w:pStyle w:val="34"/>
      <w:lvlText w:val=""/>
      <w:lvlJc w:val="left"/>
      <w:pPr>
        <w:tabs>
          <w:tab w:val="left" w:pos="1200"/>
        </w:tabs>
        <w:ind w:left="1200" w:leftChars="400" w:hanging="360" w:hangingChars="200"/>
      </w:pPr>
      <w:rPr>
        <w:rFonts w:hint="default" w:ascii="Wingdings" w:hAnsi="Wingdings"/>
      </w:rPr>
    </w:lvl>
  </w:abstractNum>
  <w:abstractNum w:abstractNumId="13">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14">
    <w:nsid w:val="FFFFFF88"/>
    <w:multiLevelType w:val="singleLevel"/>
    <w:tmpl w:val="FFFFFF88"/>
    <w:lvl w:ilvl="0" w:tentative="0">
      <w:start w:val="1"/>
      <w:numFmt w:val="decimal"/>
      <w:pStyle w:val="20"/>
      <w:lvlText w:val="%1."/>
      <w:lvlJc w:val="left"/>
      <w:pPr>
        <w:tabs>
          <w:tab w:val="left" w:pos="360"/>
        </w:tabs>
        <w:ind w:left="360" w:hanging="360" w:hangingChars="200"/>
      </w:pPr>
    </w:lvl>
  </w:abstractNum>
  <w:abstractNum w:abstractNumId="15">
    <w:nsid w:val="FFFFFF89"/>
    <w:multiLevelType w:val="singleLevel"/>
    <w:tmpl w:val="FFFFFF89"/>
    <w:lvl w:ilvl="0" w:tentative="0">
      <w:start w:val="1"/>
      <w:numFmt w:val="bullet"/>
      <w:pStyle w:val="25"/>
      <w:lvlText w:val=""/>
      <w:lvlJc w:val="left"/>
      <w:pPr>
        <w:tabs>
          <w:tab w:val="left" w:pos="360"/>
        </w:tabs>
        <w:ind w:left="360" w:hanging="360" w:hangingChars="200"/>
      </w:pPr>
      <w:rPr>
        <w:rFonts w:hint="default" w:ascii="Wingdings" w:hAnsi="Wingdings"/>
      </w:rPr>
    </w:lvl>
  </w:abstractNum>
  <w:abstractNum w:abstractNumId="16">
    <w:nsid w:val="14DF6EF8"/>
    <w:multiLevelType w:val="singleLevel"/>
    <w:tmpl w:val="14DF6EF8"/>
    <w:lvl w:ilvl="0" w:tentative="0">
      <w:start w:val="1"/>
      <w:numFmt w:val="decimal"/>
      <w:suff w:val="nothing"/>
      <w:lvlText w:val="（%1）"/>
      <w:lvlJc w:val="left"/>
    </w:lvl>
  </w:abstractNum>
  <w:abstractNum w:abstractNumId="17">
    <w:nsid w:val="2CC0B536"/>
    <w:multiLevelType w:val="multilevel"/>
    <w:tmpl w:val="2CC0B536"/>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8">
    <w:nsid w:val="45C37EF8"/>
    <w:multiLevelType w:val="multilevel"/>
    <w:tmpl w:val="45C37EF8"/>
    <w:lvl w:ilvl="0" w:tentative="0">
      <w:start w:val="1"/>
      <w:numFmt w:val="japaneseCounting"/>
      <w:lvlText w:val="%1、"/>
      <w:lvlJc w:val="left"/>
      <w:pPr>
        <w:ind w:left="779" w:hanging="420"/>
      </w:pPr>
      <w:rPr>
        <w:rFonts w:hint="default"/>
      </w:rPr>
    </w:lvl>
    <w:lvl w:ilvl="1" w:tentative="0">
      <w:start w:val="1"/>
      <w:numFmt w:val="lowerLetter"/>
      <w:lvlText w:val="%2)"/>
      <w:lvlJc w:val="left"/>
      <w:pPr>
        <w:ind w:left="1199" w:hanging="420"/>
      </w:pPr>
    </w:lvl>
    <w:lvl w:ilvl="2" w:tentative="0">
      <w:start w:val="1"/>
      <w:numFmt w:val="lowerRoman"/>
      <w:lvlText w:val="%3."/>
      <w:lvlJc w:val="right"/>
      <w:pPr>
        <w:ind w:left="1619" w:hanging="420"/>
      </w:pPr>
    </w:lvl>
    <w:lvl w:ilvl="3" w:tentative="0">
      <w:start w:val="1"/>
      <w:numFmt w:val="decimal"/>
      <w:lvlText w:val="%4."/>
      <w:lvlJc w:val="left"/>
      <w:pPr>
        <w:ind w:left="2039" w:hanging="420"/>
      </w:pPr>
    </w:lvl>
    <w:lvl w:ilvl="4" w:tentative="0">
      <w:start w:val="1"/>
      <w:numFmt w:val="lowerLetter"/>
      <w:lvlText w:val="%5)"/>
      <w:lvlJc w:val="left"/>
      <w:pPr>
        <w:ind w:left="2459" w:hanging="420"/>
      </w:pPr>
    </w:lvl>
    <w:lvl w:ilvl="5" w:tentative="0">
      <w:start w:val="1"/>
      <w:numFmt w:val="lowerRoman"/>
      <w:lvlText w:val="%6."/>
      <w:lvlJc w:val="right"/>
      <w:pPr>
        <w:ind w:left="2879" w:hanging="420"/>
      </w:pPr>
    </w:lvl>
    <w:lvl w:ilvl="6" w:tentative="0">
      <w:start w:val="1"/>
      <w:numFmt w:val="decimal"/>
      <w:lvlText w:val="%7."/>
      <w:lvlJc w:val="left"/>
      <w:pPr>
        <w:ind w:left="3299" w:hanging="420"/>
      </w:pPr>
    </w:lvl>
    <w:lvl w:ilvl="7" w:tentative="0">
      <w:start w:val="1"/>
      <w:numFmt w:val="lowerLetter"/>
      <w:lvlText w:val="%8)"/>
      <w:lvlJc w:val="left"/>
      <w:pPr>
        <w:ind w:left="3719" w:hanging="420"/>
      </w:pPr>
    </w:lvl>
    <w:lvl w:ilvl="8" w:tentative="0">
      <w:start w:val="1"/>
      <w:numFmt w:val="lowerRoman"/>
      <w:lvlText w:val="%9."/>
      <w:lvlJc w:val="right"/>
      <w:pPr>
        <w:ind w:left="4139" w:hanging="420"/>
      </w:pPr>
    </w:lvl>
  </w:abstractNum>
  <w:num w:numId="1">
    <w:abstractNumId w:val="9"/>
  </w:num>
  <w:num w:numId="2">
    <w:abstractNumId w:val="11"/>
  </w:num>
  <w:num w:numId="3">
    <w:abstractNumId w:val="14"/>
  </w:num>
  <w:num w:numId="4">
    <w:abstractNumId w:val="15"/>
  </w:num>
  <w:num w:numId="5">
    <w:abstractNumId w:val="12"/>
  </w:num>
  <w:num w:numId="6">
    <w:abstractNumId w:val="8"/>
  </w:num>
  <w:num w:numId="7">
    <w:abstractNumId w:val="13"/>
  </w:num>
  <w:num w:numId="8">
    <w:abstractNumId w:val="10"/>
  </w:num>
  <w:num w:numId="9">
    <w:abstractNumId w:val="7"/>
  </w:num>
  <w:num w:numId="10">
    <w:abstractNumId w:val="6"/>
  </w:num>
  <w:num w:numId="11">
    <w:abstractNumId w:val="4"/>
  </w:num>
  <w:num w:numId="12">
    <w:abstractNumId w:val="0"/>
  </w:num>
  <w:num w:numId="13">
    <w:abstractNumId w:val="16"/>
  </w:num>
  <w:num w:numId="14">
    <w:abstractNumId w:val="17"/>
  </w:num>
  <w:num w:numId="15">
    <w:abstractNumId w:val="1"/>
  </w:num>
  <w:num w:numId="16">
    <w:abstractNumId w:val="3"/>
  </w:num>
  <w:num w:numId="17">
    <w:abstractNumId w:val="5"/>
  </w:num>
  <w:num w:numId="18">
    <w:abstractNumId w:val="18"/>
  </w:num>
  <w:num w:numId="19">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不要说话">
    <w15:presenceInfo w15:providerId="WPS Office" w15:userId="6088932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trackRevisions w:val="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M1OGY0YzUxOGUwMGRlNDIwYzU4YWQ4MGUxYzQ3NWUifQ=="/>
  </w:docVars>
  <w:rsids>
    <w:rsidRoot w:val="00697AB1"/>
    <w:rsid w:val="00002858"/>
    <w:rsid w:val="000029A8"/>
    <w:rsid w:val="0000312A"/>
    <w:rsid w:val="0000387B"/>
    <w:rsid w:val="00005D9C"/>
    <w:rsid w:val="00006AA2"/>
    <w:rsid w:val="00007D4A"/>
    <w:rsid w:val="00011CA7"/>
    <w:rsid w:val="00013654"/>
    <w:rsid w:val="00014FBA"/>
    <w:rsid w:val="00014FF0"/>
    <w:rsid w:val="00016D6C"/>
    <w:rsid w:val="000173EB"/>
    <w:rsid w:val="00021EBB"/>
    <w:rsid w:val="000267BC"/>
    <w:rsid w:val="00030250"/>
    <w:rsid w:val="00032007"/>
    <w:rsid w:val="00033A5F"/>
    <w:rsid w:val="00033B17"/>
    <w:rsid w:val="00033D94"/>
    <w:rsid w:val="00035339"/>
    <w:rsid w:val="000356ED"/>
    <w:rsid w:val="00036783"/>
    <w:rsid w:val="000405CC"/>
    <w:rsid w:val="00045B6E"/>
    <w:rsid w:val="00050228"/>
    <w:rsid w:val="000504DF"/>
    <w:rsid w:val="00051AC7"/>
    <w:rsid w:val="00052944"/>
    <w:rsid w:val="00052AED"/>
    <w:rsid w:val="00055C59"/>
    <w:rsid w:val="00055F9C"/>
    <w:rsid w:val="00057498"/>
    <w:rsid w:val="000612DC"/>
    <w:rsid w:val="00066AFA"/>
    <w:rsid w:val="00070107"/>
    <w:rsid w:val="00070B6E"/>
    <w:rsid w:val="00070CB6"/>
    <w:rsid w:val="000716AC"/>
    <w:rsid w:val="00072496"/>
    <w:rsid w:val="00073354"/>
    <w:rsid w:val="000744E8"/>
    <w:rsid w:val="0007460F"/>
    <w:rsid w:val="00074A10"/>
    <w:rsid w:val="00075919"/>
    <w:rsid w:val="00075CE0"/>
    <w:rsid w:val="000763FE"/>
    <w:rsid w:val="0007644C"/>
    <w:rsid w:val="00077EA7"/>
    <w:rsid w:val="000811B7"/>
    <w:rsid w:val="0008342A"/>
    <w:rsid w:val="00083BFF"/>
    <w:rsid w:val="00083D92"/>
    <w:rsid w:val="000848AF"/>
    <w:rsid w:val="00084A93"/>
    <w:rsid w:val="000875B5"/>
    <w:rsid w:val="000912AB"/>
    <w:rsid w:val="00091B94"/>
    <w:rsid w:val="0009273B"/>
    <w:rsid w:val="00092F9C"/>
    <w:rsid w:val="000942E5"/>
    <w:rsid w:val="00095520"/>
    <w:rsid w:val="00096A80"/>
    <w:rsid w:val="00097850"/>
    <w:rsid w:val="0009787A"/>
    <w:rsid w:val="000A27BF"/>
    <w:rsid w:val="000A3833"/>
    <w:rsid w:val="000A3ECB"/>
    <w:rsid w:val="000A4026"/>
    <w:rsid w:val="000A408A"/>
    <w:rsid w:val="000A458C"/>
    <w:rsid w:val="000A523D"/>
    <w:rsid w:val="000A6164"/>
    <w:rsid w:val="000B0988"/>
    <w:rsid w:val="000B09C9"/>
    <w:rsid w:val="000B2CA2"/>
    <w:rsid w:val="000B3A72"/>
    <w:rsid w:val="000B3B3D"/>
    <w:rsid w:val="000B4896"/>
    <w:rsid w:val="000B617A"/>
    <w:rsid w:val="000C137D"/>
    <w:rsid w:val="000C21FF"/>
    <w:rsid w:val="000C3669"/>
    <w:rsid w:val="000C3A85"/>
    <w:rsid w:val="000C403D"/>
    <w:rsid w:val="000C452C"/>
    <w:rsid w:val="000C538D"/>
    <w:rsid w:val="000C676D"/>
    <w:rsid w:val="000C76CC"/>
    <w:rsid w:val="000D050D"/>
    <w:rsid w:val="000D0F4C"/>
    <w:rsid w:val="000D1258"/>
    <w:rsid w:val="000D143F"/>
    <w:rsid w:val="000D4AA0"/>
    <w:rsid w:val="000D6109"/>
    <w:rsid w:val="000E042B"/>
    <w:rsid w:val="000E05F9"/>
    <w:rsid w:val="000E1179"/>
    <w:rsid w:val="000E1F81"/>
    <w:rsid w:val="000E1FDB"/>
    <w:rsid w:val="000E1FF5"/>
    <w:rsid w:val="000E2A43"/>
    <w:rsid w:val="000E2BEE"/>
    <w:rsid w:val="000E3951"/>
    <w:rsid w:val="000E446F"/>
    <w:rsid w:val="000E4C1E"/>
    <w:rsid w:val="000E4D7B"/>
    <w:rsid w:val="000E52F1"/>
    <w:rsid w:val="000E5432"/>
    <w:rsid w:val="000F0780"/>
    <w:rsid w:val="000F2C37"/>
    <w:rsid w:val="000F2F1E"/>
    <w:rsid w:val="000F3497"/>
    <w:rsid w:val="000F3B85"/>
    <w:rsid w:val="000F59C1"/>
    <w:rsid w:val="000F7C81"/>
    <w:rsid w:val="000F7CAB"/>
    <w:rsid w:val="001008A4"/>
    <w:rsid w:val="00101466"/>
    <w:rsid w:val="00101546"/>
    <w:rsid w:val="00103A73"/>
    <w:rsid w:val="00104FE7"/>
    <w:rsid w:val="00105D25"/>
    <w:rsid w:val="001062EA"/>
    <w:rsid w:val="0010665F"/>
    <w:rsid w:val="00107004"/>
    <w:rsid w:val="00107198"/>
    <w:rsid w:val="001075BD"/>
    <w:rsid w:val="00107789"/>
    <w:rsid w:val="001133C4"/>
    <w:rsid w:val="00114376"/>
    <w:rsid w:val="00114859"/>
    <w:rsid w:val="00114DE5"/>
    <w:rsid w:val="00116354"/>
    <w:rsid w:val="00116809"/>
    <w:rsid w:val="001201BA"/>
    <w:rsid w:val="00120F7A"/>
    <w:rsid w:val="00121560"/>
    <w:rsid w:val="0012204B"/>
    <w:rsid w:val="00122C9E"/>
    <w:rsid w:val="0012649E"/>
    <w:rsid w:val="00127A2E"/>
    <w:rsid w:val="00127F76"/>
    <w:rsid w:val="001303B4"/>
    <w:rsid w:val="0013287A"/>
    <w:rsid w:val="00136BBD"/>
    <w:rsid w:val="00136E2C"/>
    <w:rsid w:val="00136EB2"/>
    <w:rsid w:val="00137141"/>
    <w:rsid w:val="00145B02"/>
    <w:rsid w:val="0014614A"/>
    <w:rsid w:val="00147FAF"/>
    <w:rsid w:val="00153050"/>
    <w:rsid w:val="001536FC"/>
    <w:rsid w:val="001551BC"/>
    <w:rsid w:val="00157626"/>
    <w:rsid w:val="001603AE"/>
    <w:rsid w:val="00160DCC"/>
    <w:rsid w:val="0016225C"/>
    <w:rsid w:val="00162B2D"/>
    <w:rsid w:val="0016309F"/>
    <w:rsid w:val="0016442E"/>
    <w:rsid w:val="00164E91"/>
    <w:rsid w:val="00165362"/>
    <w:rsid w:val="00165423"/>
    <w:rsid w:val="001662C8"/>
    <w:rsid w:val="00170CBE"/>
    <w:rsid w:val="00171616"/>
    <w:rsid w:val="00173E40"/>
    <w:rsid w:val="00173F70"/>
    <w:rsid w:val="00174136"/>
    <w:rsid w:val="001743C1"/>
    <w:rsid w:val="00175DF5"/>
    <w:rsid w:val="00176E3A"/>
    <w:rsid w:val="001806BE"/>
    <w:rsid w:val="00180888"/>
    <w:rsid w:val="001825A3"/>
    <w:rsid w:val="001827E7"/>
    <w:rsid w:val="001829FA"/>
    <w:rsid w:val="00182FE1"/>
    <w:rsid w:val="00184EFF"/>
    <w:rsid w:val="00185019"/>
    <w:rsid w:val="0018511D"/>
    <w:rsid w:val="00185A0F"/>
    <w:rsid w:val="00185D38"/>
    <w:rsid w:val="0018618C"/>
    <w:rsid w:val="00187189"/>
    <w:rsid w:val="001906B7"/>
    <w:rsid w:val="00190B2C"/>
    <w:rsid w:val="00190B88"/>
    <w:rsid w:val="00191244"/>
    <w:rsid w:val="00191246"/>
    <w:rsid w:val="0019257E"/>
    <w:rsid w:val="00193A04"/>
    <w:rsid w:val="00194C94"/>
    <w:rsid w:val="001A1D43"/>
    <w:rsid w:val="001A2027"/>
    <w:rsid w:val="001A21B5"/>
    <w:rsid w:val="001A3E08"/>
    <w:rsid w:val="001A5549"/>
    <w:rsid w:val="001B024C"/>
    <w:rsid w:val="001B0269"/>
    <w:rsid w:val="001B1A0D"/>
    <w:rsid w:val="001B352F"/>
    <w:rsid w:val="001B3593"/>
    <w:rsid w:val="001B3B1F"/>
    <w:rsid w:val="001B4901"/>
    <w:rsid w:val="001B6392"/>
    <w:rsid w:val="001B652B"/>
    <w:rsid w:val="001B6EF4"/>
    <w:rsid w:val="001B79B8"/>
    <w:rsid w:val="001C248F"/>
    <w:rsid w:val="001C2A89"/>
    <w:rsid w:val="001C6D8D"/>
    <w:rsid w:val="001D1029"/>
    <w:rsid w:val="001D2144"/>
    <w:rsid w:val="001D26A4"/>
    <w:rsid w:val="001D32C8"/>
    <w:rsid w:val="001D3452"/>
    <w:rsid w:val="001D34F4"/>
    <w:rsid w:val="001D3A82"/>
    <w:rsid w:val="001D3DA8"/>
    <w:rsid w:val="001E120F"/>
    <w:rsid w:val="001E3C3B"/>
    <w:rsid w:val="001E51C2"/>
    <w:rsid w:val="001E7783"/>
    <w:rsid w:val="001F08AC"/>
    <w:rsid w:val="001F169A"/>
    <w:rsid w:val="001F199C"/>
    <w:rsid w:val="001F1E0C"/>
    <w:rsid w:val="001F4822"/>
    <w:rsid w:val="001F5528"/>
    <w:rsid w:val="001F5A5A"/>
    <w:rsid w:val="001F6A52"/>
    <w:rsid w:val="001F6F4B"/>
    <w:rsid w:val="001F7317"/>
    <w:rsid w:val="001F7DA6"/>
    <w:rsid w:val="00200982"/>
    <w:rsid w:val="00203C27"/>
    <w:rsid w:val="00203F8E"/>
    <w:rsid w:val="0020433B"/>
    <w:rsid w:val="00205A84"/>
    <w:rsid w:val="00205E29"/>
    <w:rsid w:val="00206CAF"/>
    <w:rsid w:val="00210AAB"/>
    <w:rsid w:val="00213E9E"/>
    <w:rsid w:val="002148EC"/>
    <w:rsid w:val="00215001"/>
    <w:rsid w:val="002166C7"/>
    <w:rsid w:val="0022014B"/>
    <w:rsid w:val="0022175B"/>
    <w:rsid w:val="0022218D"/>
    <w:rsid w:val="00222293"/>
    <w:rsid w:val="00223AB8"/>
    <w:rsid w:val="00230C53"/>
    <w:rsid w:val="00232594"/>
    <w:rsid w:val="002325DB"/>
    <w:rsid w:val="00232883"/>
    <w:rsid w:val="00234F15"/>
    <w:rsid w:val="0023555F"/>
    <w:rsid w:val="0023564E"/>
    <w:rsid w:val="002357BF"/>
    <w:rsid w:val="00236C24"/>
    <w:rsid w:val="002377E0"/>
    <w:rsid w:val="00240489"/>
    <w:rsid w:val="002408AE"/>
    <w:rsid w:val="0024461D"/>
    <w:rsid w:val="00246930"/>
    <w:rsid w:val="00246CBE"/>
    <w:rsid w:val="0025003F"/>
    <w:rsid w:val="00250CBE"/>
    <w:rsid w:val="002511D9"/>
    <w:rsid w:val="002530D5"/>
    <w:rsid w:val="0025443E"/>
    <w:rsid w:val="002555CE"/>
    <w:rsid w:val="00255E17"/>
    <w:rsid w:val="00255EE5"/>
    <w:rsid w:val="00260811"/>
    <w:rsid w:val="00260F09"/>
    <w:rsid w:val="00261A7B"/>
    <w:rsid w:val="002626F7"/>
    <w:rsid w:val="00264989"/>
    <w:rsid w:val="00266812"/>
    <w:rsid w:val="002669FA"/>
    <w:rsid w:val="00266F20"/>
    <w:rsid w:val="00273FA5"/>
    <w:rsid w:val="0027770E"/>
    <w:rsid w:val="00277EAB"/>
    <w:rsid w:val="00277F0B"/>
    <w:rsid w:val="00277FF7"/>
    <w:rsid w:val="0028117E"/>
    <w:rsid w:val="00283BCA"/>
    <w:rsid w:val="00284BAD"/>
    <w:rsid w:val="00284DB4"/>
    <w:rsid w:val="00285E46"/>
    <w:rsid w:val="002863D0"/>
    <w:rsid w:val="00290E6C"/>
    <w:rsid w:val="00291D53"/>
    <w:rsid w:val="00292394"/>
    <w:rsid w:val="002943EA"/>
    <w:rsid w:val="00295875"/>
    <w:rsid w:val="0029592D"/>
    <w:rsid w:val="00297321"/>
    <w:rsid w:val="002A0718"/>
    <w:rsid w:val="002A07CF"/>
    <w:rsid w:val="002A23AB"/>
    <w:rsid w:val="002A2672"/>
    <w:rsid w:val="002A3274"/>
    <w:rsid w:val="002A41B9"/>
    <w:rsid w:val="002A7105"/>
    <w:rsid w:val="002A76E8"/>
    <w:rsid w:val="002A79E8"/>
    <w:rsid w:val="002B26F7"/>
    <w:rsid w:val="002B55D5"/>
    <w:rsid w:val="002B5679"/>
    <w:rsid w:val="002B6AAC"/>
    <w:rsid w:val="002B7D25"/>
    <w:rsid w:val="002B7F74"/>
    <w:rsid w:val="002C0C70"/>
    <w:rsid w:val="002C15C9"/>
    <w:rsid w:val="002C3944"/>
    <w:rsid w:val="002C43F7"/>
    <w:rsid w:val="002C5020"/>
    <w:rsid w:val="002C5CE0"/>
    <w:rsid w:val="002C6037"/>
    <w:rsid w:val="002C6EC3"/>
    <w:rsid w:val="002C7588"/>
    <w:rsid w:val="002D1D6A"/>
    <w:rsid w:val="002D2267"/>
    <w:rsid w:val="002D48A3"/>
    <w:rsid w:val="002D58C8"/>
    <w:rsid w:val="002D6102"/>
    <w:rsid w:val="002E0B7F"/>
    <w:rsid w:val="002E2205"/>
    <w:rsid w:val="002E2B88"/>
    <w:rsid w:val="002E3829"/>
    <w:rsid w:val="002E5709"/>
    <w:rsid w:val="002E578B"/>
    <w:rsid w:val="002E7D62"/>
    <w:rsid w:val="002F0C66"/>
    <w:rsid w:val="002F186B"/>
    <w:rsid w:val="002F1F1C"/>
    <w:rsid w:val="002F2F2A"/>
    <w:rsid w:val="002F4E8B"/>
    <w:rsid w:val="002F6D33"/>
    <w:rsid w:val="002F73E4"/>
    <w:rsid w:val="002F7E59"/>
    <w:rsid w:val="00302EF3"/>
    <w:rsid w:val="00306320"/>
    <w:rsid w:val="003074B6"/>
    <w:rsid w:val="00307755"/>
    <w:rsid w:val="003121C4"/>
    <w:rsid w:val="0031279F"/>
    <w:rsid w:val="0031380D"/>
    <w:rsid w:val="003142A0"/>
    <w:rsid w:val="00314D7D"/>
    <w:rsid w:val="00315AAE"/>
    <w:rsid w:val="00316B4F"/>
    <w:rsid w:val="0031751F"/>
    <w:rsid w:val="003218B4"/>
    <w:rsid w:val="003229C6"/>
    <w:rsid w:val="00322E8A"/>
    <w:rsid w:val="00323BD9"/>
    <w:rsid w:val="00324932"/>
    <w:rsid w:val="003258D3"/>
    <w:rsid w:val="003258DE"/>
    <w:rsid w:val="00326B00"/>
    <w:rsid w:val="00327C76"/>
    <w:rsid w:val="003345C7"/>
    <w:rsid w:val="003354CE"/>
    <w:rsid w:val="003355FE"/>
    <w:rsid w:val="0033592A"/>
    <w:rsid w:val="00336AF1"/>
    <w:rsid w:val="0033710F"/>
    <w:rsid w:val="0034009D"/>
    <w:rsid w:val="0034037F"/>
    <w:rsid w:val="00341C8C"/>
    <w:rsid w:val="00341F96"/>
    <w:rsid w:val="00342A2C"/>
    <w:rsid w:val="00343C33"/>
    <w:rsid w:val="00343DE5"/>
    <w:rsid w:val="003446B8"/>
    <w:rsid w:val="0034552B"/>
    <w:rsid w:val="003465E2"/>
    <w:rsid w:val="00350221"/>
    <w:rsid w:val="00350A9C"/>
    <w:rsid w:val="003520EF"/>
    <w:rsid w:val="00352254"/>
    <w:rsid w:val="00353BF8"/>
    <w:rsid w:val="003543D4"/>
    <w:rsid w:val="00354C6B"/>
    <w:rsid w:val="00354E4B"/>
    <w:rsid w:val="003565DC"/>
    <w:rsid w:val="00360BD0"/>
    <w:rsid w:val="003611BA"/>
    <w:rsid w:val="003618F0"/>
    <w:rsid w:val="00363309"/>
    <w:rsid w:val="00364A67"/>
    <w:rsid w:val="003651A4"/>
    <w:rsid w:val="00367B21"/>
    <w:rsid w:val="003720CC"/>
    <w:rsid w:val="0037384F"/>
    <w:rsid w:val="00373BBD"/>
    <w:rsid w:val="00374D84"/>
    <w:rsid w:val="00376718"/>
    <w:rsid w:val="0037718A"/>
    <w:rsid w:val="003824E3"/>
    <w:rsid w:val="00383AA9"/>
    <w:rsid w:val="0038433F"/>
    <w:rsid w:val="00386122"/>
    <w:rsid w:val="00390373"/>
    <w:rsid w:val="00390702"/>
    <w:rsid w:val="00393114"/>
    <w:rsid w:val="00393EF5"/>
    <w:rsid w:val="003943E9"/>
    <w:rsid w:val="00394C0C"/>
    <w:rsid w:val="003A0EB8"/>
    <w:rsid w:val="003A1168"/>
    <w:rsid w:val="003A38C4"/>
    <w:rsid w:val="003A4BE9"/>
    <w:rsid w:val="003A5D5A"/>
    <w:rsid w:val="003A71A5"/>
    <w:rsid w:val="003A7FC1"/>
    <w:rsid w:val="003B2BE3"/>
    <w:rsid w:val="003B36A4"/>
    <w:rsid w:val="003B4AC2"/>
    <w:rsid w:val="003B4DCA"/>
    <w:rsid w:val="003B5044"/>
    <w:rsid w:val="003B6BDE"/>
    <w:rsid w:val="003B6BF5"/>
    <w:rsid w:val="003B6C7B"/>
    <w:rsid w:val="003B707A"/>
    <w:rsid w:val="003B7FD0"/>
    <w:rsid w:val="003C0BA5"/>
    <w:rsid w:val="003C0C97"/>
    <w:rsid w:val="003C2F14"/>
    <w:rsid w:val="003C7325"/>
    <w:rsid w:val="003D1298"/>
    <w:rsid w:val="003D267B"/>
    <w:rsid w:val="003D3ABD"/>
    <w:rsid w:val="003D3EB7"/>
    <w:rsid w:val="003D50C2"/>
    <w:rsid w:val="003D6656"/>
    <w:rsid w:val="003E0DDD"/>
    <w:rsid w:val="003E1565"/>
    <w:rsid w:val="003E15A1"/>
    <w:rsid w:val="003E28A6"/>
    <w:rsid w:val="003E54A8"/>
    <w:rsid w:val="003E56BC"/>
    <w:rsid w:val="003E6637"/>
    <w:rsid w:val="003E69BD"/>
    <w:rsid w:val="003E75BE"/>
    <w:rsid w:val="003E78CA"/>
    <w:rsid w:val="003F04FD"/>
    <w:rsid w:val="003F5038"/>
    <w:rsid w:val="003F560C"/>
    <w:rsid w:val="003F5FE0"/>
    <w:rsid w:val="00400777"/>
    <w:rsid w:val="00401147"/>
    <w:rsid w:val="00401169"/>
    <w:rsid w:val="004040E3"/>
    <w:rsid w:val="00404A91"/>
    <w:rsid w:val="00404D41"/>
    <w:rsid w:val="00405F5B"/>
    <w:rsid w:val="00410020"/>
    <w:rsid w:val="0041043A"/>
    <w:rsid w:val="004105A1"/>
    <w:rsid w:val="00410F7E"/>
    <w:rsid w:val="00411713"/>
    <w:rsid w:val="0041435D"/>
    <w:rsid w:val="00417D16"/>
    <w:rsid w:val="004229A7"/>
    <w:rsid w:val="00423287"/>
    <w:rsid w:val="00423DFA"/>
    <w:rsid w:val="004243C5"/>
    <w:rsid w:val="00424BFA"/>
    <w:rsid w:val="00426594"/>
    <w:rsid w:val="00426E24"/>
    <w:rsid w:val="00430A5F"/>
    <w:rsid w:val="00431ED3"/>
    <w:rsid w:val="00433711"/>
    <w:rsid w:val="0043418A"/>
    <w:rsid w:val="00434B02"/>
    <w:rsid w:val="00435F12"/>
    <w:rsid w:val="00436C49"/>
    <w:rsid w:val="00437B31"/>
    <w:rsid w:val="00437F31"/>
    <w:rsid w:val="00440464"/>
    <w:rsid w:val="00443536"/>
    <w:rsid w:val="00444C4D"/>
    <w:rsid w:val="0044562D"/>
    <w:rsid w:val="00445AD2"/>
    <w:rsid w:val="00447DD9"/>
    <w:rsid w:val="00453CA1"/>
    <w:rsid w:val="00455D15"/>
    <w:rsid w:val="00455EF0"/>
    <w:rsid w:val="00456BA7"/>
    <w:rsid w:val="004574C4"/>
    <w:rsid w:val="00457CF5"/>
    <w:rsid w:val="00461473"/>
    <w:rsid w:val="00461CAC"/>
    <w:rsid w:val="00462EBE"/>
    <w:rsid w:val="004634A3"/>
    <w:rsid w:val="00464FAB"/>
    <w:rsid w:val="00466939"/>
    <w:rsid w:val="00467161"/>
    <w:rsid w:val="00467E37"/>
    <w:rsid w:val="00474737"/>
    <w:rsid w:val="00474AD0"/>
    <w:rsid w:val="0047554F"/>
    <w:rsid w:val="004779F9"/>
    <w:rsid w:val="0048174B"/>
    <w:rsid w:val="00481AD0"/>
    <w:rsid w:val="00481D49"/>
    <w:rsid w:val="00482402"/>
    <w:rsid w:val="0048265E"/>
    <w:rsid w:val="00491C55"/>
    <w:rsid w:val="00494D02"/>
    <w:rsid w:val="00495CCD"/>
    <w:rsid w:val="004A0178"/>
    <w:rsid w:val="004A09F4"/>
    <w:rsid w:val="004A1F54"/>
    <w:rsid w:val="004A3629"/>
    <w:rsid w:val="004A5B64"/>
    <w:rsid w:val="004A61B6"/>
    <w:rsid w:val="004A6D90"/>
    <w:rsid w:val="004A775C"/>
    <w:rsid w:val="004B02D6"/>
    <w:rsid w:val="004B0A87"/>
    <w:rsid w:val="004B0D73"/>
    <w:rsid w:val="004B1FA1"/>
    <w:rsid w:val="004B5AB6"/>
    <w:rsid w:val="004B7705"/>
    <w:rsid w:val="004B7A9B"/>
    <w:rsid w:val="004C0021"/>
    <w:rsid w:val="004C0036"/>
    <w:rsid w:val="004C2CC8"/>
    <w:rsid w:val="004C3198"/>
    <w:rsid w:val="004C31FB"/>
    <w:rsid w:val="004C35E9"/>
    <w:rsid w:val="004C729F"/>
    <w:rsid w:val="004C7309"/>
    <w:rsid w:val="004D5A88"/>
    <w:rsid w:val="004D6B07"/>
    <w:rsid w:val="004E0CF0"/>
    <w:rsid w:val="004E2717"/>
    <w:rsid w:val="004F415B"/>
    <w:rsid w:val="004F446F"/>
    <w:rsid w:val="004F69C4"/>
    <w:rsid w:val="00500E21"/>
    <w:rsid w:val="005029E3"/>
    <w:rsid w:val="00502AF5"/>
    <w:rsid w:val="005030DC"/>
    <w:rsid w:val="00503E5B"/>
    <w:rsid w:val="00505482"/>
    <w:rsid w:val="00506083"/>
    <w:rsid w:val="0050744B"/>
    <w:rsid w:val="00507C4D"/>
    <w:rsid w:val="005100AC"/>
    <w:rsid w:val="0051172D"/>
    <w:rsid w:val="005146D8"/>
    <w:rsid w:val="00517250"/>
    <w:rsid w:val="00520A1B"/>
    <w:rsid w:val="00521590"/>
    <w:rsid w:val="0052161F"/>
    <w:rsid w:val="005222B7"/>
    <w:rsid w:val="005227D1"/>
    <w:rsid w:val="00523797"/>
    <w:rsid w:val="005238D4"/>
    <w:rsid w:val="00523AAB"/>
    <w:rsid w:val="00525140"/>
    <w:rsid w:val="00527B7F"/>
    <w:rsid w:val="00530025"/>
    <w:rsid w:val="00531BA4"/>
    <w:rsid w:val="00531D6B"/>
    <w:rsid w:val="00532439"/>
    <w:rsid w:val="00534922"/>
    <w:rsid w:val="00537223"/>
    <w:rsid w:val="005425FF"/>
    <w:rsid w:val="00542ADF"/>
    <w:rsid w:val="00543F9A"/>
    <w:rsid w:val="00544BF4"/>
    <w:rsid w:val="0054583D"/>
    <w:rsid w:val="00545A89"/>
    <w:rsid w:val="005504C4"/>
    <w:rsid w:val="00552694"/>
    <w:rsid w:val="00552972"/>
    <w:rsid w:val="00555C56"/>
    <w:rsid w:val="005567B6"/>
    <w:rsid w:val="005574EB"/>
    <w:rsid w:val="00560C8C"/>
    <w:rsid w:val="00560D10"/>
    <w:rsid w:val="00561068"/>
    <w:rsid w:val="00563252"/>
    <w:rsid w:val="005632BE"/>
    <w:rsid w:val="00567614"/>
    <w:rsid w:val="00570E0C"/>
    <w:rsid w:val="00572C67"/>
    <w:rsid w:val="0057385D"/>
    <w:rsid w:val="00573BCA"/>
    <w:rsid w:val="0057408C"/>
    <w:rsid w:val="00576B8D"/>
    <w:rsid w:val="00577431"/>
    <w:rsid w:val="005777AB"/>
    <w:rsid w:val="00577F30"/>
    <w:rsid w:val="00580B6D"/>
    <w:rsid w:val="00582D78"/>
    <w:rsid w:val="00583921"/>
    <w:rsid w:val="0058562A"/>
    <w:rsid w:val="00585CDF"/>
    <w:rsid w:val="00585DCC"/>
    <w:rsid w:val="00586887"/>
    <w:rsid w:val="00594A41"/>
    <w:rsid w:val="0059589D"/>
    <w:rsid w:val="00595FF7"/>
    <w:rsid w:val="00596666"/>
    <w:rsid w:val="00596705"/>
    <w:rsid w:val="00596E80"/>
    <w:rsid w:val="005A17E9"/>
    <w:rsid w:val="005A21D9"/>
    <w:rsid w:val="005A5164"/>
    <w:rsid w:val="005A6C7B"/>
    <w:rsid w:val="005B03F8"/>
    <w:rsid w:val="005B0470"/>
    <w:rsid w:val="005B4855"/>
    <w:rsid w:val="005B4CE0"/>
    <w:rsid w:val="005C0251"/>
    <w:rsid w:val="005C03BD"/>
    <w:rsid w:val="005C16D4"/>
    <w:rsid w:val="005C2FB4"/>
    <w:rsid w:val="005C3182"/>
    <w:rsid w:val="005C3670"/>
    <w:rsid w:val="005C4863"/>
    <w:rsid w:val="005C6BBE"/>
    <w:rsid w:val="005C7D05"/>
    <w:rsid w:val="005D0D92"/>
    <w:rsid w:val="005D1BBC"/>
    <w:rsid w:val="005D2614"/>
    <w:rsid w:val="005D2EC7"/>
    <w:rsid w:val="005D32E3"/>
    <w:rsid w:val="005D41E3"/>
    <w:rsid w:val="005D5616"/>
    <w:rsid w:val="005D5936"/>
    <w:rsid w:val="005E02F3"/>
    <w:rsid w:val="005E02FC"/>
    <w:rsid w:val="005E3BC9"/>
    <w:rsid w:val="005E3F53"/>
    <w:rsid w:val="005E4EFC"/>
    <w:rsid w:val="005E5012"/>
    <w:rsid w:val="005E52C3"/>
    <w:rsid w:val="005E57C7"/>
    <w:rsid w:val="005E6049"/>
    <w:rsid w:val="005E61A4"/>
    <w:rsid w:val="005E62C3"/>
    <w:rsid w:val="005E6BE8"/>
    <w:rsid w:val="005E7BB7"/>
    <w:rsid w:val="005F2722"/>
    <w:rsid w:val="005F2FCE"/>
    <w:rsid w:val="005F34B5"/>
    <w:rsid w:val="005F4301"/>
    <w:rsid w:val="005F440C"/>
    <w:rsid w:val="005F595A"/>
    <w:rsid w:val="005F7F39"/>
    <w:rsid w:val="0060043A"/>
    <w:rsid w:val="006006B0"/>
    <w:rsid w:val="00601A14"/>
    <w:rsid w:val="00601E47"/>
    <w:rsid w:val="00605927"/>
    <w:rsid w:val="006073F0"/>
    <w:rsid w:val="006150BE"/>
    <w:rsid w:val="00616139"/>
    <w:rsid w:val="0061665E"/>
    <w:rsid w:val="00617881"/>
    <w:rsid w:val="00620730"/>
    <w:rsid w:val="00622AED"/>
    <w:rsid w:val="006241E0"/>
    <w:rsid w:val="00624A5F"/>
    <w:rsid w:val="00625121"/>
    <w:rsid w:val="00625B47"/>
    <w:rsid w:val="00626179"/>
    <w:rsid w:val="006262E3"/>
    <w:rsid w:val="006270CC"/>
    <w:rsid w:val="00627931"/>
    <w:rsid w:val="00627D1F"/>
    <w:rsid w:val="006302AD"/>
    <w:rsid w:val="00630EB2"/>
    <w:rsid w:val="006315D1"/>
    <w:rsid w:val="0063387E"/>
    <w:rsid w:val="0063483E"/>
    <w:rsid w:val="00635125"/>
    <w:rsid w:val="00636B56"/>
    <w:rsid w:val="00636C14"/>
    <w:rsid w:val="0064224A"/>
    <w:rsid w:val="00642FC3"/>
    <w:rsid w:val="00644351"/>
    <w:rsid w:val="0064586C"/>
    <w:rsid w:val="00650593"/>
    <w:rsid w:val="00650684"/>
    <w:rsid w:val="00650829"/>
    <w:rsid w:val="00654291"/>
    <w:rsid w:val="00654C79"/>
    <w:rsid w:val="006578A8"/>
    <w:rsid w:val="00661706"/>
    <w:rsid w:val="00661A89"/>
    <w:rsid w:val="00663597"/>
    <w:rsid w:val="00664328"/>
    <w:rsid w:val="006653F2"/>
    <w:rsid w:val="00671678"/>
    <w:rsid w:val="0067198D"/>
    <w:rsid w:val="006738C3"/>
    <w:rsid w:val="00673EFF"/>
    <w:rsid w:val="006743E1"/>
    <w:rsid w:val="00674EA8"/>
    <w:rsid w:val="00675E59"/>
    <w:rsid w:val="00680CB6"/>
    <w:rsid w:val="00681811"/>
    <w:rsid w:val="00682F11"/>
    <w:rsid w:val="006830D8"/>
    <w:rsid w:val="0068320A"/>
    <w:rsid w:val="006838E7"/>
    <w:rsid w:val="0068547A"/>
    <w:rsid w:val="006900D2"/>
    <w:rsid w:val="00690EBA"/>
    <w:rsid w:val="00691AE7"/>
    <w:rsid w:val="00693907"/>
    <w:rsid w:val="006940D7"/>
    <w:rsid w:val="0069438B"/>
    <w:rsid w:val="006944AA"/>
    <w:rsid w:val="00695E0A"/>
    <w:rsid w:val="00696027"/>
    <w:rsid w:val="00697AB1"/>
    <w:rsid w:val="00697CD3"/>
    <w:rsid w:val="006A2BB0"/>
    <w:rsid w:val="006A42E3"/>
    <w:rsid w:val="006A577D"/>
    <w:rsid w:val="006A60C9"/>
    <w:rsid w:val="006A7CB4"/>
    <w:rsid w:val="006B2804"/>
    <w:rsid w:val="006B3BC7"/>
    <w:rsid w:val="006B492D"/>
    <w:rsid w:val="006B5870"/>
    <w:rsid w:val="006B66E2"/>
    <w:rsid w:val="006B67E8"/>
    <w:rsid w:val="006B7686"/>
    <w:rsid w:val="006C0F9A"/>
    <w:rsid w:val="006C1611"/>
    <w:rsid w:val="006C2ADD"/>
    <w:rsid w:val="006C2D03"/>
    <w:rsid w:val="006C5F68"/>
    <w:rsid w:val="006C7639"/>
    <w:rsid w:val="006C77A0"/>
    <w:rsid w:val="006C7C6C"/>
    <w:rsid w:val="006D0341"/>
    <w:rsid w:val="006D03EA"/>
    <w:rsid w:val="006D1134"/>
    <w:rsid w:val="006D2230"/>
    <w:rsid w:val="006D50BC"/>
    <w:rsid w:val="006E0068"/>
    <w:rsid w:val="006E05BE"/>
    <w:rsid w:val="006E2E22"/>
    <w:rsid w:val="006E4DF7"/>
    <w:rsid w:val="006E7461"/>
    <w:rsid w:val="006E7919"/>
    <w:rsid w:val="006F6BB3"/>
    <w:rsid w:val="006F71C3"/>
    <w:rsid w:val="006F78F7"/>
    <w:rsid w:val="00700D00"/>
    <w:rsid w:val="00701520"/>
    <w:rsid w:val="00701E53"/>
    <w:rsid w:val="007022EB"/>
    <w:rsid w:val="0070340B"/>
    <w:rsid w:val="00703A37"/>
    <w:rsid w:val="00703E4E"/>
    <w:rsid w:val="00704149"/>
    <w:rsid w:val="00704D03"/>
    <w:rsid w:val="0070529A"/>
    <w:rsid w:val="00705A56"/>
    <w:rsid w:val="00705B0D"/>
    <w:rsid w:val="007066D2"/>
    <w:rsid w:val="00706B64"/>
    <w:rsid w:val="00706C09"/>
    <w:rsid w:val="00707BD3"/>
    <w:rsid w:val="007165E3"/>
    <w:rsid w:val="00716C20"/>
    <w:rsid w:val="0071784D"/>
    <w:rsid w:val="00722170"/>
    <w:rsid w:val="00724553"/>
    <w:rsid w:val="007260AC"/>
    <w:rsid w:val="00730673"/>
    <w:rsid w:val="007317D6"/>
    <w:rsid w:val="00732EAE"/>
    <w:rsid w:val="0073387F"/>
    <w:rsid w:val="007359B5"/>
    <w:rsid w:val="00736790"/>
    <w:rsid w:val="007367C3"/>
    <w:rsid w:val="00737ABE"/>
    <w:rsid w:val="00740664"/>
    <w:rsid w:val="00741A6B"/>
    <w:rsid w:val="00742853"/>
    <w:rsid w:val="007454B7"/>
    <w:rsid w:val="00745948"/>
    <w:rsid w:val="00745E58"/>
    <w:rsid w:val="0074700F"/>
    <w:rsid w:val="00747A92"/>
    <w:rsid w:val="00750321"/>
    <w:rsid w:val="00751ADA"/>
    <w:rsid w:val="007540D2"/>
    <w:rsid w:val="00755A66"/>
    <w:rsid w:val="00756AD3"/>
    <w:rsid w:val="007570EE"/>
    <w:rsid w:val="007579D6"/>
    <w:rsid w:val="00757D05"/>
    <w:rsid w:val="007604D7"/>
    <w:rsid w:val="00760C65"/>
    <w:rsid w:val="007613EC"/>
    <w:rsid w:val="0076192A"/>
    <w:rsid w:val="007625F9"/>
    <w:rsid w:val="007627E9"/>
    <w:rsid w:val="00765A6F"/>
    <w:rsid w:val="00766E4C"/>
    <w:rsid w:val="00767718"/>
    <w:rsid w:val="00771129"/>
    <w:rsid w:val="007723C1"/>
    <w:rsid w:val="00772728"/>
    <w:rsid w:val="00772CD0"/>
    <w:rsid w:val="00780769"/>
    <w:rsid w:val="0078559D"/>
    <w:rsid w:val="00786892"/>
    <w:rsid w:val="00787295"/>
    <w:rsid w:val="00792FB7"/>
    <w:rsid w:val="00794587"/>
    <w:rsid w:val="007948C4"/>
    <w:rsid w:val="007A2A44"/>
    <w:rsid w:val="007A2DD2"/>
    <w:rsid w:val="007A54DF"/>
    <w:rsid w:val="007A692A"/>
    <w:rsid w:val="007A6AF3"/>
    <w:rsid w:val="007A7900"/>
    <w:rsid w:val="007B0B20"/>
    <w:rsid w:val="007B1F00"/>
    <w:rsid w:val="007B20E2"/>
    <w:rsid w:val="007B365D"/>
    <w:rsid w:val="007B3CE7"/>
    <w:rsid w:val="007B4A7E"/>
    <w:rsid w:val="007B6063"/>
    <w:rsid w:val="007C136D"/>
    <w:rsid w:val="007C2577"/>
    <w:rsid w:val="007C3A4E"/>
    <w:rsid w:val="007C3B42"/>
    <w:rsid w:val="007C5D75"/>
    <w:rsid w:val="007D5C9A"/>
    <w:rsid w:val="007E17DA"/>
    <w:rsid w:val="007E4750"/>
    <w:rsid w:val="007E4CCB"/>
    <w:rsid w:val="007E5D89"/>
    <w:rsid w:val="007E65FC"/>
    <w:rsid w:val="007E790A"/>
    <w:rsid w:val="007E7B15"/>
    <w:rsid w:val="007F1024"/>
    <w:rsid w:val="007F1806"/>
    <w:rsid w:val="007F1EC9"/>
    <w:rsid w:val="007F7338"/>
    <w:rsid w:val="0080027C"/>
    <w:rsid w:val="00801114"/>
    <w:rsid w:val="0080232B"/>
    <w:rsid w:val="008039FA"/>
    <w:rsid w:val="0080403E"/>
    <w:rsid w:val="008052B6"/>
    <w:rsid w:val="008066CA"/>
    <w:rsid w:val="008072C8"/>
    <w:rsid w:val="00807E18"/>
    <w:rsid w:val="00811879"/>
    <w:rsid w:val="00812DF3"/>
    <w:rsid w:val="00814411"/>
    <w:rsid w:val="008151A1"/>
    <w:rsid w:val="00820D3A"/>
    <w:rsid w:val="00821035"/>
    <w:rsid w:val="00821461"/>
    <w:rsid w:val="00821E3D"/>
    <w:rsid w:val="00823EF1"/>
    <w:rsid w:val="00824153"/>
    <w:rsid w:val="0082438D"/>
    <w:rsid w:val="00825020"/>
    <w:rsid w:val="008252C9"/>
    <w:rsid w:val="0082751A"/>
    <w:rsid w:val="008276BD"/>
    <w:rsid w:val="00840494"/>
    <w:rsid w:val="00840623"/>
    <w:rsid w:val="00840879"/>
    <w:rsid w:val="00842416"/>
    <w:rsid w:val="00843525"/>
    <w:rsid w:val="00843769"/>
    <w:rsid w:val="008439E6"/>
    <w:rsid w:val="00843A04"/>
    <w:rsid w:val="00843CF5"/>
    <w:rsid w:val="00846224"/>
    <w:rsid w:val="00846A19"/>
    <w:rsid w:val="008476D2"/>
    <w:rsid w:val="008503CE"/>
    <w:rsid w:val="008523EA"/>
    <w:rsid w:val="008546BB"/>
    <w:rsid w:val="0085602B"/>
    <w:rsid w:val="00856F7E"/>
    <w:rsid w:val="00857550"/>
    <w:rsid w:val="00857C13"/>
    <w:rsid w:val="00860E91"/>
    <w:rsid w:val="00862199"/>
    <w:rsid w:val="00862209"/>
    <w:rsid w:val="00862713"/>
    <w:rsid w:val="00864AD7"/>
    <w:rsid w:val="008657B4"/>
    <w:rsid w:val="008662C7"/>
    <w:rsid w:val="008675C7"/>
    <w:rsid w:val="008736DE"/>
    <w:rsid w:val="0087399B"/>
    <w:rsid w:val="00874690"/>
    <w:rsid w:val="00876D61"/>
    <w:rsid w:val="008778FE"/>
    <w:rsid w:val="00880C3D"/>
    <w:rsid w:val="00881681"/>
    <w:rsid w:val="008829FB"/>
    <w:rsid w:val="00883350"/>
    <w:rsid w:val="00883523"/>
    <w:rsid w:val="0088590D"/>
    <w:rsid w:val="008905E6"/>
    <w:rsid w:val="0089091F"/>
    <w:rsid w:val="00892312"/>
    <w:rsid w:val="00892B04"/>
    <w:rsid w:val="00893325"/>
    <w:rsid w:val="00893AF6"/>
    <w:rsid w:val="00893DEC"/>
    <w:rsid w:val="00893FCA"/>
    <w:rsid w:val="00895D97"/>
    <w:rsid w:val="008A0E8A"/>
    <w:rsid w:val="008A1906"/>
    <w:rsid w:val="008A1FD6"/>
    <w:rsid w:val="008A23AE"/>
    <w:rsid w:val="008A292B"/>
    <w:rsid w:val="008A2FFA"/>
    <w:rsid w:val="008A3E42"/>
    <w:rsid w:val="008A432D"/>
    <w:rsid w:val="008A5024"/>
    <w:rsid w:val="008A5063"/>
    <w:rsid w:val="008A5927"/>
    <w:rsid w:val="008B09C6"/>
    <w:rsid w:val="008B251A"/>
    <w:rsid w:val="008B30CD"/>
    <w:rsid w:val="008B3932"/>
    <w:rsid w:val="008B5D29"/>
    <w:rsid w:val="008B6599"/>
    <w:rsid w:val="008B65DA"/>
    <w:rsid w:val="008B6BDA"/>
    <w:rsid w:val="008B7297"/>
    <w:rsid w:val="008B72EC"/>
    <w:rsid w:val="008B7976"/>
    <w:rsid w:val="008C0D84"/>
    <w:rsid w:val="008C2488"/>
    <w:rsid w:val="008C2AF9"/>
    <w:rsid w:val="008C2CD8"/>
    <w:rsid w:val="008C2CF2"/>
    <w:rsid w:val="008C56BD"/>
    <w:rsid w:val="008C6D45"/>
    <w:rsid w:val="008C7511"/>
    <w:rsid w:val="008D25EE"/>
    <w:rsid w:val="008D3B90"/>
    <w:rsid w:val="008D43C9"/>
    <w:rsid w:val="008D507C"/>
    <w:rsid w:val="008D5B00"/>
    <w:rsid w:val="008E12FA"/>
    <w:rsid w:val="008E207B"/>
    <w:rsid w:val="008E290D"/>
    <w:rsid w:val="008E3117"/>
    <w:rsid w:val="008E36CA"/>
    <w:rsid w:val="008E3E3E"/>
    <w:rsid w:val="008E3EF1"/>
    <w:rsid w:val="008E66F0"/>
    <w:rsid w:val="008E6C99"/>
    <w:rsid w:val="008E7506"/>
    <w:rsid w:val="008F0911"/>
    <w:rsid w:val="008F50EE"/>
    <w:rsid w:val="008F5920"/>
    <w:rsid w:val="008F5B62"/>
    <w:rsid w:val="008F6D20"/>
    <w:rsid w:val="008F7A09"/>
    <w:rsid w:val="00900724"/>
    <w:rsid w:val="00902596"/>
    <w:rsid w:val="00904E79"/>
    <w:rsid w:val="00905190"/>
    <w:rsid w:val="009051FE"/>
    <w:rsid w:val="00905FA1"/>
    <w:rsid w:val="00911A90"/>
    <w:rsid w:val="00917A6D"/>
    <w:rsid w:val="00920CD4"/>
    <w:rsid w:val="009211B1"/>
    <w:rsid w:val="00923074"/>
    <w:rsid w:val="00923895"/>
    <w:rsid w:val="0092568A"/>
    <w:rsid w:val="00925935"/>
    <w:rsid w:val="009266FB"/>
    <w:rsid w:val="00926FCA"/>
    <w:rsid w:val="00927483"/>
    <w:rsid w:val="00932D46"/>
    <w:rsid w:val="00933972"/>
    <w:rsid w:val="00933BA5"/>
    <w:rsid w:val="009363C1"/>
    <w:rsid w:val="00936962"/>
    <w:rsid w:val="00936B48"/>
    <w:rsid w:val="00936E8F"/>
    <w:rsid w:val="009438F1"/>
    <w:rsid w:val="00946021"/>
    <w:rsid w:val="00946395"/>
    <w:rsid w:val="00946538"/>
    <w:rsid w:val="009470AB"/>
    <w:rsid w:val="00950102"/>
    <w:rsid w:val="00950385"/>
    <w:rsid w:val="009512C1"/>
    <w:rsid w:val="00951420"/>
    <w:rsid w:val="009518B6"/>
    <w:rsid w:val="00951A83"/>
    <w:rsid w:val="00952E2E"/>
    <w:rsid w:val="00954FF3"/>
    <w:rsid w:val="009608F4"/>
    <w:rsid w:val="009627F9"/>
    <w:rsid w:val="00962C60"/>
    <w:rsid w:val="0096489D"/>
    <w:rsid w:val="00964CBA"/>
    <w:rsid w:val="0097377B"/>
    <w:rsid w:val="009739A1"/>
    <w:rsid w:val="00974F13"/>
    <w:rsid w:val="009752C8"/>
    <w:rsid w:val="009758E0"/>
    <w:rsid w:val="00975BD4"/>
    <w:rsid w:val="00975E02"/>
    <w:rsid w:val="0097753A"/>
    <w:rsid w:val="00980EED"/>
    <w:rsid w:val="009820CA"/>
    <w:rsid w:val="0098418D"/>
    <w:rsid w:val="00985879"/>
    <w:rsid w:val="009861F3"/>
    <w:rsid w:val="009874CD"/>
    <w:rsid w:val="00987E68"/>
    <w:rsid w:val="00990E0F"/>
    <w:rsid w:val="00991D2C"/>
    <w:rsid w:val="00992117"/>
    <w:rsid w:val="00996D5F"/>
    <w:rsid w:val="0099723D"/>
    <w:rsid w:val="009978A2"/>
    <w:rsid w:val="009A1EDE"/>
    <w:rsid w:val="009A4466"/>
    <w:rsid w:val="009A4EFF"/>
    <w:rsid w:val="009A5CFF"/>
    <w:rsid w:val="009A654A"/>
    <w:rsid w:val="009A6BEC"/>
    <w:rsid w:val="009B007B"/>
    <w:rsid w:val="009B17F5"/>
    <w:rsid w:val="009B2C4D"/>
    <w:rsid w:val="009B3425"/>
    <w:rsid w:val="009B3BEC"/>
    <w:rsid w:val="009B6629"/>
    <w:rsid w:val="009B6774"/>
    <w:rsid w:val="009C1693"/>
    <w:rsid w:val="009C3ACA"/>
    <w:rsid w:val="009C412F"/>
    <w:rsid w:val="009C4C70"/>
    <w:rsid w:val="009C6C3D"/>
    <w:rsid w:val="009C787A"/>
    <w:rsid w:val="009C78C9"/>
    <w:rsid w:val="009D0185"/>
    <w:rsid w:val="009D3F6E"/>
    <w:rsid w:val="009D4132"/>
    <w:rsid w:val="009D415A"/>
    <w:rsid w:val="009D6CCA"/>
    <w:rsid w:val="009D77CF"/>
    <w:rsid w:val="009E0849"/>
    <w:rsid w:val="009E16F8"/>
    <w:rsid w:val="009E5172"/>
    <w:rsid w:val="009E5B17"/>
    <w:rsid w:val="009E664C"/>
    <w:rsid w:val="009E7B18"/>
    <w:rsid w:val="009F2D55"/>
    <w:rsid w:val="009F35B0"/>
    <w:rsid w:val="009F4BA4"/>
    <w:rsid w:val="009F5DCE"/>
    <w:rsid w:val="009F635C"/>
    <w:rsid w:val="009F6510"/>
    <w:rsid w:val="009F6EFA"/>
    <w:rsid w:val="00A00C50"/>
    <w:rsid w:val="00A0136C"/>
    <w:rsid w:val="00A02A43"/>
    <w:rsid w:val="00A02AAA"/>
    <w:rsid w:val="00A0364B"/>
    <w:rsid w:val="00A04780"/>
    <w:rsid w:val="00A05078"/>
    <w:rsid w:val="00A055A6"/>
    <w:rsid w:val="00A07123"/>
    <w:rsid w:val="00A11F4A"/>
    <w:rsid w:val="00A120CC"/>
    <w:rsid w:val="00A1564E"/>
    <w:rsid w:val="00A160C7"/>
    <w:rsid w:val="00A16792"/>
    <w:rsid w:val="00A22097"/>
    <w:rsid w:val="00A250B8"/>
    <w:rsid w:val="00A25621"/>
    <w:rsid w:val="00A259C8"/>
    <w:rsid w:val="00A26FFA"/>
    <w:rsid w:val="00A272F6"/>
    <w:rsid w:val="00A30FDF"/>
    <w:rsid w:val="00A34FAD"/>
    <w:rsid w:val="00A351A0"/>
    <w:rsid w:val="00A355C1"/>
    <w:rsid w:val="00A35DDA"/>
    <w:rsid w:val="00A3786D"/>
    <w:rsid w:val="00A37A38"/>
    <w:rsid w:val="00A37FC4"/>
    <w:rsid w:val="00A43036"/>
    <w:rsid w:val="00A45D6A"/>
    <w:rsid w:val="00A46978"/>
    <w:rsid w:val="00A47FB7"/>
    <w:rsid w:val="00A500E7"/>
    <w:rsid w:val="00A50A62"/>
    <w:rsid w:val="00A51579"/>
    <w:rsid w:val="00A51D1C"/>
    <w:rsid w:val="00A541C7"/>
    <w:rsid w:val="00A54CCB"/>
    <w:rsid w:val="00A55580"/>
    <w:rsid w:val="00A55BEB"/>
    <w:rsid w:val="00A55E78"/>
    <w:rsid w:val="00A5611F"/>
    <w:rsid w:val="00A56647"/>
    <w:rsid w:val="00A606DE"/>
    <w:rsid w:val="00A60D00"/>
    <w:rsid w:val="00A61867"/>
    <w:rsid w:val="00A62246"/>
    <w:rsid w:val="00A628D1"/>
    <w:rsid w:val="00A703FC"/>
    <w:rsid w:val="00A71010"/>
    <w:rsid w:val="00A713BD"/>
    <w:rsid w:val="00A714F3"/>
    <w:rsid w:val="00A73F5D"/>
    <w:rsid w:val="00A7515C"/>
    <w:rsid w:val="00A75A9B"/>
    <w:rsid w:val="00A75E6C"/>
    <w:rsid w:val="00A76288"/>
    <w:rsid w:val="00A77536"/>
    <w:rsid w:val="00A817F1"/>
    <w:rsid w:val="00A820F1"/>
    <w:rsid w:val="00A8216D"/>
    <w:rsid w:val="00A83403"/>
    <w:rsid w:val="00A84A92"/>
    <w:rsid w:val="00A84DFC"/>
    <w:rsid w:val="00A87394"/>
    <w:rsid w:val="00A87BCF"/>
    <w:rsid w:val="00A87FC4"/>
    <w:rsid w:val="00A901BB"/>
    <w:rsid w:val="00A91725"/>
    <w:rsid w:val="00A932F2"/>
    <w:rsid w:val="00A93531"/>
    <w:rsid w:val="00A94385"/>
    <w:rsid w:val="00A9464E"/>
    <w:rsid w:val="00A96E25"/>
    <w:rsid w:val="00A96E7E"/>
    <w:rsid w:val="00A97D66"/>
    <w:rsid w:val="00AA2E43"/>
    <w:rsid w:val="00AA6490"/>
    <w:rsid w:val="00AA6780"/>
    <w:rsid w:val="00AA68D2"/>
    <w:rsid w:val="00AA7994"/>
    <w:rsid w:val="00AA7ADA"/>
    <w:rsid w:val="00AB0DA9"/>
    <w:rsid w:val="00AB154A"/>
    <w:rsid w:val="00AB1752"/>
    <w:rsid w:val="00AB2FFB"/>
    <w:rsid w:val="00AB3703"/>
    <w:rsid w:val="00AB4BDA"/>
    <w:rsid w:val="00AB505D"/>
    <w:rsid w:val="00AB6A2A"/>
    <w:rsid w:val="00AC02DE"/>
    <w:rsid w:val="00AC03AC"/>
    <w:rsid w:val="00AC1028"/>
    <w:rsid w:val="00AC1453"/>
    <w:rsid w:val="00AC1E0D"/>
    <w:rsid w:val="00AC2931"/>
    <w:rsid w:val="00AC2CC5"/>
    <w:rsid w:val="00AC31BB"/>
    <w:rsid w:val="00AC421B"/>
    <w:rsid w:val="00AC5ADF"/>
    <w:rsid w:val="00AC7029"/>
    <w:rsid w:val="00AD095F"/>
    <w:rsid w:val="00AD139D"/>
    <w:rsid w:val="00AD1B95"/>
    <w:rsid w:val="00AD31EF"/>
    <w:rsid w:val="00AD439F"/>
    <w:rsid w:val="00AD56CC"/>
    <w:rsid w:val="00AD694A"/>
    <w:rsid w:val="00AD6E43"/>
    <w:rsid w:val="00AE0FBB"/>
    <w:rsid w:val="00AE1046"/>
    <w:rsid w:val="00AE246B"/>
    <w:rsid w:val="00AE2758"/>
    <w:rsid w:val="00AE2DD4"/>
    <w:rsid w:val="00AE5D89"/>
    <w:rsid w:val="00AE651F"/>
    <w:rsid w:val="00AE69B9"/>
    <w:rsid w:val="00AF0023"/>
    <w:rsid w:val="00AF0428"/>
    <w:rsid w:val="00AF12DE"/>
    <w:rsid w:val="00AF13AB"/>
    <w:rsid w:val="00AF19CB"/>
    <w:rsid w:val="00AF2238"/>
    <w:rsid w:val="00AF3FB7"/>
    <w:rsid w:val="00AF4902"/>
    <w:rsid w:val="00AF5771"/>
    <w:rsid w:val="00AF5EF1"/>
    <w:rsid w:val="00B00CD1"/>
    <w:rsid w:val="00B02509"/>
    <w:rsid w:val="00B04C1E"/>
    <w:rsid w:val="00B06940"/>
    <w:rsid w:val="00B07155"/>
    <w:rsid w:val="00B077A6"/>
    <w:rsid w:val="00B10C38"/>
    <w:rsid w:val="00B10E27"/>
    <w:rsid w:val="00B1234F"/>
    <w:rsid w:val="00B15179"/>
    <w:rsid w:val="00B156F4"/>
    <w:rsid w:val="00B15D78"/>
    <w:rsid w:val="00B17E3E"/>
    <w:rsid w:val="00B2058F"/>
    <w:rsid w:val="00B20B3D"/>
    <w:rsid w:val="00B21CB7"/>
    <w:rsid w:val="00B23EC0"/>
    <w:rsid w:val="00B25A6D"/>
    <w:rsid w:val="00B25B25"/>
    <w:rsid w:val="00B25B2C"/>
    <w:rsid w:val="00B273A0"/>
    <w:rsid w:val="00B27AB8"/>
    <w:rsid w:val="00B27FBD"/>
    <w:rsid w:val="00B31BF4"/>
    <w:rsid w:val="00B328BB"/>
    <w:rsid w:val="00B3446E"/>
    <w:rsid w:val="00B355B6"/>
    <w:rsid w:val="00B3576F"/>
    <w:rsid w:val="00B358EF"/>
    <w:rsid w:val="00B35ADE"/>
    <w:rsid w:val="00B40C58"/>
    <w:rsid w:val="00B428AC"/>
    <w:rsid w:val="00B43526"/>
    <w:rsid w:val="00B445BC"/>
    <w:rsid w:val="00B449B9"/>
    <w:rsid w:val="00B44AE4"/>
    <w:rsid w:val="00B50CCE"/>
    <w:rsid w:val="00B51672"/>
    <w:rsid w:val="00B52518"/>
    <w:rsid w:val="00B5335A"/>
    <w:rsid w:val="00B53D13"/>
    <w:rsid w:val="00B561ED"/>
    <w:rsid w:val="00B56D8F"/>
    <w:rsid w:val="00B57164"/>
    <w:rsid w:val="00B571B8"/>
    <w:rsid w:val="00B6315A"/>
    <w:rsid w:val="00B65778"/>
    <w:rsid w:val="00B704FC"/>
    <w:rsid w:val="00B745A0"/>
    <w:rsid w:val="00B76D0D"/>
    <w:rsid w:val="00B777D5"/>
    <w:rsid w:val="00B77EE3"/>
    <w:rsid w:val="00B80864"/>
    <w:rsid w:val="00B81535"/>
    <w:rsid w:val="00B81D30"/>
    <w:rsid w:val="00B8293A"/>
    <w:rsid w:val="00B85A59"/>
    <w:rsid w:val="00B85B75"/>
    <w:rsid w:val="00B86A1A"/>
    <w:rsid w:val="00B872CF"/>
    <w:rsid w:val="00B90C71"/>
    <w:rsid w:val="00B90E96"/>
    <w:rsid w:val="00B91E2A"/>
    <w:rsid w:val="00B93F24"/>
    <w:rsid w:val="00B9434A"/>
    <w:rsid w:val="00B94A3A"/>
    <w:rsid w:val="00B94A69"/>
    <w:rsid w:val="00B95994"/>
    <w:rsid w:val="00B95B99"/>
    <w:rsid w:val="00B96CE4"/>
    <w:rsid w:val="00B97D16"/>
    <w:rsid w:val="00B97E54"/>
    <w:rsid w:val="00BA0499"/>
    <w:rsid w:val="00BA1DEC"/>
    <w:rsid w:val="00BA2D7A"/>
    <w:rsid w:val="00BA3CC7"/>
    <w:rsid w:val="00BA4B34"/>
    <w:rsid w:val="00BA52F5"/>
    <w:rsid w:val="00BA6010"/>
    <w:rsid w:val="00BA62B5"/>
    <w:rsid w:val="00BA7F49"/>
    <w:rsid w:val="00BB037C"/>
    <w:rsid w:val="00BB04E4"/>
    <w:rsid w:val="00BB0795"/>
    <w:rsid w:val="00BB243A"/>
    <w:rsid w:val="00BB24F2"/>
    <w:rsid w:val="00BB3A4F"/>
    <w:rsid w:val="00BB4C42"/>
    <w:rsid w:val="00BB6BE6"/>
    <w:rsid w:val="00BB72D1"/>
    <w:rsid w:val="00BB7894"/>
    <w:rsid w:val="00BC112E"/>
    <w:rsid w:val="00BC24CB"/>
    <w:rsid w:val="00BC4463"/>
    <w:rsid w:val="00BC54FC"/>
    <w:rsid w:val="00BC5D58"/>
    <w:rsid w:val="00BC6E83"/>
    <w:rsid w:val="00BD024F"/>
    <w:rsid w:val="00BD16A8"/>
    <w:rsid w:val="00BD259D"/>
    <w:rsid w:val="00BD6686"/>
    <w:rsid w:val="00BD72A8"/>
    <w:rsid w:val="00BE097E"/>
    <w:rsid w:val="00BE2E95"/>
    <w:rsid w:val="00BE3BEF"/>
    <w:rsid w:val="00BE5A25"/>
    <w:rsid w:val="00BE6A82"/>
    <w:rsid w:val="00BE6C48"/>
    <w:rsid w:val="00BF0712"/>
    <w:rsid w:val="00BF1592"/>
    <w:rsid w:val="00BF1913"/>
    <w:rsid w:val="00BF448C"/>
    <w:rsid w:val="00BF50AB"/>
    <w:rsid w:val="00BF51EA"/>
    <w:rsid w:val="00BF6253"/>
    <w:rsid w:val="00BF70A9"/>
    <w:rsid w:val="00BF72B8"/>
    <w:rsid w:val="00C00FD6"/>
    <w:rsid w:val="00C0184F"/>
    <w:rsid w:val="00C02B46"/>
    <w:rsid w:val="00C037B7"/>
    <w:rsid w:val="00C0468F"/>
    <w:rsid w:val="00C04BB9"/>
    <w:rsid w:val="00C06568"/>
    <w:rsid w:val="00C1016F"/>
    <w:rsid w:val="00C12196"/>
    <w:rsid w:val="00C150CA"/>
    <w:rsid w:val="00C169F8"/>
    <w:rsid w:val="00C16FFD"/>
    <w:rsid w:val="00C17844"/>
    <w:rsid w:val="00C17A8F"/>
    <w:rsid w:val="00C205BF"/>
    <w:rsid w:val="00C215E6"/>
    <w:rsid w:val="00C21D19"/>
    <w:rsid w:val="00C2271C"/>
    <w:rsid w:val="00C231BF"/>
    <w:rsid w:val="00C23988"/>
    <w:rsid w:val="00C264B1"/>
    <w:rsid w:val="00C268A4"/>
    <w:rsid w:val="00C305AC"/>
    <w:rsid w:val="00C30CE7"/>
    <w:rsid w:val="00C311D3"/>
    <w:rsid w:val="00C315B0"/>
    <w:rsid w:val="00C31763"/>
    <w:rsid w:val="00C330F9"/>
    <w:rsid w:val="00C33324"/>
    <w:rsid w:val="00C33786"/>
    <w:rsid w:val="00C34148"/>
    <w:rsid w:val="00C34809"/>
    <w:rsid w:val="00C35AB9"/>
    <w:rsid w:val="00C35F3F"/>
    <w:rsid w:val="00C36053"/>
    <w:rsid w:val="00C36976"/>
    <w:rsid w:val="00C36C08"/>
    <w:rsid w:val="00C40AE0"/>
    <w:rsid w:val="00C44249"/>
    <w:rsid w:val="00C44F2B"/>
    <w:rsid w:val="00C455C5"/>
    <w:rsid w:val="00C457AC"/>
    <w:rsid w:val="00C47693"/>
    <w:rsid w:val="00C50309"/>
    <w:rsid w:val="00C517D1"/>
    <w:rsid w:val="00C51B4F"/>
    <w:rsid w:val="00C51D4D"/>
    <w:rsid w:val="00C51E22"/>
    <w:rsid w:val="00C5223F"/>
    <w:rsid w:val="00C52A59"/>
    <w:rsid w:val="00C52C02"/>
    <w:rsid w:val="00C5494C"/>
    <w:rsid w:val="00C5536D"/>
    <w:rsid w:val="00C559F3"/>
    <w:rsid w:val="00C60F2E"/>
    <w:rsid w:val="00C63FF9"/>
    <w:rsid w:val="00C6682C"/>
    <w:rsid w:val="00C66960"/>
    <w:rsid w:val="00C72160"/>
    <w:rsid w:val="00C7360E"/>
    <w:rsid w:val="00C73CCD"/>
    <w:rsid w:val="00C759E6"/>
    <w:rsid w:val="00C76061"/>
    <w:rsid w:val="00C76172"/>
    <w:rsid w:val="00C76278"/>
    <w:rsid w:val="00C801CD"/>
    <w:rsid w:val="00C82202"/>
    <w:rsid w:val="00C82D1F"/>
    <w:rsid w:val="00C836BF"/>
    <w:rsid w:val="00C84DB6"/>
    <w:rsid w:val="00C858E1"/>
    <w:rsid w:val="00C86C21"/>
    <w:rsid w:val="00C86CD4"/>
    <w:rsid w:val="00C90459"/>
    <w:rsid w:val="00C90BC9"/>
    <w:rsid w:val="00C91362"/>
    <w:rsid w:val="00C91E88"/>
    <w:rsid w:val="00C91F3A"/>
    <w:rsid w:val="00C96528"/>
    <w:rsid w:val="00C9772B"/>
    <w:rsid w:val="00CA0D0C"/>
    <w:rsid w:val="00CA132A"/>
    <w:rsid w:val="00CA3A27"/>
    <w:rsid w:val="00CA3D6E"/>
    <w:rsid w:val="00CA46A7"/>
    <w:rsid w:val="00CA5EF0"/>
    <w:rsid w:val="00CB2900"/>
    <w:rsid w:val="00CB2CBF"/>
    <w:rsid w:val="00CB6B08"/>
    <w:rsid w:val="00CC185B"/>
    <w:rsid w:val="00CC1924"/>
    <w:rsid w:val="00CC3F42"/>
    <w:rsid w:val="00CC4AAE"/>
    <w:rsid w:val="00CC4BD2"/>
    <w:rsid w:val="00CC59D3"/>
    <w:rsid w:val="00CC5EB8"/>
    <w:rsid w:val="00CD1525"/>
    <w:rsid w:val="00CD20D0"/>
    <w:rsid w:val="00CD292E"/>
    <w:rsid w:val="00CD3E20"/>
    <w:rsid w:val="00CD7529"/>
    <w:rsid w:val="00CD7690"/>
    <w:rsid w:val="00CE1B43"/>
    <w:rsid w:val="00CE3584"/>
    <w:rsid w:val="00CE41C2"/>
    <w:rsid w:val="00CE4963"/>
    <w:rsid w:val="00CE5163"/>
    <w:rsid w:val="00CE5A8D"/>
    <w:rsid w:val="00CE5BC8"/>
    <w:rsid w:val="00CE5D36"/>
    <w:rsid w:val="00CE5DC8"/>
    <w:rsid w:val="00CE61EC"/>
    <w:rsid w:val="00CE728C"/>
    <w:rsid w:val="00CE7CF4"/>
    <w:rsid w:val="00CF2078"/>
    <w:rsid w:val="00CF2933"/>
    <w:rsid w:val="00CF37D7"/>
    <w:rsid w:val="00CF5851"/>
    <w:rsid w:val="00CF754B"/>
    <w:rsid w:val="00CF7B1F"/>
    <w:rsid w:val="00CF7C7A"/>
    <w:rsid w:val="00D004FE"/>
    <w:rsid w:val="00D03399"/>
    <w:rsid w:val="00D045D3"/>
    <w:rsid w:val="00D069BA"/>
    <w:rsid w:val="00D10CC8"/>
    <w:rsid w:val="00D11BF9"/>
    <w:rsid w:val="00D11FE5"/>
    <w:rsid w:val="00D122CC"/>
    <w:rsid w:val="00D12650"/>
    <w:rsid w:val="00D12FFE"/>
    <w:rsid w:val="00D136EE"/>
    <w:rsid w:val="00D14ABF"/>
    <w:rsid w:val="00D20049"/>
    <w:rsid w:val="00D204A4"/>
    <w:rsid w:val="00D209CF"/>
    <w:rsid w:val="00D21287"/>
    <w:rsid w:val="00D21D4A"/>
    <w:rsid w:val="00D21D51"/>
    <w:rsid w:val="00D22337"/>
    <w:rsid w:val="00D22909"/>
    <w:rsid w:val="00D23569"/>
    <w:rsid w:val="00D24F09"/>
    <w:rsid w:val="00D31F7F"/>
    <w:rsid w:val="00D330AA"/>
    <w:rsid w:val="00D34CA3"/>
    <w:rsid w:val="00D35142"/>
    <w:rsid w:val="00D35B52"/>
    <w:rsid w:val="00D361E0"/>
    <w:rsid w:val="00D371FC"/>
    <w:rsid w:val="00D37403"/>
    <w:rsid w:val="00D410BC"/>
    <w:rsid w:val="00D41A00"/>
    <w:rsid w:val="00D4246B"/>
    <w:rsid w:val="00D42EF7"/>
    <w:rsid w:val="00D4389E"/>
    <w:rsid w:val="00D453E1"/>
    <w:rsid w:val="00D45907"/>
    <w:rsid w:val="00D51A0C"/>
    <w:rsid w:val="00D520C1"/>
    <w:rsid w:val="00D54314"/>
    <w:rsid w:val="00D54833"/>
    <w:rsid w:val="00D5496A"/>
    <w:rsid w:val="00D553D7"/>
    <w:rsid w:val="00D559E0"/>
    <w:rsid w:val="00D602C0"/>
    <w:rsid w:val="00D621A6"/>
    <w:rsid w:val="00D62234"/>
    <w:rsid w:val="00D63364"/>
    <w:rsid w:val="00D637C9"/>
    <w:rsid w:val="00D65B25"/>
    <w:rsid w:val="00D66E6A"/>
    <w:rsid w:val="00D67E7D"/>
    <w:rsid w:val="00D70D71"/>
    <w:rsid w:val="00D74562"/>
    <w:rsid w:val="00D748BD"/>
    <w:rsid w:val="00D77267"/>
    <w:rsid w:val="00D81404"/>
    <w:rsid w:val="00D81E4B"/>
    <w:rsid w:val="00D83506"/>
    <w:rsid w:val="00D84B9C"/>
    <w:rsid w:val="00D85785"/>
    <w:rsid w:val="00D85DF7"/>
    <w:rsid w:val="00D866CF"/>
    <w:rsid w:val="00D8765E"/>
    <w:rsid w:val="00D87868"/>
    <w:rsid w:val="00D8793B"/>
    <w:rsid w:val="00D90A2B"/>
    <w:rsid w:val="00D910DB"/>
    <w:rsid w:val="00D918C4"/>
    <w:rsid w:val="00D91F99"/>
    <w:rsid w:val="00D93741"/>
    <w:rsid w:val="00D9447C"/>
    <w:rsid w:val="00D95FFB"/>
    <w:rsid w:val="00D962AF"/>
    <w:rsid w:val="00D9737F"/>
    <w:rsid w:val="00D974B0"/>
    <w:rsid w:val="00D9781E"/>
    <w:rsid w:val="00DA14A6"/>
    <w:rsid w:val="00DA30E4"/>
    <w:rsid w:val="00DA34AE"/>
    <w:rsid w:val="00DA45C6"/>
    <w:rsid w:val="00DB2270"/>
    <w:rsid w:val="00DB2E7E"/>
    <w:rsid w:val="00DB3269"/>
    <w:rsid w:val="00DB3441"/>
    <w:rsid w:val="00DB47B2"/>
    <w:rsid w:val="00DB69DE"/>
    <w:rsid w:val="00DC05F5"/>
    <w:rsid w:val="00DC2E69"/>
    <w:rsid w:val="00DC3342"/>
    <w:rsid w:val="00DC35B0"/>
    <w:rsid w:val="00DC5E5D"/>
    <w:rsid w:val="00DC6ECB"/>
    <w:rsid w:val="00DC73BE"/>
    <w:rsid w:val="00DD038C"/>
    <w:rsid w:val="00DD0484"/>
    <w:rsid w:val="00DD0DBE"/>
    <w:rsid w:val="00DD16FB"/>
    <w:rsid w:val="00DD2BAE"/>
    <w:rsid w:val="00DD2C27"/>
    <w:rsid w:val="00DD45CF"/>
    <w:rsid w:val="00DE0BFF"/>
    <w:rsid w:val="00DE13DF"/>
    <w:rsid w:val="00DE3C7B"/>
    <w:rsid w:val="00DE3CCC"/>
    <w:rsid w:val="00DE625C"/>
    <w:rsid w:val="00DE634E"/>
    <w:rsid w:val="00DE7331"/>
    <w:rsid w:val="00DF165B"/>
    <w:rsid w:val="00DF23B6"/>
    <w:rsid w:val="00DF2C8D"/>
    <w:rsid w:val="00DF3710"/>
    <w:rsid w:val="00DF3D0E"/>
    <w:rsid w:val="00DF3F59"/>
    <w:rsid w:val="00DF520B"/>
    <w:rsid w:val="00DF76FE"/>
    <w:rsid w:val="00E012D8"/>
    <w:rsid w:val="00E019CE"/>
    <w:rsid w:val="00E01CDA"/>
    <w:rsid w:val="00E02DBD"/>
    <w:rsid w:val="00E04067"/>
    <w:rsid w:val="00E05EE1"/>
    <w:rsid w:val="00E067A3"/>
    <w:rsid w:val="00E1230B"/>
    <w:rsid w:val="00E1243A"/>
    <w:rsid w:val="00E13692"/>
    <w:rsid w:val="00E15066"/>
    <w:rsid w:val="00E15BB2"/>
    <w:rsid w:val="00E20465"/>
    <w:rsid w:val="00E2079B"/>
    <w:rsid w:val="00E23707"/>
    <w:rsid w:val="00E24FB5"/>
    <w:rsid w:val="00E26B53"/>
    <w:rsid w:val="00E26E62"/>
    <w:rsid w:val="00E27965"/>
    <w:rsid w:val="00E30AFC"/>
    <w:rsid w:val="00E314CA"/>
    <w:rsid w:val="00E33FF5"/>
    <w:rsid w:val="00E34E7B"/>
    <w:rsid w:val="00E34FD5"/>
    <w:rsid w:val="00E35F37"/>
    <w:rsid w:val="00E367AA"/>
    <w:rsid w:val="00E36C63"/>
    <w:rsid w:val="00E37475"/>
    <w:rsid w:val="00E4020F"/>
    <w:rsid w:val="00E408DD"/>
    <w:rsid w:val="00E42446"/>
    <w:rsid w:val="00E44C1B"/>
    <w:rsid w:val="00E46534"/>
    <w:rsid w:val="00E50B23"/>
    <w:rsid w:val="00E52467"/>
    <w:rsid w:val="00E52511"/>
    <w:rsid w:val="00E5256D"/>
    <w:rsid w:val="00E528FB"/>
    <w:rsid w:val="00E5519A"/>
    <w:rsid w:val="00E57FDA"/>
    <w:rsid w:val="00E6005F"/>
    <w:rsid w:val="00E609ED"/>
    <w:rsid w:val="00E61410"/>
    <w:rsid w:val="00E625F3"/>
    <w:rsid w:val="00E640A6"/>
    <w:rsid w:val="00E64BA5"/>
    <w:rsid w:val="00E67263"/>
    <w:rsid w:val="00E67CB2"/>
    <w:rsid w:val="00E736B8"/>
    <w:rsid w:val="00E748AE"/>
    <w:rsid w:val="00E778D4"/>
    <w:rsid w:val="00E8009E"/>
    <w:rsid w:val="00E80370"/>
    <w:rsid w:val="00E80D90"/>
    <w:rsid w:val="00E81D59"/>
    <w:rsid w:val="00E852DF"/>
    <w:rsid w:val="00E857B6"/>
    <w:rsid w:val="00E8647C"/>
    <w:rsid w:val="00E90163"/>
    <w:rsid w:val="00E9033E"/>
    <w:rsid w:val="00E90E2A"/>
    <w:rsid w:val="00E916F2"/>
    <w:rsid w:val="00E930E8"/>
    <w:rsid w:val="00E93221"/>
    <w:rsid w:val="00E95277"/>
    <w:rsid w:val="00E96389"/>
    <w:rsid w:val="00EA1E17"/>
    <w:rsid w:val="00EA240C"/>
    <w:rsid w:val="00EA2CEF"/>
    <w:rsid w:val="00EA4B7D"/>
    <w:rsid w:val="00EA5065"/>
    <w:rsid w:val="00EA55B4"/>
    <w:rsid w:val="00EA75B5"/>
    <w:rsid w:val="00EA7C0D"/>
    <w:rsid w:val="00EB40DE"/>
    <w:rsid w:val="00EB4F62"/>
    <w:rsid w:val="00EB5BAC"/>
    <w:rsid w:val="00EB6852"/>
    <w:rsid w:val="00EB6B37"/>
    <w:rsid w:val="00EB78B9"/>
    <w:rsid w:val="00EB7FF2"/>
    <w:rsid w:val="00EC091B"/>
    <w:rsid w:val="00EC1CFB"/>
    <w:rsid w:val="00EC2CCD"/>
    <w:rsid w:val="00EC2FE2"/>
    <w:rsid w:val="00EC308A"/>
    <w:rsid w:val="00EC3461"/>
    <w:rsid w:val="00EC4144"/>
    <w:rsid w:val="00EC687E"/>
    <w:rsid w:val="00EC7EC9"/>
    <w:rsid w:val="00ED0D44"/>
    <w:rsid w:val="00ED247B"/>
    <w:rsid w:val="00ED39AB"/>
    <w:rsid w:val="00ED402B"/>
    <w:rsid w:val="00ED6D56"/>
    <w:rsid w:val="00EE009E"/>
    <w:rsid w:val="00EE1F1A"/>
    <w:rsid w:val="00EE3C5B"/>
    <w:rsid w:val="00EE5363"/>
    <w:rsid w:val="00EE6042"/>
    <w:rsid w:val="00EE7167"/>
    <w:rsid w:val="00EE71EC"/>
    <w:rsid w:val="00EE799E"/>
    <w:rsid w:val="00EF18B8"/>
    <w:rsid w:val="00EF45CF"/>
    <w:rsid w:val="00EF5910"/>
    <w:rsid w:val="00EF6794"/>
    <w:rsid w:val="00EF6F0B"/>
    <w:rsid w:val="00EF6F4A"/>
    <w:rsid w:val="00F00306"/>
    <w:rsid w:val="00F00C93"/>
    <w:rsid w:val="00F0209D"/>
    <w:rsid w:val="00F02269"/>
    <w:rsid w:val="00F04BFC"/>
    <w:rsid w:val="00F05EB3"/>
    <w:rsid w:val="00F072E4"/>
    <w:rsid w:val="00F07D8A"/>
    <w:rsid w:val="00F10E8D"/>
    <w:rsid w:val="00F10FCD"/>
    <w:rsid w:val="00F126B8"/>
    <w:rsid w:val="00F12892"/>
    <w:rsid w:val="00F12965"/>
    <w:rsid w:val="00F15063"/>
    <w:rsid w:val="00F16B64"/>
    <w:rsid w:val="00F227F6"/>
    <w:rsid w:val="00F22FC2"/>
    <w:rsid w:val="00F25603"/>
    <w:rsid w:val="00F2564E"/>
    <w:rsid w:val="00F261F8"/>
    <w:rsid w:val="00F26EFE"/>
    <w:rsid w:val="00F27DED"/>
    <w:rsid w:val="00F301ED"/>
    <w:rsid w:val="00F32E19"/>
    <w:rsid w:val="00F331C5"/>
    <w:rsid w:val="00F33A4D"/>
    <w:rsid w:val="00F33FC8"/>
    <w:rsid w:val="00F3427D"/>
    <w:rsid w:val="00F34472"/>
    <w:rsid w:val="00F34C2C"/>
    <w:rsid w:val="00F37525"/>
    <w:rsid w:val="00F40FB3"/>
    <w:rsid w:val="00F4144A"/>
    <w:rsid w:val="00F42290"/>
    <w:rsid w:val="00F422BF"/>
    <w:rsid w:val="00F42602"/>
    <w:rsid w:val="00F42E00"/>
    <w:rsid w:val="00F461B3"/>
    <w:rsid w:val="00F46A1E"/>
    <w:rsid w:val="00F474EA"/>
    <w:rsid w:val="00F47EA9"/>
    <w:rsid w:val="00F50F6C"/>
    <w:rsid w:val="00F5119A"/>
    <w:rsid w:val="00F51BD1"/>
    <w:rsid w:val="00F51CCF"/>
    <w:rsid w:val="00F51E49"/>
    <w:rsid w:val="00F526BE"/>
    <w:rsid w:val="00F5548F"/>
    <w:rsid w:val="00F56012"/>
    <w:rsid w:val="00F6205F"/>
    <w:rsid w:val="00F639B6"/>
    <w:rsid w:val="00F66380"/>
    <w:rsid w:val="00F663C6"/>
    <w:rsid w:val="00F6774A"/>
    <w:rsid w:val="00F67CAD"/>
    <w:rsid w:val="00F70DA7"/>
    <w:rsid w:val="00F70DD7"/>
    <w:rsid w:val="00F7120A"/>
    <w:rsid w:val="00F71969"/>
    <w:rsid w:val="00F72CAE"/>
    <w:rsid w:val="00F766BE"/>
    <w:rsid w:val="00F7688A"/>
    <w:rsid w:val="00F81F76"/>
    <w:rsid w:val="00F83FE2"/>
    <w:rsid w:val="00F8424E"/>
    <w:rsid w:val="00F856D4"/>
    <w:rsid w:val="00F85887"/>
    <w:rsid w:val="00F90F5A"/>
    <w:rsid w:val="00F91B7E"/>
    <w:rsid w:val="00F927FA"/>
    <w:rsid w:val="00F9299E"/>
    <w:rsid w:val="00F95274"/>
    <w:rsid w:val="00F953C0"/>
    <w:rsid w:val="00F973CD"/>
    <w:rsid w:val="00F978D7"/>
    <w:rsid w:val="00F97AF3"/>
    <w:rsid w:val="00F97F40"/>
    <w:rsid w:val="00FA11DE"/>
    <w:rsid w:val="00FA13C4"/>
    <w:rsid w:val="00FA2DB5"/>
    <w:rsid w:val="00FA5FD0"/>
    <w:rsid w:val="00FA73D0"/>
    <w:rsid w:val="00FB0D27"/>
    <w:rsid w:val="00FB3AF4"/>
    <w:rsid w:val="00FB44B2"/>
    <w:rsid w:val="00FB6E18"/>
    <w:rsid w:val="00FC08AC"/>
    <w:rsid w:val="00FC0A86"/>
    <w:rsid w:val="00FC4338"/>
    <w:rsid w:val="00FC4550"/>
    <w:rsid w:val="00FC4F08"/>
    <w:rsid w:val="00FC5677"/>
    <w:rsid w:val="00FC73BC"/>
    <w:rsid w:val="00FD0D30"/>
    <w:rsid w:val="00FD0DA3"/>
    <w:rsid w:val="00FD169B"/>
    <w:rsid w:val="00FD23A9"/>
    <w:rsid w:val="00FD5039"/>
    <w:rsid w:val="00FD6463"/>
    <w:rsid w:val="00FD78FF"/>
    <w:rsid w:val="00FE0AA0"/>
    <w:rsid w:val="00FE0CE4"/>
    <w:rsid w:val="00FE26FE"/>
    <w:rsid w:val="00FE5312"/>
    <w:rsid w:val="00FE54DC"/>
    <w:rsid w:val="00FE5EE0"/>
    <w:rsid w:val="00FE7046"/>
    <w:rsid w:val="00FF095E"/>
    <w:rsid w:val="00FF3008"/>
    <w:rsid w:val="00FF3EBA"/>
    <w:rsid w:val="00FF4AB8"/>
    <w:rsid w:val="00FF6022"/>
    <w:rsid w:val="00FF699C"/>
    <w:rsid w:val="00FF7BD7"/>
    <w:rsid w:val="010C5220"/>
    <w:rsid w:val="011414D7"/>
    <w:rsid w:val="012247AD"/>
    <w:rsid w:val="014337F8"/>
    <w:rsid w:val="01514167"/>
    <w:rsid w:val="017716F4"/>
    <w:rsid w:val="01785B98"/>
    <w:rsid w:val="01D370EE"/>
    <w:rsid w:val="01E258DD"/>
    <w:rsid w:val="01F339D5"/>
    <w:rsid w:val="021138F7"/>
    <w:rsid w:val="02186A33"/>
    <w:rsid w:val="021F66C7"/>
    <w:rsid w:val="022F0ECA"/>
    <w:rsid w:val="0246187D"/>
    <w:rsid w:val="02584E9D"/>
    <w:rsid w:val="025F4662"/>
    <w:rsid w:val="02734D97"/>
    <w:rsid w:val="02866093"/>
    <w:rsid w:val="02921407"/>
    <w:rsid w:val="02AB0EC1"/>
    <w:rsid w:val="02AF383B"/>
    <w:rsid w:val="02ED1C6E"/>
    <w:rsid w:val="02F456F2"/>
    <w:rsid w:val="030E7E36"/>
    <w:rsid w:val="031511C4"/>
    <w:rsid w:val="03157416"/>
    <w:rsid w:val="03314155"/>
    <w:rsid w:val="03325A9F"/>
    <w:rsid w:val="0358100B"/>
    <w:rsid w:val="03673068"/>
    <w:rsid w:val="03791753"/>
    <w:rsid w:val="03800B8D"/>
    <w:rsid w:val="03AF786B"/>
    <w:rsid w:val="03CD1A9F"/>
    <w:rsid w:val="03D66BA6"/>
    <w:rsid w:val="03DA48E8"/>
    <w:rsid w:val="040A684F"/>
    <w:rsid w:val="040F3E66"/>
    <w:rsid w:val="04533DF5"/>
    <w:rsid w:val="04AA3A81"/>
    <w:rsid w:val="05045994"/>
    <w:rsid w:val="051536FE"/>
    <w:rsid w:val="05163273"/>
    <w:rsid w:val="05333F50"/>
    <w:rsid w:val="05740424"/>
    <w:rsid w:val="057C1D00"/>
    <w:rsid w:val="05801034"/>
    <w:rsid w:val="05951622"/>
    <w:rsid w:val="059F4E31"/>
    <w:rsid w:val="05BE0D9E"/>
    <w:rsid w:val="05D215EF"/>
    <w:rsid w:val="05F01FE2"/>
    <w:rsid w:val="05F1716C"/>
    <w:rsid w:val="05F872A7"/>
    <w:rsid w:val="0614477E"/>
    <w:rsid w:val="06163BD1"/>
    <w:rsid w:val="065B5A88"/>
    <w:rsid w:val="066E03D2"/>
    <w:rsid w:val="067C27AE"/>
    <w:rsid w:val="06982838"/>
    <w:rsid w:val="06EB2968"/>
    <w:rsid w:val="06F71772"/>
    <w:rsid w:val="06F85049"/>
    <w:rsid w:val="06FB30AC"/>
    <w:rsid w:val="070A1DBF"/>
    <w:rsid w:val="0714098C"/>
    <w:rsid w:val="071579E5"/>
    <w:rsid w:val="0733430F"/>
    <w:rsid w:val="07A019A5"/>
    <w:rsid w:val="07B0770E"/>
    <w:rsid w:val="08271494"/>
    <w:rsid w:val="084F5179"/>
    <w:rsid w:val="085307CF"/>
    <w:rsid w:val="087F211D"/>
    <w:rsid w:val="088A7F5F"/>
    <w:rsid w:val="088C0AD1"/>
    <w:rsid w:val="08961061"/>
    <w:rsid w:val="089967B4"/>
    <w:rsid w:val="08A62E22"/>
    <w:rsid w:val="08AA60D3"/>
    <w:rsid w:val="08B84ACC"/>
    <w:rsid w:val="08CE609D"/>
    <w:rsid w:val="08E43B13"/>
    <w:rsid w:val="08EC29C7"/>
    <w:rsid w:val="08ED297E"/>
    <w:rsid w:val="08F518E8"/>
    <w:rsid w:val="090D306A"/>
    <w:rsid w:val="091B52F7"/>
    <w:rsid w:val="091B56DF"/>
    <w:rsid w:val="092752BD"/>
    <w:rsid w:val="09304D27"/>
    <w:rsid w:val="093F01BD"/>
    <w:rsid w:val="09434CDD"/>
    <w:rsid w:val="09525009"/>
    <w:rsid w:val="0967045C"/>
    <w:rsid w:val="09695754"/>
    <w:rsid w:val="09764F32"/>
    <w:rsid w:val="09815806"/>
    <w:rsid w:val="099E390F"/>
    <w:rsid w:val="09B63701"/>
    <w:rsid w:val="09BF1E8A"/>
    <w:rsid w:val="09D45935"/>
    <w:rsid w:val="09D64A55"/>
    <w:rsid w:val="09E65580"/>
    <w:rsid w:val="0A1270CD"/>
    <w:rsid w:val="0A334BF3"/>
    <w:rsid w:val="0A344626"/>
    <w:rsid w:val="0A410AF1"/>
    <w:rsid w:val="0A586566"/>
    <w:rsid w:val="0A9C3C41"/>
    <w:rsid w:val="0AA15FE0"/>
    <w:rsid w:val="0AA16082"/>
    <w:rsid w:val="0AAE43D8"/>
    <w:rsid w:val="0AF3003D"/>
    <w:rsid w:val="0AF53DB5"/>
    <w:rsid w:val="0AFA13CC"/>
    <w:rsid w:val="0AFD0EBC"/>
    <w:rsid w:val="0B0C140B"/>
    <w:rsid w:val="0B0D71EB"/>
    <w:rsid w:val="0B165733"/>
    <w:rsid w:val="0B485243"/>
    <w:rsid w:val="0B757689"/>
    <w:rsid w:val="0B836A53"/>
    <w:rsid w:val="0B865355"/>
    <w:rsid w:val="0B9659AE"/>
    <w:rsid w:val="0BD47E6F"/>
    <w:rsid w:val="0BE04A65"/>
    <w:rsid w:val="0BE07639"/>
    <w:rsid w:val="0BFE4EEC"/>
    <w:rsid w:val="0C1110C3"/>
    <w:rsid w:val="0C721ED4"/>
    <w:rsid w:val="0C943AA2"/>
    <w:rsid w:val="0CA42502"/>
    <w:rsid w:val="0CE53F09"/>
    <w:rsid w:val="0CF11ACB"/>
    <w:rsid w:val="0D0442FC"/>
    <w:rsid w:val="0D0F4ED6"/>
    <w:rsid w:val="0D103128"/>
    <w:rsid w:val="0D200E92"/>
    <w:rsid w:val="0D405202"/>
    <w:rsid w:val="0D62648C"/>
    <w:rsid w:val="0D6276EC"/>
    <w:rsid w:val="0E121122"/>
    <w:rsid w:val="0E2350DD"/>
    <w:rsid w:val="0E3117A1"/>
    <w:rsid w:val="0E4D215A"/>
    <w:rsid w:val="0E4E0472"/>
    <w:rsid w:val="0E762943"/>
    <w:rsid w:val="0EA22008"/>
    <w:rsid w:val="0EFD592E"/>
    <w:rsid w:val="0F0412E3"/>
    <w:rsid w:val="0F1B4006"/>
    <w:rsid w:val="0F20161D"/>
    <w:rsid w:val="0F56503F"/>
    <w:rsid w:val="0F5C7184"/>
    <w:rsid w:val="0F751969"/>
    <w:rsid w:val="0F7C6CF5"/>
    <w:rsid w:val="0F9A4F2B"/>
    <w:rsid w:val="0FD03043"/>
    <w:rsid w:val="10540CF9"/>
    <w:rsid w:val="107E7068"/>
    <w:rsid w:val="109526C1"/>
    <w:rsid w:val="10984E06"/>
    <w:rsid w:val="10A26C22"/>
    <w:rsid w:val="10A87B1C"/>
    <w:rsid w:val="10AC7BF2"/>
    <w:rsid w:val="10B1077E"/>
    <w:rsid w:val="10B244F7"/>
    <w:rsid w:val="10D64689"/>
    <w:rsid w:val="10F7015B"/>
    <w:rsid w:val="11156DE8"/>
    <w:rsid w:val="11166833"/>
    <w:rsid w:val="1124502D"/>
    <w:rsid w:val="112C205C"/>
    <w:rsid w:val="112E3CAA"/>
    <w:rsid w:val="116547BB"/>
    <w:rsid w:val="11B22F57"/>
    <w:rsid w:val="11F4204D"/>
    <w:rsid w:val="12045226"/>
    <w:rsid w:val="12104AC7"/>
    <w:rsid w:val="12170AB5"/>
    <w:rsid w:val="121D26EA"/>
    <w:rsid w:val="124318AA"/>
    <w:rsid w:val="126F6B43"/>
    <w:rsid w:val="12BC239A"/>
    <w:rsid w:val="12E0359D"/>
    <w:rsid w:val="12EB59AA"/>
    <w:rsid w:val="12F333FB"/>
    <w:rsid w:val="130C0529"/>
    <w:rsid w:val="130F6871"/>
    <w:rsid w:val="13180961"/>
    <w:rsid w:val="13180F89"/>
    <w:rsid w:val="13201BEB"/>
    <w:rsid w:val="13392C2B"/>
    <w:rsid w:val="133E02C4"/>
    <w:rsid w:val="13E06DFD"/>
    <w:rsid w:val="13F866C4"/>
    <w:rsid w:val="13FB0A64"/>
    <w:rsid w:val="1400151D"/>
    <w:rsid w:val="140640AE"/>
    <w:rsid w:val="140779F6"/>
    <w:rsid w:val="14200E89"/>
    <w:rsid w:val="142179C9"/>
    <w:rsid w:val="14333BA0"/>
    <w:rsid w:val="14812B5E"/>
    <w:rsid w:val="14C8253B"/>
    <w:rsid w:val="14EC447B"/>
    <w:rsid w:val="15400323"/>
    <w:rsid w:val="15507EB4"/>
    <w:rsid w:val="159863B1"/>
    <w:rsid w:val="159E745E"/>
    <w:rsid w:val="15BE749A"/>
    <w:rsid w:val="15CC605B"/>
    <w:rsid w:val="161F43DC"/>
    <w:rsid w:val="16372D0F"/>
    <w:rsid w:val="16421545"/>
    <w:rsid w:val="169D2B0F"/>
    <w:rsid w:val="16A845E8"/>
    <w:rsid w:val="16B94831"/>
    <w:rsid w:val="16CF3177"/>
    <w:rsid w:val="16D01B7A"/>
    <w:rsid w:val="16D76A65"/>
    <w:rsid w:val="16DA7D88"/>
    <w:rsid w:val="16EC7F5F"/>
    <w:rsid w:val="172865DF"/>
    <w:rsid w:val="172B0B5F"/>
    <w:rsid w:val="176C18A3"/>
    <w:rsid w:val="17872239"/>
    <w:rsid w:val="181151D1"/>
    <w:rsid w:val="182E0907"/>
    <w:rsid w:val="1833416F"/>
    <w:rsid w:val="18423839"/>
    <w:rsid w:val="184A0F0C"/>
    <w:rsid w:val="184F05E3"/>
    <w:rsid w:val="18636CAE"/>
    <w:rsid w:val="187327BD"/>
    <w:rsid w:val="18881535"/>
    <w:rsid w:val="18A84B5D"/>
    <w:rsid w:val="18C4126B"/>
    <w:rsid w:val="19153875"/>
    <w:rsid w:val="19277BC9"/>
    <w:rsid w:val="19436634"/>
    <w:rsid w:val="19516FA3"/>
    <w:rsid w:val="19765831"/>
    <w:rsid w:val="197B5D87"/>
    <w:rsid w:val="1981799E"/>
    <w:rsid w:val="19961F4C"/>
    <w:rsid w:val="19AA220F"/>
    <w:rsid w:val="19BB7ADF"/>
    <w:rsid w:val="19C77265"/>
    <w:rsid w:val="1A1F2BFD"/>
    <w:rsid w:val="1A500161"/>
    <w:rsid w:val="1A75281D"/>
    <w:rsid w:val="1A8C55EC"/>
    <w:rsid w:val="1A8C666F"/>
    <w:rsid w:val="1AAC1FB7"/>
    <w:rsid w:val="1AB76D6D"/>
    <w:rsid w:val="1AB86715"/>
    <w:rsid w:val="1AC6751C"/>
    <w:rsid w:val="1B097409"/>
    <w:rsid w:val="1B132036"/>
    <w:rsid w:val="1B1407A7"/>
    <w:rsid w:val="1B432F88"/>
    <w:rsid w:val="1B96580E"/>
    <w:rsid w:val="1BA7731B"/>
    <w:rsid w:val="1BAB04C0"/>
    <w:rsid w:val="1BAB226E"/>
    <w:rsid w:val="1BBE6D5D"/>
    <w:rsid w:val="1BE94383"/>
    <w:rsid w:val="1C12186A"/>
    <w:rsid w:val="1C38518D"/>
    <w:rsid w:val="1C3A7763"/>
    <w:rsid w:val="1C5228BB"/>
    <w:rsid w:val="1C556E64"/>
    <w:rsid w:val="1C5861DC"/>
    <w:rsid w:val="1C672639"/>
    <w:rsid w:val="1C744D56"/>
    <w:rsid w:val="1C9C11CB"/>
    <w:rsid w:val="1CA0201C"/>
    <w:rsid w:val="1CB20E75"/>
    <w:rsid w:val="1CCC465A"/>
    <w:rsid w:val="1CDA105D"/>
    <w:rsid w:val="1CDA2E0B"/>
    <w:rsid w:val="1CEB5018"/>
    <w:rsid w:val="1CF97072"/>
    <w:rsid w:val="1CFD4D4B"/>
    <w:rsid w:val="1D0A63DC"/>
    <w:rsid w:val="1D0E44D8"/>
    <w:rsid w:val="1D145ECD"/>
    <w:rsid w:val="1D1F2F14"/>
    <w:rsid w:val="1D4E43F1"/>
    <w:rsid w:val="1D9E3217"/>
    <w:rsid w:val="1DEC20C9"/>
    <w:rsid w:val="1DF3531B"/>
    <w:rsid w:val="1DF47EFC"/>
    <w:rsid w:val="1DF905F5"/>
    <w:rsid w:val="1E036392"/>
    <w:rsid w:val="1E05035C"/>
    <w:rsid w:val="1E200A3C"/>
    <w:rsid w:val="1E272B5A"/>
    <w:rsid w:val="1E642DC3"/>
    <w:rsid w:val="1E692B0A"/>
    <w:rsid w:val="1E9E000F"/>
    <w:rsid w:val="1EA90CE7"/>
    <w:rsid w:val="1EAA2431"/>
    <w:rsid w:val="1EE512C1"/>
    <w:rsid w:val="1F220A99"/>
    <w:rsid w:val="1F6966C8"/>
    <w:rsid w:val="1F971487"/>
    <w:rsid w:val="1FAB6CE1"/>
    <w:rsid w:val="1FC413E9"/>
    <w:rsid w:val="1FD91AA0"/>
    <w:rsid w:val="20036B1D"/>
    <w:rsid w:val="203E4990"/>
    <w:rsid w:val="20484530"/>
    <w:rsid w:val="20842616"/>
    <w:rsid w:val="20BD1B70"/>
    <w:rsid w:val="20C249A0"/>
    <w:rsid w:val="20C84B7B"/>
    <w:rsid w:val="20CA6586"/>
    <w:rsid w:val="20CC59B0"/>
    <w:rsid w:val="20D927D9"/>
    <w:rsid w:val="210727E0"/>
    <w:rsid w:val="214747E7"/>
    <w:rsid w:val="215A451A"/>
    <w:rsid w:val="21600CE4"/>
    <w:rsid w:val="219536BB"/>
    <w:rsid w:val="219A4EC2"/>
    <w:rsid w:val="21A67760"/>
    <w:rsid w:val="21AE4866"/>
    <w:rsid w:val="21B7196D"/>
    <w:rsid w:val="21C83B7A"/>
    <w:rsid w:val="21F74D7B"/>
    <w:rsid w:val="220D5A31"/>
    <w:rsid w:val="22140B6D"/>
    <w:rsid w:val="22151C9E"/>
    <w:rsid w:val="221D6E1B"/>
    <w:rsid w:val="2246660D"/>
    <w:rsid w:val="226F503F"/>
    <w:rsid w:val="227B299A"/>
    <w:rsid w:val="22873A35"/>
    <w:rsid w:val="228E4DC3"/>
    <w:rsid w:val="229677D4"/>
    <w:rsid w:val="22995516"/>
    <w:rsid w:val="22B45EAC"/>
    <w:rsid w:val="22C20BF1"/>
    <w:rsid w:val="22E84D13"/>
    <w:rsid w:val="22E9024C"/>
    <w:rsid w:val="22F41D38"/>
    <w:rsid w:val="22F61255"/>
    <w:rsid w:val="23024E6A"/>
    <w:rsid w:val="23046E20"/>
    <w:rsid w:val="23060D8C"/>
    <w:rsid w:val="230F7587"/>
    <w:rsid w:val="23305E7B"/>
    <w:rsid w:val="236B6D2C"/>
    <w:rsid w:val="236E5C0C"/>
    <w:rsid w:val="237802CF"/>
    <w:rsid w:val="237C58B5"/>
    <w:rsid w:val="238359F0"/>
    <w:rsid w:val="23E26A49"/>
    <w:rsid w:val="23E671D2"/>
    <w:rsid w:val="23F63699"/>
    <w:rsid w:val="24194B61"/>
    <w:rsid w:val="241A61E3"/>
    <w:rsid w:val="24341F25"/>
    <w:rsid w:val="24395E22"/>
    <w:rsid w:val="24726142"/>
    <w:rsid w:val="247D74AC"/>
    <w:rsid w:val="248D1985"/>
    <w:rsid w:val="2490174A"/>
    <w:rsid w:val="249F2D9C"/>
    <w:rsid w:val="24AB407B"/>
    <w:rsid w:val="24AC1531"/>
    <w:rsid w:val="24B5279E"/>
    <w:rsid w:val="24B91023"/>
    <w:rsid w:val="24D74E07"/>
    <w:rsid w:val="24E1357E"/>
    <w:rsid w:val="24EA02AB"/>
    <w:rsid w:val="25205A7B"/>
    <w:rsid w:val="25401C79"/>
    <w:rsid w:val="257638ED"/>
    <w:rsid w:val="258E0C37"/>
    <w:rsid w:val="259A75DB"/>
    <w:rsid w:val="25A206C3"/>
    <w:rsid w:val="25A422AD"/>
    <w:rsid w:val="25B261D2"/>
    <w:rsid w:val="25CC4F38"/>
    <w:rsid w:val="25D30703"/>
    <w:rsid w:val="26123616"/>
    <w:rsid w:val="26213859"/>
    <w:rsid w:val="26265313"/>
    <w:rsid w:val="263A491A"/>
    <w:rsid w:val="264B6B28"/>
    <w:rsid w:val="264F1FA1"/>
    <w:rsid w:val="265170F2"/>
    <w:rsid w:val="2686382C"/>
    <w:rsid w:val="268838D8"/>
    <w:rsid w:val="269573B2"/>
    <w:rsid w:val="26C14A0E"/>
    <w:rsid w:val="26E4504A"/>
    <w:rsid w:val="26EA00EF"/>
    <w:rsid w:val="270311B0"/>
    <w:rsid w:val="27090EBD"/>
    <w:rsid w:val="27167136"/>
    <w:rsid w:val="271B299E"/>
    <w:rsid w:val="27247AA4"/>
    <w:rsid w:val="2730304F"/>
    <w:rsid w:val="27361586"/>
    <w:rsid w:val="276A122F"/>
    <w:rsid w:val="27766813"/>
    <w:rsid w:val="278D39F6"/>
    <w:rsid w:val="27AC1848"/>
    <w:rsid w:val="27B3678C"/>
    <w:rsid w:val="27D92ED0"/>
    <w:rsid w:val="27DC0AE4"/>
    <w:rsid w:val="281D62A2"/>
    <w:rsid w:val="28221B0A"/>
    <w:rsid w:val="283E4378"/>
    <w:rsid w:val="2842352C"/>
    <w:rsid w:val="28585783"/>
    <w:rsid w:val="28661978"/>
    <w:rsid w:val="287F13C0"/>
    <w:rsid w:val="28A547B7"/>
    <w:rsid w:val="28C01A4F"/>
    <w:rsid w:val="292D788D"/>
    <w:rsid w:val="292F44DF"/>
    <w:rsid w:val="293146FB"/>
    <w:rsid w:val="295B52D4"/>
    <w:rsid w:val="295D53A7"/>
    <w:rsid w:val="29663CC7"/>
    <w:rsid w:val="29773E58"/>
    <w:rsid w:val="298B7B2F"/>
    <w:rsid w:val="298F31CF"/>
    <w:rsid w:val="29B844D4"/>
    <w:rsid w:val="29BB5D72"/>
    <w:rsid w:val="29BD3F19"/>
    <w:rsid w:val="29D66A6F"/>
    <w:rsid w:val="29EC0622"/>
    <w:rsid w:val="29ED3F00"/>
    <w:rsid w:val="2A1B5267"/>
    <w:rsid w:val="2A41271B"/>
    <w:rsid w:val="2A521023"/>
    <w:rsid w:val="2A593B44"/>
    <w:rsid w:val="2AA8279A"/>
    <w:rsid w:val="2AC31382"/>
    <w:rsid w:val="2AE43F7F"/>
    <w:rsid w:val="2AF21AFD"/>
    <w:rsid w:val="2AF459E0"/>
    <w:rsid w:val="2AFA0CD5"/>
    <w:rsid w:val="2B016095"/>
    <w:rsid w:val="2B157704"/>
    <w:rsid w:val="2B287437"/>
    <w:rsid w:val="2B581B41"/>
    <w:rsid w:val="2B62521D"/>
    <w:rsid w:val="2BB772D0"/>
    <w:rsid w:val="2BEC2679"/>
    <w:rsid w:val="2BEF61A7"/>
    <w:rsid w:val="2C1C3440"/>
    <w:rsid w:val="2C2C73FB"/>
    <w:rsid w:val="2C6262F3"/>
    <w:rsid w:val="2C7219A3"/>
    <w:rsid w:val="2C841B8A"/>
    <w:rsid w:val="2C952D0F"/>
    <w:rsid w:val="2CB95A14"/>
    <w:rsid w:val="2CD767F0"/>
    <w:rsid w:val="2D1161A8"/>
    <w:rsid w:val="2D151C3D"/>
    <w:rsid w:val="2D23435A"/>
    <w:rsid w:val="2DB02E38"/>
    <w:rsid w:val="2DB96A6D"/>
    <w:rsid w:val="2DF301D1"/>
    <w:rsid w:val="2E1931D6"/>
    <w:rsid w:val="2E2C37BC"/>
    <w:rsid w:val="2E453540"/>
    <w:rsid w:val="2E5B7B24"/>
    <w:rsid w:val="2E954DE4"/>
    <w:rsid w:val="2EC4391B"/>
    <w:rsid w:val="2F126123"/>
    <w:rsid w:val="2F505567"/>
    <w:rsid w:val="2F544C9F"/>
    <w:rsid w:val="2F7C5FA4"/>
    <w:rsid w:val="2F805A94"/>
    <w:rsid w:val="2F884949"/>
    <w:rsid w:val="2FBF7A81"/>
    <w:rsid w:val="2FE51D9B"/>
    <w:rsid w:val="30323FB6"/>
    <w:rsid w:val="305F38FB"/>
    <w:rsid w:val="30890978"/>
    <w:rsid w:val="30A12F6D"/>
    <w:rsid w:val="30A5072E"/>
    <w:rsid w:val="30D37E45"/>
    <w:rsid w:val="30DC319E"/>
    <w:rsid w:val="30E65DCB"/>
    <w:rsid w:val="312D57A8"/>
    <w:rsid w:val="313456F6"/>
    <w:rsid w:val="316136A3"/>
    <w:rsid w:val="31B50B0C"/>
    <w:rsid w:val="31D354EA"/>
    <w:rsid w:val="31DD070E"/>
    <w:rsid w:val="31E42558"/>
    <w:rsid w:val="31E53E7D"/>
    <w:rsid w:val="31EA5447"/>
    <w:rsid w:val="32454D73"/>
    <w:rsid w:val="326F1AC3"/>
    <w:rsid w:val="328238D1"/>
    <w:rsid w:val="32946AF6"/>
    <w:rsid w:val="32B11C92"/>
    <w:rsid w:val="32C2031C"/>
    <w:rsid w:val="32C64902"/>
    <w:rsid w:val="32E06530"/>
    <w:rsid w:val="32EB591A"/>
    <w:rsid w:val="32EB60A9"/>
    <w:rsid w:val="3304078A"/>
    <w:rsid w:val="331A1D5C"/>
    <w:rsid w:val="332570B0"/>
    <w:rsid w:val="33484B1B"/>
    <w:rsid w:val="33582884"/>
    <w:rsid w:val="33694A91"/>
    <w:rsid w:val="33721B98"/>
    <w:rsid w:val="33770F5C"/>
    <w:rsid w:val="339A2E9C"/>
    <w:rsid w:val="33AD497E"/>
    <w:rsid w:val="33AF7325"/>
    <w:rsid w:val="33B0255C"/>
    <w:rsid w:val="33B37AA4"/>
    <w:rsid w:val="33F425AD"/>
    <w:rsid w:val="34272710"/>
    <w:rsid w:val="342A493B"/>
    <w:rsid w:val="343313EF"/>
    <w:rsid w:val="34564150"/>
    <w:rsid w:val="345F7CA9"/>
    <w:rsid w:val="3461209B"/>
    <w:rsid w:val="349F6846"/>
    <w:rsid w:val="34AE1BA1"/>
    <w:rsid w:val="34AE5126"/>
    <w:rsid w:val="355B47A5"/>
    <w:rsid w:val="35794950"/>
    <w:rsid w:val="35825BB7"/>
    <w:rsid w:val="35866CE1"/>
    <w:rsid w:val="358B0CEF"/>
    <w:rsid w:val="359C2EFC"/>
    <w:rsid w:val="35A3428A"/>
    <w:rsid w:val="35D02BA5"/>
    <w:rsid w:val="35DF0B77"/>
    <w:rsid w:val="35E70976"/>
    <w:rsid w:val="35F72828"/>
    <w:rsid w:val="36095CFE"/>
    <w:rsid w:val="36146F36"/>
    <w:rsid w:val="36176A26"/>
    <w:rsid w:val="361B02C4"/>
    <w:rsid w:val="36266C69"/>
    <w:rsid w:val="3628048F"/>
    <w:rsid w:val="362C0724"/>
    <w:rsid w:val="36494368"/>
    <w:rsid w:val="3651018A"/>
    <w:rsid w:val="365668FE"/>
    <w:rsid w:val="365C40B0"/>
    <w:rsid w:val="368A544A"/>
    <w:rsid w:val="36CA6422"/>
    <w:rsid w:val="373308C5"/>
    <w:rsid w:val="37442A40"/>
    <w:rsid w:val="3744384B"/>
    <w:rsid w:val="376E3877"/>
    <w:rsid w:val="377F2AAB"/>
    <w:rsid w:val="37865C12"/>
    <w:rsid w:val="37B22EAA"/>
    <w:rsid w:val="37C75487"/>
    <w:rsid w:val="37D7646D"/>
    <w:rsid w:val="37ED5C91"/>
    <w:rsid w:val="37F012DD"/>
    <w:rsid w:val="384B29B7"/>
    <w:rsid w:val="386D6DD1"/>
    <w:rsid w:val="386F48F8"/>
    <w:rsid w:val="38760BCD"/>
    <w:rsid w:val="38875604"/>
    <w:rsid w:val="38B93DC5"/>
    <w:rsid w:val="38F85ED6"/>
    <w:rsid w:val="391E1E7A"/>
    <w:rsid w:val="392456E2"/>
    <w:rsid w:val="3968061D"/>
    <w:rsid w:val="396C0E37"/>
    <w:rsid w:val="398919E9"/>
    <w:rsid w:val="39B56841"/>
    <w:rsid w:val="39BA46EF"/>
    <w:rsid w:val="39D256A7"/>
    <w:rsid w:val="3A3C535E"/>
    <w:rsid w:val="3A563FC1"/>
    <w:rsid w:val="3A5D4E6A"/>
    <w:rsid w:val="3A816B64"/>
    <w:rsid w:val="3A960861"/>
    <w:rsid w:val="3AA06EC0"/>
    <w:rsid w:val="3AFB06C4"/>
    <w:rsid w:val="3B0633B9"/>
    <w:rsid w:val="3B082DE1"/>
    <w:rsid w:val="3B133278"/>
    <w:rsid w:val="3B251BE5"/>
    <w:rsid w:val="3B2562FC"/>
    <w:rsid w:val="3B2A2D58"/>
    <w:rsid w:val="3B3B3CCB"/>
    <w:rsid w:val="3BA1429F"/>
    <w:rsid w:val="3BC82016"/>
    <w:rsid w:val="3BD827B4"/>
    <w:rsid w:val="3BFD5C9E"/>
    <w:rsid w:val="3C10400B"/>
    <w:rsid w:val="3C1B7ECD"/>
    <w:rsid w:val="3C21415B"/>
    <w:rsid w:val="3C355E58"/>
    <w:rsid w:val="3C49363F"/>
    <w:rsid w:val="3C761C60"/>
    <w:rsid w:val="3C867288"/>
    <w:rsid w:val="3CB46D7D"/>
    <w:rsid w:val="3CC62ABC"/>
    <w:rsid w:val="3CCA2A44"/>
    <w:rsid w:val="3CDD2778"/>
    <w:rsid w:val="3CEE362D"/>
    <w:rsid w:val="3D286E7E"/>
    <w:rsid w:val="3D313838"/>
    <w:rsid w:val="3D3B124C"/>
    <w:rsid w:val="3D3B56F0"/>
    <w:rsid w:val="3D3D6D72"/>
    <w:rsid w:val="3D603373"/>
    <w:rsid w:val="3D6A7D83"/>
    <w:rsid w:val="3D85696B"/>
    <w:rsid w:val="3D9372DA"/>
    <w:rsid w:val="3DA474D0"/>
    <w:rsid w:val="3DAF0227"/>
    <w:rsid w:val="3DD5433E"/>
    <w:rsid w:val="3DDA6CB7"/>
    <w:rsid w:val="3DE65365"/>
    <w:rsid w:val="3DFA4C63"/>
    <w:rsid w:val="3DFE16DD"/>
    <w:rsid w:val="3E1B5E09"/>
    <w:rsid w:val="3E1C0D98"/>
    <w:rsid w:val="3E3525BE"/>
    <w:rsid w:val="3E7C38CA"/>
    <w:rsid w:val="3EA46D3C"/>
    <w:rsid w:val="3EBB5ABB"/>
    <w:rsid w:val="3F0B4C4E"/>
    <w:rsid w:val="3F141D55"/>
    <w:rsid w:val="3F52573B"/>
    <w:rsid w:val="3F542A99"/>
    <w:rsid w:val="3F852A95"/>
    <w:rsid w:val="3F891432"/>
    <w:rsid w:val="3F952DA4"/>
    <w:rsid w:val="3FA441BB"/>
    <w:rsid w:val="3FE103A4"/>
    <w:rsid w:val="3FE300D0"/>
    <w:rsid w:val="3FF2409A"/>
    <w:rsid w:val="403D244D"/>
    <w:rsid w:val="40A80065"/>
    <w:rsid w:val="40C003E6"/>
    <w:rsid w:val="40D276D5"/>
    <w:rsid w:val="40E13EB9"/>
    <w:rsid w:val="40F1696F"/>
    <w:rsid w:val="40F72C9D"/>
    <w:rsid w:val="411C0175"/>
    <w:rsid w:val="41233B24"/>
    <w:rsid w:val="41304327"/>
    <w:rsid w:val="413F1305"/>
    <w:rsid w:val="416E70DD"/>
    <w:rsid w:val="41BC1BBE"/>
    <w:rsid w:val="41D67795"/>
    <w:rsid w:val="41DD6A83"/>
    <w:rsid w:val="4262627F"/>
    <w:rsid w:val="42750D5C"/>
    <w:rsid w:val="42A87384"/>
    <w:rsid w:val="42CB3072"/>
    <w:rsid w:val="42DF518A"/>
    <w:rsid w:val="42F02AD9"/>
    <w:rsid w:val="42FB5D1B"/>
    <w:rsid w:val="43171E14"/>
    <w:rsid w:val="433C5D1E"/>
    <w:rsid w:val="43421586"/>
    <w:rsid w:val="434B5F61"/>
    <w:rsid w:val="436D5ED7"/>
    <w:rsid w:val="43882D11"/>
    <w:rsid w:val="43C12DDC"/>
    <w:rsid w:val="43E30930"/>
    <w:rsid w:val="43E720AB"/>
    <w:rsid w:val="43EF0FE2"/>
    <w:rsid w:val="43F87E97"/>
    <w:rsid w:val="442F039D"/>
    <w:rsid w:val="44366C11"/>
    <w:rsid w:val="448B0D0B"/>
    <w:rsid w:val="449D459A"/>
    <w:rsid w:val="44C24001"/>
    <w:rsid w:val="44D31C9D"/>
    <w:rsid w:val="44E67CEF"/>
    <w:rsid w:val="44EA1BDA"/>
    <w:rsid w:val="44F52628"/>
    <w:rsid w:val="44FD328B"/>
    <w:rsid w:val="45234D20"/>
    <w:rsid w:val="453E7A18"/>
    <w:rsid w:val="45411183"/>
    <w:rsid w:val="4554734F"/>
    <w:rsid w:val="45A7568D"/>
    <w:rsid w:val="45AC1B90"/>
    <w:rsid w:val="45BC4EF4"/>
    <w:rsid w:val="45C142B9"/>
    <w:rsid w:val="45C443BB"/>
    <w:rsid w:val="45D1274E"/>
    <w:rsid w:val="45D60E05"/>
    <w:rsid w:val="45E63444"/>
    <w:rsid w:val="45FD1795"/>
    <w:rsid w:val="460F3276"/>
    <w:rsid w:val="461A0599"/>
    <w:rsid w:val="466E1B76"/>
    <w:rsid w:val="46757C11"/>
    <w:rsid w:val="46B02CAB"/>
    <w:rsid w:val="46D5626E"/>
    <w:rsid w:val="46E22739"/>
    <w:rsid w:val="46E3624F"/>
    <w:rsid w:val="46E82445"/>
    <w:rsid w:val="470746AB"/>
    <w:rsid w:val="47232D85"/>
    <w:rsid w:val="47245D90"/>
    <w:rsid w:val="472646CC"/>
    <w:rsid w:val="473016F6"/>
    <w:rsid w:val="47500B62"/>
    <w:rsid w:val="475573AE"/>
    <w:rsid w:val="47580F9C"/>
    <w:rsid w:val="475C073D"/>
    <w:rsid w:val="476E0DE5"/>
    <w:rsid w:val="479316A2"/>
    <w:rsid w:val="47982047"/>
    <w:rsid w:val="47AF4D11"/>
    <w:rsid w:val="47D00508"/>
    <w:rsid w:val="47D227AD"/>
    <w:rsid w:val="47F045E0"/>
    <w:rsid w:val="47F46BC7"/>
    <w:rsid w:val="4864578F"/>
    <w:rsid w:val="48720777"/>
    <w:rsid w:val="487B5474"/>
    <w:rsid w:val="489441ED"/>
    <w:rsid w:val="48986139"/>
    <w:rsid w:val="48AE5CCA"/>
    <w:rsid w:val="48DA5DBD"/>
    <w:rsid w:val="49170DBF"/>
    <w:rsid w:val="496B696D"/>
    <w:rsid w:val="499C3073"/>
    <w:rsid w:val="499F2B63"/>
    <w:rsid w:val="49E8275C"/>
    <w:rsid w:val="49EF3AEA"/>
    <w:rsid w:val="4A451330"/>
    <w:rsid w:val="4A9930F8"/>
    <w:rsid w:val="4AAC0628"/>
    <w:rsid w:val="4AC131FF"/>
    <w:rsid w:val="4AE051E1"/>
    <w:rsid w:val="4AF13BCE"/>
    <w:rsid w:val="4B09298A"/>
    <w:rsid w:val="4B2368B7"/>
    <w:rsid w:val="4B4267A5"/>
    <w:rsid w:val="4B46598C"/>
    <w:rsid w:val="4B481EEC"/>
    <w:rsid w:val="4B4E65EF"/>
    <w:rsid w:val="4B65067F"/>
    <w:rsid w:val="4B6776B0"/>
    <w:rsid w:val="4B7F49FA"/>
    <w:rsid w:val="4BA34B8C"/>
    <w:rsid w:val="4BB037E9"/>
    <w:rsid w:val="4BEC1C4B"/>
    <w:rsid w:val="4C084AEB"/>
    <w:rsid w:val="4C400910"/>
    <w:rsid w:val="4C6267F5"/>
    <w:rsid w:val="4C675BBA"/>
    <w:rsid w:val="4C7869FC"/>
    <w:rsid w:val="4C79711B"/>
    <w:rsid w:val="4C8521EF"/>
    <w:rsid w:val="4C8A5D4C"/>
    <w:rsid w:val="4C96649F"/>
    <w:rsid w:val="4CF17B79"/>
    <w:rsid w:val="4CF3744D"/>
    <w:rsid w:val="4D275349"/>
    <w:rsid w:val="4D657EF4"/>
    <w:rsid w:val="4D6935E3"/>
    <w:rsid w:val="4D6D5069"/>
    <w:rsid w:val="4D7B7443"/>
    <w:rsid w:val="4D881D78"/>
    <w:rsid w:val="4DA15C61"/>
    <w:rsid w:val="4DB51A39"/>
    <w:rsid w:val="4DFA480C"/>
    <w:rsid w:val="4E4F6905"/>
    <w:rsid w:val="4E53545D"/>
    <w:rsid w:val="4E912D1A"/>
    <w:rsid w:val="4EA07161"/>
    <w:rsid w:val="4EA2513A"/>
    <w:rsid w:val="4EC54874"/>
    <w:rsid w:val="4ECA2BC3"/>
    <w:rsid w:val="4ECC7F56"/>
    <w:rsid w:val="4F0C0C9A"/>
    <w:rsid w:val="4F247276"/>
    <w:rsid w:val="4F3D7A58"/>
    <w:rsid w:val="4F844CD5"/>
    <w:rsid w:val="4FAB04B3"/>
    <w:rsid w:val="4FAD5FDA"/>
    <w:rsid w:val="4FBA4253"/>
    <w:rsid w:val="50295291"/>
    <w:rsid w:val="503138A7"/>
    <w:rsid w:val="504B7ADB"/>
    <w:rsid w:val="505D5B30"/>
    <w:rsid w:val="50953188"/>
    <w:rsid w:val="50B57E79"/>
    <w:rsid w:val="50C348EC"/>
    <w:rsid w:val="50D2381E"/>
    <w:rsid w:val="50FB4827"/>
    <w:rsid w:val="50FE3192"/>
    <w:rsid w:val="51453FF0"/>
    <w:rsid w:val="51566CB9"/>
    <w:rsid w:val="515A6B65"/>
    <w:rsid w:val="515B67E8"/>
    <w:rsid w:val="51621DAE"/>
    <w:rsid w:val="516603A7"/>
    <w:rsid w:val="51BC69A8"/>
    <w:rsid w:val="51C94C21"/>
    <w:rsid w:val="51F361A5"/>
    <w:rsid w:val="51FE0978"/>
    <w:rsid w:val="520029F0"/>
    <w:rsid w:val="520470C2"/>
    <w:rsid w:val="52214A5D"/>
    <w:rsid w:val="524349D3"/>
    <w:rsid w:val="52580AD6"/>
    <w:rsid w:val="52812079"/>
    <w:rsid w:val="528446C4"/>
    <w:rsid w:val="52852F59"/>
    <w:rsid w:val="528A2602"/>
    <w:rsid w:val="52B603EB"/>
    <w:rsid w:val="52BB5D79"/>
    <w:rsid w:val="52C12507"/>
    <w:rsid w:val="52C245F2"/>
    <w:rsid w:val="53183151"/>
    <w:rsid w:val="53201A8B"/>
    <w:rsid w:val="5328051C"/>
    <w:rsid w:val="53334A48"/>
    <w:rsid w:val="533662E6"/>
    <w:rsid w:val="533E0D5C"/>
    <w:rsid w:val="536F00C7"/>
    <w:rsid w:val="537415E6"/>
    <w:rsid w:val="5382152B"/>
    <w:rsid w:val="53894668"/>
    <w:rsid w:val="53950327"/>
    <w:rsid w:val="53A56FC8"/>
    <w:rsid w:val="53AB0A82"/>
    <w:rsid w:val="53AF7E46"/>
    <w:rsid w:val="53BD07B5"/>
    <w:rsid w:val="53D17AAE"/>
    <w:rsid w:val="53DC1D94"/>
    <w:rsid w:val="53F266B1"/>
    <w:rsid w:val="541008E5"/>
    <w:rsid w:val="5414112F"/>
    <w:rsid w:val="543E5CF7"/>
    <w:rsid w:val="5483555B"/>
    <w:rsid w:val="54C17E31"/>
    <w:rsid w:val="54C94FE0"/>
    <w:rsid w:val="54CB1B4F"/>
    <w:rsid w:val="54F55D2D"/>
    <w:rsid w:val="5563468B"/>
    <w:rsid w:val="557F4285"/>
    <w:rsid w:val="55816C76"/>
    <w:rsid w:val="559612BE"/>
    <w:rsid w:val="55A52421"/>
    <w:rsid w:val="55B67488"/>
    <w:rsid w:val="55BD4A9D"/>
    <w:rsid w:val="55BF2CDB"/>
    <w:rsid w:val="55F6162D"/>
    <w:rsid w:val="561843C9"/>
    <w:rsid w:val="56206DD9"/>
    <w:rsid w:val="56444C20"/>
    <w:rsid w:val="568A3B11"/>
    <w:rsid w:val="56A25013"/>
    <w:rsid w:val="56A5007F"/>
    <w:rsid w:val="56A87909"/>
    <w:rsid w:val="56DE447C"/>
    <w:rsid w:val="5700006C"/>
    <w:rsid w:val="5731227A"/>
    <w:rsid w:val="574B7E86"/>
    <w:rsid w:val="57807D31"/>
    <w:rsid w:val="57A963F4"/>
    <w:rsid w:val="57D24779"/>
    <w:rsid w:val="57E334BF"/>
    <w:rsid w:val="57FA078D"/>
    <w:rsid w:val="584414A5"/>
    <w:rsid w:val="58546E79"/>
    <w:rsid w:val="586E207E"/>
    <w:rsid w:val="58A67A6A"/>
    <w:rsid w:val="58B255D0"/>
    <w:rsid w:val="58BE1257"/>
    <w:rsid w:val="58CD149A"/>
    <w:rsid w:val="58D00F8B"/>
    <w:rsid w:val="58D26BBF"/>
    <w:rsid w:val="59126E68"/>
    <w:rsid w:val="592E180D"/>
    <w:rsid w:val="59316535"/>
    <w:rsid w:val="59453C51"/>
    <w:rsid w:val="5967369D"/>
    <w:rsid w:val="598071F3"/>
    <w:rsid w:val="59A34332"/>
    <w:rsid w:val="59D62FD0"/>
    <w:rsid w:val="5A074538"/>
    <w:rsid w:val="5A182F3D"/>
    <w:rsid w:val="5A37647E"/>
    <w:rsid w:val="5A3E5139"/>
    <w:rsid w:val="5A4E0252"/>
    <w:rsid w:val="5A511DD0"/>
    <w:rsid w:val="5A6E693B"/>
    <w:rsid w:val="5AA63D51"/>
    <w:rsid w:val="5AB5456B"/>
    <w:rsid w:val="5AB67D5D"/>
    <w:rsid w:val="5AD5079B"/>
    <w:rsid w:val="5AF26258"/>
    <w:rsid w:val="5B2757EE"/>
    <w:rsid w:val="5B370E4D"/>
    <w:rsid w:val="5B6360E6"/>
    <w:rsid w:val="5B775F3A"/>
    <w:rsid w:val="5B9725E1"/>
    <w:rsid w:val="5BB11F5E"/>
    <w:rsid w:val="5BD743DE"/>
    <w:rsid w:val="5C19457B"/>
    <w:rsid w:val="5C2238AB"/>
    <w:rsid w:val="5C237623"/>
    <w:rsid w:val="5C34538D"/>
    <w:rsid w:val="5C4D05EC"/>
    <w:rsid w:val="5C4F02C9"/>
    <w:rsid w:val="5C50579A"/>
    <w:rsid w:val="5C645C72"/>
    <w:rsid w:val="5C6B316D"/>
    <w:rsid w:val="5C6C4B26"/>
    <w:rsid w:val="5C830B35"/>
    <w:rsid w:val="5D064F7B"/>
    <w:rsid w:val="5D131C8B"/>
    <w:rsid w:val="5D26296F"/>
    <w:rsid w:val="5D2A2A61"/>
    <w:rsid w:val="5D2B2C34"/>
    <w:rsid w:val="5D5F6986"/>
    <w:rsid w:val="5D756DC5"/>
    <w:rsid w:val="5DA45CED"/>
    <w:rsid w:val="5DB57801"/>
    <w:rsid w:val="5DFB43B4"/>
    <w:rsid w:val="5DFE0202"/>
    <w:rsid w:val="5E0C37FC"/>
    <w:rsid w:val="5E3228F7"/>
    <w:rsid w:val="5E337FD8"/>
    <w:rsid w:val="5E3E30B0"/>
    <w:rsid w:val="5E421FE3"/>
    <w:rsid w:val="5EB97DCB"/>
    <w:rsid w:val="5EBC2E76"/>
    <w:rsid w:val="5EE30DFC"/>
    <w:rsid w:val="5EFC4888"/>
    <w:rsid w:val="5F1C0F15"/>
    <w:rsid w:val="5F1E4CF7"/>
    <w:rsid w:val="5F351D23"/>
    <w:rsid w:val="5F765767"/>
    <w:rsid w:val="5FBA5930"/>
    <w:rsid w:val="5FBB029F"/>
    <w:rsid w:val="5FDC6AE2"/>
    <w:rsid w:val="5FFB68ED"/>
    <w:rsid w:val="60057CBB"/>
    <w:rsid w:val="60172FFB"/>
    <w:rsid w:val="602F6597"/>
    <w:rsid w:val="603430FA"/>
    <w:rsid w:val="605065A0"/>
    <w:rsid w:val="60696422"/>
    <w:rsid w:val="606C1599"/>
    <w:rsid w:val="60732FFA"/>
    <w:rsid w:val="60954088"/>
    <w:rsid w:val="60AC59FD"/>
    <w:rsid w:val="60BD1DF5"/>
    <w:rsid w:val="60CA69D8"/>
    <w:rsid w:val="60E23AE9"/>
    <w:rsid w:val="613A02BC"/>
    <w:rsid w:val="616B7AA3"/>
    <w:rsid w:val="6185465C"/>
    <w:rsid w:val="619568CD"/>
    <w:rsid w:val="61C854E9"/>
    <w:rsid w:val="61ED04B8"/>
    <w:rsid w:val="61EF340A"/>
    <w:rsid w:val="62451290"/>
    <w:rsid w:val="624B3517"/>
    <w:rsid w:val="62830E1C"/>
    <w:rsid w:val="62833595"/>
    <w:rsid w:val="629973C3"/>
    <w:rsid w:val="62B72874"/>
    <w:rsid w:val="62BF72EF"/>
    <w:rsid w:val="62C70D09"/>
    <w:rsid w:val="62D94490"/>
    <w:rsid w:val="62E573E1"/>
    <w:rsid w:val="62FB4E56"/>
    <w:rsid w:val="63252241"/>
    <w:rsid w:val="63304B00"/>
    <w:rsid w:val="633E3777"/>
    <w:rsid w:val="636E5628"/>
    <w:rsid w:val="63B62AEB"/>
    <w:rsid w:val="63DA2F4A"/>
    <w:rsid w:val="63F20007"/>
    <w:rsid w:val="63F57AF7"/>
    <w:rsid w:val="63F820F5"/>
    <w:rsid w:val="640B10C9"/>
    <w:rsid w:val="640D6BEF"/>
    <w:rsid w:val="641342F2"/>
    <w:rsid w:val="64213DDF"/>
    <w:rsid w:val="64237999"/>
    <w:rsid w:val="645F3B4A"/>
    <w:rsid w:val="647E189B"/>
    <w:rsid w:val="649B4AC0"/>
    <w:rsid w:val="64AA6B34"/>
    <w:rsid w:val="64B527F0"/>
    <w:rsid w:val="64C26584"/>
    <w:rsid w:val="64C631FD"/>
    <w:rsid w:val="64CF0348"/>
    <w:rsid w:val="64DA6F7A"/>
    <w:rsid w:val="64DF4A2F"/>
    <w:rsid w:val="64FA5305"/>
    <w:rsid w:val="652E32C1"/>
    <w:rsid w:val="65331274"/>
    <w:rsid w:val="6549634D"/>
    <w:rsid w:val="657F1D6E"/>
    <w:rsid w:val="65804266"/>
    <w:rsid w:val="65FD2C93"/>
    <w:rsid w:val="6615622F"/>
    <w:rsid w:val="662F58D0"/>
    <w:rsid w:val="6632293D"/>
    <w:rsid w:val="66377F53"/>
    <w:rsid w:val="6647779C"/>
    <w:rsid w:val="66613222"/>
    <w:rsid w:val="66641A48"/>
    <w:rsid w:val="66742F55"/>
    <w:rsid w:val="66AE2FFF"/>
    <w:rsid w:val="66B2326C"/>
    <w:rsid w:val="66BB0D4F"/>
    <w:rsid w:val="66E83943"/>
    <w:rsid w:val="66F00238"/>
    <w:rsid w:val="66F61BBC"/>
    <w:rsid w:val="66F948FB"/>
    <w:rsid w:val="66F95B50"/>
    <w:rsid w:val="67154518"/>
    <w:rsid w:val="673D3C44"/>
    <w:rsid w:val="676C6322"/>
    <w:rsid w:val="67C507D0"/>
    <w:rsid w:val="67DB41F5"/>
    <w:rsid w:val="68512B1E"/>
    <w:rsid w:val="68550B65"/>
    <w:rsid w:val="686B600E"/>
    <w:rsid w:val="68751207"/>
    <w:rsid w:val="68863414"/>
    <w:rsid w:val="689E250C"/>
    <w:rsid w:val="68D65A63"/>
    <w:rsid w:val="68F44821"/>
    <w:rsid w:val="694831A7"/>
    <w:rsid w:val="695A25BD"/>
    <w:rsid w:val="696F5C56"/>
    <w:rsid w:val="69A04061"/>
    <w:rsid w:val="69EC72A7"/>
    <w:rsid w:val="69EE1271"/>
    <w:rsid w:val="69FD3262"/>
    <w:rsid w:val="6A4C5F6D"/>
    <w:rsid w:val="6AB97AD1"/>
    <w:rsid w:val="6AC344AB"/>
    <w:rsid w:val="6ACC10C7"/>
    <w:rsid w:val="6ADF0BB9"/>
    <w:rsid w:val="6B3E3B32"/>
    <w:rsid w:val="6B43383E"/>
    <w:rsid w:val="6B4D2C6D"/>
    <w:rsid w:val="6B4F482B"/>
    <w:rsid w:val="6B66073E"/>
    <w:rsid w:val="6B8B1F9F"/>
    <w:rsid w:val="6BA20565"/>
    <w:rsid w:val="6BA736B2"/>
    <w:rsid w:val="6BC26511"/>
    <w:rsid w:val="6BE1237A"/>
    <w:rsid w:val="6BE753DF"/>
    <w:rsid w:val="6BF1667A"/>
    <w:rsid w:val="6BF90704"/>
    <w:rsid w:val="6C07661A"/>
    <w:rsid w:val="6C0A7EB8"/>
    <w:rsid w:val="6C1F6219"/>
    <w:rsid w:val="6C2C6080"/>
    <w:rsid w:val="6C300BEF"/>
    <w:rsid w:val="6C3A69EF"/>
    <w:rsid w:val="6C3F7B62"/>
    <w:rsid w:val="6C4B4758"/>
    <w:rsid w:val="6C535776"/>
    <w:rsid w:val="6C604511"/>
    <w:rsid w:val="6C7C7008"/>
    <w:rsid w:val="6C847C6A"/>
    <w:rsid w:val="6CA73942"/>
    <w:rsid w:val="6CAD5413"/>
    <w:rsid w:val="6CD34E31"/>
    <w:rsid w:val="6CDE46A3"/>
    <w:rsid w:val="6CF7668E"/>
    <w:rsid w:val="6D1C0A17"/>
    <w:rsid w:val="6D203E37"/>
    <w:rsid w:val="6D4D4500"/>
    <w:rsid w:val="6DA26FB3"/>
    <w:rsid w:val="6DCF0724"/>
    <w:rsid w:val="6DDB6E2E"/>
    <w:rsid w:val="6DE74C1F"/>
    <w:rsid w:val="6DEE023C"/>
    <w:rsid w:val="6DF018E1"/>
    <w:rsid w:val="6DF2451F"/>
    <w:rsid w:val="6E2214E9"/>
    <w:rsid w:val="6E276AFF"/>
    <w:rsid w:val="6E292877"/>
    <w:rsid w:val="6E455F22"/>
    <w:rsid w:val="6E8A294A"/>
    <w:rsid w:val="6EB92FFF"/>
    <w:rsid w:val="6F15104E"/>
    <w:rsid w:val="6F3239AE"/>
    <w:rsid w:val="6F3D53EE"/>
    <w:rsid w:val="6F573414"/>
    <w:rsid w:val="6F5B73A8"/>
    <w:rsid w:val="6F863CF9"/>
    <w:rsid w:val="6F91284B"/>
    <w:rsid w:val="6F963F3C"/>
    <w:rsid w:val="6FA26D85"/>
    <w:rsid w:val="6FEB47B8"/>
    <w:rsid w:val="6FEE49DF"/>
    <w:rsid w:val="6FF1194E"/>
    <w:rsid w:val="700F3CEF"/>
    <w:rsid w:val="700F63B9"/>
    <w:rsid w:val="70170A83"/>
    <w:rsid w:val="702B5E83"/>
    <w:rsid w:val="702C0672"/>
    <w:rsid w:val="70433998"/>
    <w:rsid w:val="704C22FA"/>
    <w:rsid w:val="705160B5"/>
    <w:rsid w:val="70587444"/>
    <w:rsid w:val="70624A53"/>
    <w:rsid w:val="70651B61"/>
    <w:rsid w:val="706D01C7"/>
    <w:rsid w:val="70A97B86"/>
    <w:rsid w:val="70B54896"/>
    <w:rsid w:val="70D144C5"/>
    <w:rsid w:val="70F01D72"/>
    <w:rsid w:val="70FA04FB"/>
    <w:rsid w:val="71225001"/>
    <w:rsid w:val="712E4649"/>
    <w:rsid w:val="712F166D"/>
    <w:rsid w:val="71333A0D"/>
    <w:rsid w:val="71482229"/>
    <w:rsid w:val="71557E27"/>
    <w:rsid w:val="7163502F"/>
    <w:rsid w:val="716965A9"/>
    <w:rsid w:val="71836742"/>
    <w:rsid w:val="71B72890"/>
    <w:rsid w:val="720A29C0"/>
    <w:rsid w:val="725308BD"/>
    <w:rsid w:val="72563E57"/>
    <w:rsid w:val="726F76FE"/>
    <w:rsid w:val="727644F9"/>
    <w:rsid w:val="72B2286C"/>
    <w:rsid w:val="72B52609"/>
    <w:rsid w:val="72D21DC8"/>
    <w:rsid w:val="730F643C"/>
    <w:rsid w:val="73133AF6"/>
    <w:rsid w:val="731359B6"/>
    <w:rsid w:val="7327625C"/>
    <w:rsid w:val="73414465"/>
    <w:rsid w:val="7342254D"/>
    <w:rsid w:val="73784B15"/>
    <w:rsid w:val="73A36C26"/>
    <w:rsid w:val="73B057E9"/>
    <w:rsid w:val="73B70925"/>
    <w:rsid w:val="73D2750D"/>
    <w:rsid w:val="73E770A3"/>
    <w:rsid w:val="73EC414C"/>
    <w:rsid w:val="74023E23"/>
    <w:rsid w:val="74077C61"/>
    <w:rsid w:val="74363F40"/>
    <w:rsid w:val="7437359C"/>
    <w:rsid w:val="74A1395E"/>
    <w:rsid w:val="74C57CDB"/>
    <w:rsid w:val="74CA5841"/>
    <w:rsid w:val="75195DD7"/>
    <w:rsid w:val="756D573F"/>
    <w:rsid w:val="75973E9B"/>
    <w:rsid w:val="7598593B"/>
    <w:rsid w:val="75B3511C"/>
    <w:rsid w:val="75B72E5F"/>
    <w:rsid w:val="75B87B67"/>
    <w:rsid w:val="75C31803"/>
    <w:rsid w:val="75C910E8"/>
    <w:rsid w:val="75E11C8A"/>
    <w:rsid w:val="760F1F3C"/>
    <w:rsid w:val="76743F4E"/>
    <w:rsid w:val="767C1B65"/>
    <w:rsid w:val="7691545E"/>
    <w:rsid w:val="76944F4E"/>
    <w:rsid w:val="76AC673B"/>
    <w:rsid w:val="76EC6B38"/>
    <w:rsid w:val="76F0487A"/>
    <w:rsid w:val="771208E5"/>
    <w:rsid w:val="77227171"/>
    <w:rsid w:val="774B7D02"/>
    <w:rsid w:val="776B3F01"/>
    <w:rsid w:val="77AB6C55"/>
    <w:rsid w:val="77DD3386"/>
    <w:rsid w:val="77DE46D3"/>
    <w:rsid w:val="77E8017E"/>
    <w:rsid w:val="77E81019"/>
    <w:rsid w:val="77E837A3"/>
    <w:rsid w:val="77F263D0"/>
    <w:rsid w:val="77F51B55"/>
    <w:rsid w:val="780F527D"/>
    <w:rsid w:val="78144598"/>
    <w:rsid w:val="781D0551"/>
    <w:rsid w:val="78356901"/>
    <w:rsid w:val="78397B5B"/>
    <w:rsid w:val="784E1D63"/>
    <w:rsid w:val="785E1CB7"/>
    <w:rsid w:val="786A240A"/>
    <w:rsid w:val="788A2AAC"/>
    <w:rsid w:val="78A3591C"/>
    <w:rsid w:val="78B52D58"/>
    <w:rsid w:val="78B7408D"/>
    <w:rsid w:val="78BE2756"/>
    <w:rsid w:val="78BE62B2"/>
    <w:rsid w:val="78C53AE4"/>
    <w:rsid w:val="78CC0BF2"/>
    <w:rsid w:val="78D268ED"/>
    <w:rsid w:val="7906492B"/>
    <w:rsid w:val="7908577F"/>
    <w:rsid w:val="790B6B69"/>
    <w:rsid w:val="790F32C1"/>
    <w:rsid w:val="792740CD"/>
    <w:rsid w:val="792C76C0"/>
    <w:rsid w:val="798B2638"/>
    <w:rsid w:val="79922AD1"/>
    <w:rsid w:val="79BA2F1D"/>
    <w:rsid w:val="79C05B3F"/>
    <w:rsid w:val="79D33FDF"/>
    <w:rsid w:val="79E41D48"/>
    <w:rsid w:val="79E941A2"/>
    <w:rsid w:val="7A1928E7"/>
    <w:rsid w:val="7A1F0FD2"/>
    <w:rsid w:val="7A6D4434"/>
    <w:rsid w:val="7A7C1AC5"/>
    <w:rsid w:val="7AAD5F6C"/>
    <w:rsid w:val="7AB15183"/>
    <w:rsid w:val="7AB21E46"/>
    <w:rsid w:val="7B000E04"/>
    <w:rsid w:val="7B031384"/>
    <w:rsid w:val="7B0326A2"/>
    <w:rsid w:val="7B1437A0"/>
    <w:rsid w:val="7B187EFC"/>
    <w:rsid w:val="7B211371"/>
    <w:rsid w:val="7B297E02"/>
    <w:rsid w:val="7B3D5E01"/>
    <w:rsid w:val="7B7548E5"/>
    <w:rsid w:val="7B817B9F"/>
    <w:rsid w:val="7BB5399C"/>
    <w:rsid w:val="7BC4727D"/>
    <w:rsid w:val="7BED3C2F"/>
    <w:rsid w:val="7C377744"/>
    <w:rsid w:val="7C38637B"/>
    <w:rsid w:val="7C442A74"/>
    <w:rsid w:val="7C4A0C6C"/>
    <w:rsid w:val="7C665AD8"/>
    <w:rsid w:val="7C71652C"/>
    <w:rsid w:val="7D307977"/>
    <w:rsid w:val="7D470F6C"/>
    <w:rsid w:val="7D4A6A89"/>
    <w:rsid w:val="7D782ED3"/>
    <w:rsid w:val="7D7B47C5"/>
    <w:rsid w:val="7D8A2C07"/>
    <w:rsid w:val="7DA535E7"/>
    <w:rsid w:val="7DC5348D"/>
    <w:rsid w:val="7DDD4202"/>
    <w:rsid w:val="7DF54524"/>
    <w:rsid w:val="7E094B88"/>
    <w:rsid w:val="7E0E55E6"/>
    <w:rsid w:val="7E1C1433"/>
    <w:rsid w:val="7E6108ED"/>
    <w:rsid w:val="7E672904"/>
    <w:rsid w:val="7E683657"/>
    <w:rsid w:val="7E877CC0"/>
    <w:rsid w:val="7EC65EC0"/>
    <w:rsid w:val="7ED14F91"/>
    <w:rsid w:val="7EE41238"/>
    <w:rsid w:val="7F1B118E"/>
    <w:rsid w:val="7F1E5CB8"/>
    <w:rsid w:val="7F3B19BF"/>
    <w:rsid w:val="7F3D43D5"/>
    <w:rsid w:val="7F646461"/>
    <w:rsid w:val="7FF76C7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iPriority="99" w:name="index 1"/>
    <w:lsdException w:qFormat="1" w:uiPriority="99" w:name="index 2"/>
    <w:lsdException w:qFormat="1" w:uiPriority="99" w:name="index 3"/>
    <w:lsdException w:qFormat="1" w:uiPriority="99" w:name="index 4"/>
    <w:lsdException w:qFormat="1" w:uiPriority="99" w:name="index 5"/>
    <w:lsdException w:qFormat="1" w:uiPriority="99" w:name="index 6"/>
    <w:lsdException w:qFormat="1" w:uiPriority="99" w:name="index 7"/>
    <w:lsdException w:qFormat="1" w:uiPriority="99" w:name="index 8"/>
    <w:lsdException w:qFormat="1"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iPriority="99" w:semiHidden="0" w:name="Normal Indent"/>
    <w:lsdException w:qFormat="1" w:uiPriority="99" w:name="footnote text"/>
    <w:lsdException w:qFormat="1" w:unhideWhenUsed="0" w:uiPriority="0" w:semiHidden="0" w:name="annotation text"/>
    <w:lsdException w:qFormat="1" w:uiPriority="99" w:semiHidden="0" w:name="header"/>
    <w:lsdException w:qFormat="1" w:uiPriority="99" w:semiHidden="0" w:name="footer"/>
    <w:lsdException w:qFormat="1" w:uiPriority="99" w:name="index heading"/>
    <w:lsdException w:qFormat="1" w:unhideWhenUsed="0" w:uiPriority="35" w:semiHidden="0" w:name="caption"/>
    <w:lsdException w:qFormat="1" w:unhideWhenUsed="0" w:uiPriority="0" w:semiHidden="0" w:name="table of figures"/>
    <w:lsdException w:qFormat="1" w:uiPriority="99" w:name="envelope address"/>
    <w:lsdException w:qFormat="1"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qFormat="1" w:uiPriority="99" w:name="endnote text"/>
    <w:lsdException w:qFormat="1" w:uiPriority="99" w:name="table of authorities"/>
    <w:lsdException w:qFormat="1" w:uiPriority="99" w:name="macro"/>
    <w:lsdException w:qFormat="1"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qFormat="1" w:uiPriority="99" w:name="List 4"/>
    <w:lsdException w:qFormat="1" w:uiPriority="99" w:name="List 5"/>
    <w:lsdException w:qFormat="1" w:uiPriority="99" w:name="List Bullet 2"/>
    <w:lsdException w:qFormat="1" w:uiPriority="99" w:name="List Bullet 3"/>
    <w:lsdException w:qFormat="1" w:uiPriority="99" w:name="List Bullet 4"/>
    <w:lsdException w:qFormat="1" w:uiPriority="99" w:name="List Bullet 5"/>
    <w:lsdException w:qFormat="1" w:uiPriority="99" w:name="List Number 2"/>
    <w:lsdException w:qFormat="1" w:uiPriority="99" w:name="List Number 3"/>
    <w:lsdException w:qFormat="1" w:uiPriority="99" w:name="List Number 4"/>
    <w:lsdException w:qFormat="1" w:uiPriority="99" w:name="List Number 5"/>
    <w:lsdException w:qFormat="1" w:unhideWhenUsed="0" w:uiPriority="0" w:semiHidden="0" w:name="Title"/>
    <w:lsdException w:qFormat="1" w:uiPriority="99" w:name="Closing"/>
    <w:lsdException w:qFormat="1" w:uiPriority="99" w:name="Signature"/>
    <w:lsdException w:qFormat="1" w:uiPriority="1" w:name="Default Paragraph Font"/>
    <w:lsdException w:qFormat="1" w:uiPriority="0" w:semiHidden="0" w:name="Body Text"/>
    <w:lsdException w:qFormat="1" w:unhideWhenUsed="0" w:uiPriority="0" w:semiHidden="0" w:name="Body Text Indent"/>
    <w:lsdException w:qFormat="1" w:uiPriority="99" w:name="List Continue"/>
    <w:lsdException w:qFormat="1" w:uiPriority="99" w:name="List Continue 2"/>
    <w:lsdException w:qFormat="1" w:uiPriority="99" w:name="List Continue 3"/>
    <w:lsdException w:qFormat="1" w:uiPriority="99" w:name="List Continue 4"/>
    <w:lsdException w:qFormat="1" w:uiPriority="99" w:name="List Continue 5"/>
    <w:lsdException w:qFormat="1" w:uiPriority="99" w:name="Message Header"/>
    <w:lsdException w:qFormat="1" w:unhideWhenUsed="0" w:uiPriority="11" w:semiHidden="0" w:name="Subtitle"/>
    <w:lsdException w:qFormat="1" w:uiPriority="99" w:name="Salutation"/>
    <w:lsdException w:qFormat="1" w:unhideWhenUsed="0" w:uiPriority="0" w:semiHidden="0" w:name="Date"/>
    <w:lsdException w:qFormat="1" w:uiPriority="99" w:name="Body Text First Indent"/>
    <w:lsdException w:qFormat="1" w:uiPriority="99" w:name="Body Text First Indent 2"/>
    <w:lsdException w:qFormat="1" w:uiPriority="99" w:name="Note Heading"/>
    <w:lsdException w:qFormat="1" w:uiPriority="99" w:name="Body Text 2"/>
    <w:lsdException w:qFormat="1" w:uiPriority="99" w:name="Body Text 3"/>
    <w:lsdException w:qFormat="1" w:uiPriority="99" w:name="Body Text Indent 2"/>
    <w:lsdException w:qFormat="1" w:uiPriority="99" w:name="Body Text Indent 3"/>
    <w:lsdException w:qFormat="1" w:unhideWhenUsed="0" w:uiPriority="0" w:semiHidden="0" w:name="Block Text"/>
    <w:lsdException w:qFormat="1" w:unhideWhenUsed="0"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iPriority="99" w:name="E-mail Signature"/>
    <w:lsdException w:qFormat="1" w:unhideWhenUsed="0" w:uiPriority="0" w:semiHidden="0" w:name="Normal (Web)"/>
    <w:lsdException w:uiPriority="99" w:name="HTML Acronym"/>
    <w:lsdException w:qFormat="1"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iPriority="0"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ind w:firstLine="200" w:firstLineChars="200"/>
    </w:pPr>
    <w:rPr>
      <w:rFonts w:ascii="Times New Roman" w:hAnsi="Times New Roman" w:eastAsia="宋体" w:cs="Times New Roman"/>
      <w:kern w:val="2"/>
      <w:sz w:val="21"/>
      <w:szCs w:val="24"/>
      <w:lang w:val="en-US" w:eastAsia="zh-CN" w:bidi="ar-SA"/>
    </w:rPr>
  </w:style>
  <w:style w:type="paragraph" w:styleId="3">
    <w:name w:val="heading 1"/>
    <w:basedOn w:val="1"/>
    <w:next w:val="1"/>
    <w:link w:val="97"/>
    <w:qFormat/>
    <w:uiPriority w:val="0"/>
    <w:pPr>
      <w:keepNext/>
      <w:keepLines/>
      <w:spacing w:line="720" w:lineRule="exact"/>
      <w:ind w:firstLine="0" w:firstLineChars="0"/>
      <w:jc w:val="center"/>
      <w:outlineLvl w:val="0"/>
    </w:pPr>
    <w:rPr>
      <w:rFonts w:ascii="宋体" w:hAnsi="宋体" w:cs="黑体"/>
      <w:b/>
      <w:bCs/>
      <w:sz w:val="28"/>
      <w:szCs w:val="36"/>
    </w:rPr>
  </w:style>
  <w:style w:type="paragraph" w:styleId="4">
    <w:name w:val="heading 2"/>
    <w:basedOn w:val="1"/>
    <w:next w:val="1"/>
    <w:link w:val="98"/>
    <w:qFormat/>
    <w:uiPriority w:val="0"/>
    <w:pPr>
      <w:keepNext/>
      <w:keepLines/>
      <w:ind w:firstLine="0" w:firstLineChars="0"/>
      <w:jc w:val="center"/>
      <w:outlineLvl w:val="1"/>
    </w:pPr>
    <w:rPr>
      <w:bCs/>
      <w:kern w:val="44"/>
      <w:sz w:val="24"/>
      <w:szCs w:val="32"/>
    </w:rPr>
  </w:style>
  <w:style w:type="paragraph" w:styleId="5">
    <w:name w:val="heading 3"/>
    <w:basedOn w:val="1"/>
    <w:next w:val="1"/>
    <w:link w:val="99"/>
    <w:qFormat/>
    <w:uiPriority w:val="0"/>
    <w:pPr>
      <w:keepNext/>
      <w:keepLines/>
      <w:ind w:firstLine="0" w:firstLineChars="0"/>
      <w:outlineLvl w:val="2"/>
    </w:pPr>
    <w:rPr>
      <w:b/>
      <w:bCs/>
      <w:sz w:val="30"/>
      <w:szCs w:val="32"/>
    </w:rPr>
  </w:style>
  <w:style w:type="paragraph" w:styleId="6">
    <w:name w:val="heading 4"/>
    <w:basedOn w:val="1"/>
    <w:next w:val="1"/>
    <w:link w:val="100"/>
    <w:qFormat/>
    <w:uiPriority w:val="0"/>
    <w:pPr>
      <w:keepNext/>
      <w:keepLines/>
      <w:ind w:firstLine="0" w:firstLineChars="0"/>
      <w:outlineLvl w:val="3"/>
    </w:pPr>
    <w:rPr>
      <w:rFonts w:cs="DFHSMincho-W9"/>
      <w:b/>
      <w:bCs/>
      <w:sz w:val="24"/>
      <w:szCs w:val="30"/>
    </w:rPr>
  </w:style>
  <w:style w:type="paragraph" w:styleId="7">
    <w:name w:val="heading 5"/>
    <w:basedOn w:val="1"/>
    <w:next w:val="1"/>
    <w:link w:val="101"/>
    <w:qFormat/>
    <w:uiPriority w:val="0"/>
    <w:pPr>
      <w:keepNext/>
      <w:autoSpaceDE/>
      <w:autoSpaceDN/>
      <w:adjustRightInd/>
      <w:ind w:firstLine="0" w:firstLineChars="0"/>
      <w:jc w:val="center"/>
      <w:outlineLvl w:val="4"/>
    </w:pPr>
    <w:rPr>
      <w:sz w:val="36"/>
      <w:lang w:val="en-GB" w:eastAsia="en-GB"/>
    </w:rPr>
  </w:style>
  <w:style w:type="paragraph" w:styleId="8">
    <w:name w:val="heading 6"/>
    <w:basedOn w:val="1"/>
    <w:next w:val="1"/>
    <w:link w:val="102"/>
    <w:qFormat/>
    <w:uiPriority w:val="0"/>
    <w:pPr>
      <w:keepNext/>
      <w:keepLines/>
      <w:widowControl/>
      <w:tabs>
        <w:tab w:val="left" w:pos="1440"/>
      </w:tabs>
      <w:autoSpaceDE/>
      <w:autoSpaceDN/>
      <w:adjustRightInd/>
      <w:spacing w:before="240" w:after="64" w:line="319" w:lineRule="auto"/>
      <w:ind w:left="1152" w:hanging="1152" w:firstLineChars="0"/>
      <w:outlineLvl w:val="5"/>
    </w:pPr>
    <w:rPr>
      <w:rFonts w:ascii="Arial" w:hAnsi="Arial" w:eastAsia="黑体"/>
      <w:b/>
      <w:bCs/>
      <w:kern w:val="0"/>
      <w:sz w:val="24"/>
    </w:rPr>
  </w:style>
  <w:style w:type="paragraph" w:styleId="9">
    <w:name w:val="heading 7"/>
    <w:basedOn w:val="1"/>
    <w:next w:val="1"/>
    <w:link w:val="103"/>
    <w:qFormat/>
    <w:uiPriority w:val="0"/>
    <w:pPr>
      <w:keepNext/>
      <w:keepLines/>
      <w:widowControl/>
      <w:tabs>
        <w:tab w:val="left" w:pos="2520"/>
      </w:tabs>
      <w:autoSpaceDE/>
      <w:autoSpaceDN/>
      <w:adjustRightInd/>
      <w:spacing w:before="240" w:after="64" w:line="319" w:lineRule="auto"/>
      <w:ind w:left="1296" w:hanging="1296" w:firstLineChars="0"/>
      <w:outlineLvl w:val="6"/>
    </w:pPr>
    <w:rPr>
      <w:b/>
      <w:bCs/>
      <w:kern w:val="0"/>
      <w:sz w:val="24"/>
    </w:rPr>
  </w:style>
  <w:style w:type="paragraph" w:styleId="10">
    <w:name w:val="heading 8"/>
    <w:basedOn w:val="1"/>
    <w:next w:val="1"/>
    <w:link w:val="104"/>
    <w:qFormat/>
    <w:uiPriority w:val="0"/>
    <w:pPr>
      <w:keepNext/>
      <w:keepLines/>
      <w:widowControl/>
      <w:tabs>
        <w:tab w:val="left" w:pos="1440"/>
      </w:tabs>
      <w:autoSpaceDE/>
      <w:autoSpaceDN/>
      <w:adjustRightInd/>
      <w:spacing w:before="240" w:after="64" w:line="319" w:lineRule="auto"/>
      <w:ind w:left="1440" w:hanging="1440" w:firstLineChars="0"/>
      <w:outlineLvl w:val="7"/>
    </w:pPr>
    <w:rPr>
      <w:rFonts w:ascii="Arial" w:hAnsi="Arial" w:eastAsia="黑体"/>
      <w:kern w:val="0"/>
      <w:sz w:val="24"/>
    </w:rPr>
  </w:style>
  <w:style w:type="paragraph" w:styleId="11">
    <w:name w:val="heading 9"/>
    <w:basedOn w:val="1"/>
    <w:next w:val="1"/>
    <w:link w:val="105"/>
    <w:qFormat/>
    <w:uiPriority w:val="0"/>
    <w:pPr>
      <w:keepNext/>
      <w:keepLines/>
      <w:widowControl/>
      <w:tabs>
        <w:tab w:val="left" w:pos="1584"/>
      </w:tabs>
      <w:autoSpaceDE/>
      <w:autoSpaceDN/>
      <w:adjustRightInd/>
      <w:spacing w:before="240" w:after="64" w:line="319" w:lineRule="auto"/>
      <w:ind w:left="1584" w:hanging="1584" w:firstLineChars="0"/>
      <w:outlineLvl w:val="8"/>
    </w:pPr>
    <w:rPr>
      <w:rFonts w:ascii="Arial" w:hAnsi="Arial" w:eastAsia="黑体"/>
      <w:kern w:val="0"/>
      <w:szCs w:val="21"/>
    </w:rPr>
  </w:style>
  <w:style w:type="character" w:default="1" w:styleId="90">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162"/>
    <w:semiHidden/>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kern w:val="2"/>
      <w:sz w:val="24"/>
      <w:szCs w:val="24"/>
      <w:lang w:val="en-US" w:eastAsia="zh-CN" w:bidi="ar-SA"/>
    </w:rPr>
  </w:style>
  <w:style w:type="paragraph" w:styleId="12">
    <w:name w:val="List 3"/>
    <w:basedOn w:val="1"/>
    <w:semiHidden/>
    <w:unhideWhenUsed/>
    <w:qFormat/>
    <w:uiPriority w:val="99"/>
    <w:pPr>
      <w:autoSpaceDE/>
      <w:autoSpaceDN/>
      <w:adjustRightInd/>
      <w:ind w:left="100" w:leftChars="400" w:hanging="200" w:hangingChars="200"/>
      <w:contextualSpacing/>
      <w:jc w:val="both"/>
    </w:pPr>
  </w:style>
  <w:style w:type="paragraph" w:styleId="13">
    <w:name w:val="toc 7"/>
    <w:basedOn w:val="1"/>
    <w:next w:val="1"/>
    <w:qFormat/>
    <w:uiPriority w:val="0"/>
    <w:pPr>
      <w:autoSpaceDE/>
      <w:autoSpaceDN/>
      <w:adjustRightInd/>
      <w:ind w:left="1260" w:firstLine="0" w:firstLineChars="0"/>
    </w:pPr>
    <w:rPr>
      <w:sz w:val="18"/>
      <w:szCs w:val="18"/>
    </w:rPr>
  </w:style>
  <w:style w:type="paragraph" w:styleId="14">
    <w:name w:val="List Number 2"/>
    <w:basedOn w:val="1"/>
    <w:semiHidden/>
    <w:unhideWhenUsed/>
    <w:qFormat/>
    <w:uiPriority w:val="99"/>
    <w:pPr>
      <w:numPr>
        <w:ilvl w:val="0"/>
        <w:numId w:val="1"/>
      </w:numPr>
      <w:autoSpaceDE/>
      <w:autoSpaceDN/>
      <w:adjustRightInd/>
      <w:contextualSpacing/>
      <w:jc w:val="both"/>
    </w:pPr>
  </w:style>
  <w:style w:type="paragraph" w:styleId="15">
    <w:name w:val="table of authorities"/>
    <w:basedOn w:val="1"/>
    <w:next w:val="1"/>
    <w:semiHidden/>
    <w:unhideWhenUsed/>
    <w:qFormat/>
    <w:uiPriority w:val="99"/>
    <w:pPr>
      <w:autoSpaceDE/>
      <w:autoSpaceDN/>
      <w:adjustRightInd/>
      <w:ind w:left="420" w:leftChars="200" w:firstLine="0" w:firstLineChars="0"/>
      <w:jc w:val="both"/>
    </w:pPr>
  </w:style>
  <w:style w:type="paragraph" w:styleId="16">
    <w:name w:val="Note Heading"/>
    <w:basedOn w:val="1"/>
    <w:next w:val="1"/>
    <w:link w:val="179"/>
    <w:semiHidden/>
    <w:unhideWhenUsed/>
    <w:qFormat/>
    <w:uiPriority w:val="99"/>
    <w:pPr>
      <w:autoSpaceDE/>
      <w:autoSpaceDN/>
      <w:adjustRightInd/>
      <w:ind w:firstLine="0" w:firstLineChars="0"/>
      <w:jc w:val="center"/>
    </w:pPr>
  </w:style>
  <w:style w:type="paragraph" w:styleId="17">
    <w:name w:val="List Bullet 4"/>
    <w:basedOn w:val="1"/>
    <w:semiHidden/>
    <w:unhideWhenUsed/>
    <w:qFormat/>
    <w:uiPriority w:val="99"/>
    <w:pPr>
      <w:numPr>
        <w:ilvl w:val="0"/>
        <w:numId w:val="2"/>
      </w:numPr>
      <w:autoSpaceDE/>
      <w:autoSpaceDN/>
      <w:adjustRightInd/>
      <w:contextualSpacing/>
      <w:jc w:val="both"/>
    </w:pPr>
  </w:style>
  <w:style w:type="paragraph" w:styleId="18">
    <w:name w:val="index 8"/>
    <w:basedOn w:val="1"/>
    <w:next w:val="1"/>
    <w:semiHidden/>
    <w:unhideWhenUsed/>
    <w:qFormat/>
    <w:uiPriority w:val="99"/>
    <w:pPr>
      <w:autoSpaceDE/>
      <w:autoSpaceDN/>
      <w:adjustRightInd/>
      <w:ind w:left="1400" w:leftChars="1400" w:firstLine="0" w:firstLineChars="0"/>
      <w:jc w:val="both"/>
    </w:pPr>
  </w:style>
  <w:style w:type="paragraph" w:styleId="19">
    <w:name w:val="E-mail Signature"/>
    <w:basedOn w:val="1"/>
    <w:link w:val="161"/>
    <w:semiHidden/>
    <w:unhideWhenUsed/>
    <w:qFormat/>
    <w:uiPriority w:val="99"/>
    <w:pPr>
      <w:autoSpaceDE/>
      <w:autoSpaceDN/>
      <w:adjustRightInd/>
      <w:ind w:firstLine="0" w:firstLineChars="0"/>
      <w:jc w:val="both"/>
    </w:pPr>
  </w:style>
  <w:style w:type="paragraph" w:styleId="20">
    <w:name w:val="List Number"/>
    <w:basedOn w:val="1"/>
    <w:semiHidden/>
    <w:unhideWhenUsed/>
    <w:qFormat/>
    <w:uiPriority w:val="99"/>
    <w:pPr>
      <w:numPr>
        <w:ilvl w:val="0"/>
        <w:numId w:val="3"/>
      </w:numPr>
      <w:autoSpaceDE/>
      <w:autoSpaceDN/>
      <w:adjustRightInd/>
      <w:contextualSpacing/>
      <w:jc w:val="both"/>
    </w:pPr>
  </w:style>
  <w:style w:type="paragraph" w:styleId="21">
    <w:name w:val="Normal Indent"/>
    <w:basedOn w:val="1"/>
    <w:unhideWhenUsed/>
    <w:qFormat/>
    <w:uiPriority w:val="99"/>
    <w:pPr>
      <w:autoSpaceDE/>
      <w:autoSpaceDN/>
      <w:adjustRightInd/>
      <w:ind w:firstLine="420"/>
      <w:jc w:val="both"/>
    </w:pPr>
  </w:style>
  <w:style w:type="paragraph" w:styleId="22">
    <w:name w:val="caption"/>
    <w:basedOn w:val="1"/>
    <w:next w:val="23"/>
    <w:qFormat/>
    <w:uiPriority w:val="35"/>
    <w:pPr>
      <w:widowControl/>
      <w:overflowPunct w:val="0"/>
      <w:spacing w:before="120" w:after="160"/>
      <w:ind w:firstLine="0" w:firstLineChars="0"/>
      <w:textAlignment w:val="baseline"/>
    </w:pPr>
    <w:rPr>
      <w:i/>
      <w:kern w:val="0"/>
      <w:sz w:val="18"/>
      <w:szCs w:val="20"/>
    </w:rPr>
  </w:style>
  <w:style w:type="paragraph" w:styleId="23">
    <w:name w:val="Body Text"/>
    <w:basedOn w:val="1"/>
    <w:link w:val="106"/>
    <w:unhideWhenUsed/>
    <w:qFormat/>
    <w:uiPriority w:val="0"/>
    <w:pPr>
      <w:spacing w:after="120"/>
    </w:pPr>
  </w:style>
  <w:style w:type="paragraph" w:styleId="24">
    <w:name w:val="index 5"/>
    <w:basedOn w:val="1"/>
    <w:next w:val="1"/>
    <w:semiHidden/>
    <w:unhideWhenUsed/>
    <w:qFormat/>
    <w:uiPriority w:val="99"/>
    <w:pPr>
      <w:autoSpaceDE/>
      <w:autoSpaceDN/>
      <w:adjustRightInd/>
      <w:ind w:left="800" w:leftChars="800" w:firstLine="0" w:firstLineChars="0"/>
      <w:jc w:val="both"/>
    </w:pPr>
  </w:style>
  <w:style w:type="paragraph" w:styleId="25">
    <w:name w:val="List Bullet"/>
    <w:basedOn w:val="1"/>
    <w:semiHidden/>
    <w:unhideWhenUsed/>
    <w:qFormat/>
    <w:uiPriority w:val="99"/>
    <w:pPr>
      <w:numPr>
        <w:ilvl w:val="0"/>
        <w:numId w:val="4"/>
      </w:numPr>
      <w:autoSpaceDE/>
      <w:autoSpaceDN/>
      <w:adjustRightInd/>
      <w:contextualSpacing/>
      <w:jc w:val="both"/>
    </w:pPr>
  </w:style>
  <w:style w:type="paragraph" w:styleId="26">
    <w:name w:val="envelope address"/>
    <w:basedOn w:val="1"/>
    <w:semiHidden/>
    <w:unhideWhenUsed/>
    <w:qFormat/>
    <w:uiPriority w:val="99"/>
    <w:pPr>
      <w:framePr w:w="7920" w:h="1980" w:hRule="exact" w:hSpace="180" w:wrap="around" w:vAnchor="margin" w:hAnchor="page" w:xAlign="center" w:yAlign="bottom"/>
      <w:autoSpaceDE/>
      <w:autoSpaceDN/>
      <w:adjustRightInd/>
      <w:snapToGrid w:val="0"/>
      <w:ind w:left="100" w:leftChars="1400" w:firstLine="0" w:firstLineChars="0"/>
      <w:jc w:val="both"/>
    </w:pPr>
    <w:rPr>
      <w:rFonts w:ascii="Cambria" w:hAnsi="Cambria"/>
      <w:sz w:val="24"/>
    </w:rPr>
  </w:style>
  <w:style w:type="paragraph" w:styleId="27">
    <w:name w:val="Document Map"/>
    <w:basedOn w:val="1"/>
    <w:link w:val="129"/>
    <w:qFormat/>
    <w:uiPriority w:val="0"/>
    <w:pPr>
      <w:shd w:val="clear" w:color="auto" w:fill="000080"/>
      <w:autoSpaceDE/>
      <w:autoSpaceDN/>
      <w:adjustRightInd/>
      <w:ind w:firstLine="0" w:firstLineChars="0"/>
      <w:jc w:val="both"/>
    </w:pPr>
  </w:style>
  <w:style w:type="paragraph" w:styleId="28">
    <w:name w:val="toa heading"/>
    <w:basedOn w:val="1"/>
    <w:next w:val="1"/>
    <w:semiHidden/>
    <w:unhideWhenUsed/>
    <w:qFormat/>
    <w:uiPriority w:val="99"/>
    <w:pPr>
      <w:autoSpaceDE/>
      <w:autoSpaceDN/>
      <w:adjustRightInd/>
      <w:spacing w:before="120"/>
      <w:ind w:firstLine="0" w:firstLineChars="0"/>
      <w:jc w:val="both"/>
    </w:pPr>
    <w:rPr>
      <w:rFonts w:ascii="Cambria" w:hAnsi="Cambria"/>
      <w:sz w:val="24"/>
    </w:rPr>
  </w:style>
  <w:style w:type="paragraph" w:styleId="29">
    <w:name w:val="annotation text"/>
    <w:basedOn w:val="1"/>
    <w:link w:val="126"/>
    <w:qFormat/>
    <w:uiPriority w:val="0"/>
    <w:pPr>
      <w:autoSpaceDE/>
      <w:autoSpaceDN/>
      <w:adjustRightInd/>
      <w:ind w:firstLine="0" w:firstLineChars="0"/>
    </w:pPr>
  </w:style>
  <w:style w:type="paragraph" w:styleId="30">
    <w:name w:val="index 6"/>
    <w:basedOn w:val="1"/>
    <w:next w:val="1"/>
    <w:semiHidden/>
    <w:unhideWhenUsed/>
    <w:qFormat/>
    <w:uiPriority w:val="99"/>
    <w:pPr>
      <w:autoSpaceDE/>
      <w:autoSpaceDN/>
      <w:adjustRightInd/>
      <w:ind w:left="1000" w:leftChars="1000" w:firstLine="0" w:firstLineChars="0"/>
      <w:jc w:val="both"/>
    </w:pPr>
  </w:style>
  <w:style w:type="paragraph" w:styleId="31">
    <w:name w:val="Salutation"/>
    <w:basedOn w:val="1"/>
    <w:next w:val="1"/>
    <w:link w:val="160"/>
    <w:semiHidden/>
    <w:unhideWhenUsed/>
    <w:qFormat/>
    <w:uiPriority w:val="99"/>
    <w:pPr>
      <w:autoSpaceDE/>
      <w:autoSpaceDN/>
      <w:adjustRightInd/>
      <w:ind w:firstLine="0" w:firstLineChars="0"/>
      <w:jc w:val="both"/>
    </w:pPr>
  </w:style>
  <w:style w:type="paragraph" w:styleId="32">
    <w:name w:val="Body Text 3"/>
    <w:basedOn w:val="1"/>
    <w:link w:val="176"/>
    <w:semiHidden/>
    <w:unhideWhenUsed/>
    <w:qFormat/>
    <w:uiPriority w:val="99"/>
    <w:pPr>
      <w:autoSpaceDE/>
      <w:autoSpaceDN/>
      <w:adjustRightInd/>
      <w:spacing w:after="120"/>
      <w:ind w:firstLine="0" w:firstLineChars="0"/>
      <w:jc w:val="both"/>
    </w:pPr>
    <w:rPr>
      <w:sz w:val="16"/>
      <w:szCs w:val="16"/>
    </w:rPr>
  </w:style>
  <w:style w:type="paragraph" w:styleId="33">
    <w:name w:val="Closing"/>
    <w:basedOn w:val="1"/>
    <w:link w:val="164"/>
    <w:semiHidden/>
    <w:unhideWhenUsed/>
    <w:qFormat/>
    <w:uiPriority w:val="99"/>
    <w:pPr>
      <w:autoSpaceDE/>
      <w:autoSpaceDN/>
      <w:adjustRightInd/>
      <w:ind w:left="100" w:leftChars="2100" w:firstLine="0" w:firstLineChars="0"/>
      <w:jc w:val="both"/>
    </w:pPr>
  </w:style>
  <w:style w:type="paragraph" w:styleId="34">
    <w:name w:val="List Bullet 3"/>
    <w:basedOn w:val="1"/>
    <w:semiHidden/>
    <w:unhideWhenUsed/>
    <w:qFormat/>
    <w:uiPriority w:val="99"/>
    <w:pPr>
      <w:numPr>
        <w:ilvl w:val="0"/>
        <w:numId w:val="5"/>
      </w:numPr>
      <w:autoSpaceDE/>
      <w:autoSpaceDN/>
      <w:adjustRightInd/>
      <w:contextualSpacing/>
      <w:jc w:val="both"/>
    </w:pPr>
  </w:style>
  <w:style w:type="paragraph" w:styleId="35">
    <w:name w:val="Body Text Indent"/>
    <w:basedOn w:val="1"/>
    <w:link w:val="132"/>
    <w:qFormat/>
    <w:uiPriority w:val="0"/>
    <w:pPr>
      <w:autoSpaceDE/>
      <w:autoSpaceDN/>
      <w:adjustRightInd/>
      <w:snapToGrid w:val="0"/>
      <w:ind w:firstLine="630" w:firstLineChars="0"/>
      <w:jc w:val="both"/>
    </w:pPr>
    <w:rPr>
      <w:rFonts w:ascii="黑体" w:eastAsia="黑体"/>
      <w:sz w:val="28"/>
      <w:szCs w:val="20"/>
    </w:rPr>
  </w:style>
  <w:style w:type="paragraph" w:styleId="36">
    <w:name w:val="List Number 3"/>
    <w:basedOn w:val="1"/>
    <w:semiHidden/>
    <w:unhideWhenUsed/>
    <w:qFormat/>
    <w:uiPriority w:val="99"/>
    <w:pPr>
      <w:numPr>
        <w:ilvl w:val="0"/>
        <w:numId w:val="6"/>
      </w:numPr>
      <w:autoSpaceDE/>
      <w:autoSpaceDN/>
      <w:adjustRightInd/>
      <w:contextualSpacing/>
      <w:jc w:val="both"/>
    </w:pPr>
  </w:style>
  <w:style w:type="paragraph" w:styleId="37">
    <w:name w:val="List 2"/>
    <w:basedOn w:val="1"/>
    <w:semiHidden/>
    <w:unhideWhenUsed/>
    <w:qFormat/>
    <w:uiPriority w:val="99"/>
    <w:pPr>
      <w:autoSpaceDE/>
      <w:autoSpaceDN/>
      <w:adjustRightInd/>
      <w:ind w:left="100" w:leftChars="200" w:hanging="200" w:hangingChars="200"/>
      <w:contextualSpacing/>
      <w:jc w:val="both"/>
    </w:pPr>
  </w:style>
  <w:style w:type="paragraph" w:styleId="38">
    <w:name w:val="List Continue"/>
    <w:basedOn w:val="1"/>
    <w:semiHidden/>
    <w:unhideWhenUsed/>
    <w:qFormat/>
    <w:uiPriority w:val="99"/>
    <w:pPr>
      <w:autoSpaceDE/>
      <w:autoSpaceDN/>
      <w:adjustRightInd/>
      <w:spacing w:after="120"/>
      <w:ind w:left="420" w:leftChars="200" w:firstLine="0" w:firstLineChars="0"/>
      <w:contextualSpacing/>
      <w:jc w:val="both"/>
    </w:pPr>
  </w:style>
  <w:style w:type="paragraph" w:styleId="39">
    <w:name w:val="Block Text"/>
    <w:basedOn w:val="1"/>
    <w:qFormat/>
    <w:uiPriority w:val="0"/>
    <w:pPr>
      <w:autoSpaceDE/>
      <w:autoSpaceDN/>
      <w:ind w:left="420" w:right="33" w:firstLine="0" w:firstLineChars="0"/>
      <w:textAlignment w:val="baseline"/>
    </w:pPr>
    <w:rPr>
      <w:rFonts w:eastAsia="方正大标宋简体"/>
      <w:kern w:val="0"/>
      <w:sz w:val="24"/>
      <w:szCs w:val="20"/>
    </w:rPr>
  </w:style>
  <w:style w:type="paragraph" w:styleId="40">
    <w:name w:val="List Bullet 2"/>
    <w:basedOn w:val="1"/>
    <w:semiHidden/>
    <w:unhideWhenUsed/>
    <w:qFormat/>
    <w:uiPriority w:val="99"/>
    <w:pPr>
      <w:numPr>
        <w:ilvl w:val="0"/>
        <w:numId w:val="7"/>
      </w:numPr>
      <w:autoSpaceDE/>
      <w:autoSpaceDN/>
      <w:adjustRightInd/>
      <w:contextualSpacing/>
      <w:jc w:val="both"/>
    </w:pPr>
  </w:style>
  <w:style w:type="paragraph" w:styleId="41">
    <w:name w:val="HTML Address"/>
    <w:basedOn w:val="1"/>
    <w:link w:val="158"/>
    <w:semiHidden/>
    <w:unhideWhenUsed/>
    <w:qFormat/>
    <w:uiPriority w:val="99"/>
    <w:pPr>
      <w:autoSpaceDE/>
      <w:autoSpaceDN/>
      <w:adjustRightInd/>
      <w:ind w:firstLine="0" w:firstLineChars="0"/>
      <w:jc w:val="both"/>
    </w:pPr>
    <w:rPr>
      <w:i/>
      <w:iCs/>
    </w:rPr>
  </w:style>
  <w:style w:type="paragraph" w:styleId="42">
    <w:name w:val="index 4"/>
    <w:basedOn w:val="1"/>
    <w:next w:val="1"/>
    <w:semiHidden/>
    <w:unhideWhenUsed/>
    <w:qFormat/>
    <w:uiPriority w:val="99"/>
    <w:pPr>
      <w:autoSpaceDE/>
      <w:autoSpaceDN/>
      <w:adjustRightInd/>
      <w:ind w:left="600" w:leftChars="600" w:firstLine="0" w:firstLineChars="0"/>
      <w:jc w:val="both"/>
    </w:pPr>
  </w:style>
  <w:style w:type="paragraph" w:styleId="43">
    <w:name w:val="toc 5"/>
    <w:basedOn w:val="1"/>
    <w:next w:val="1"/>
    <w:qFormat/>
    <w:uiPriority w:val="0"/>
    <w:pPr>
      <w:autoSpaceDE/>
      <w:autoSpaceDN/>
      <w:adjustRightInd/>
      <w:ind w:left="840" w:firstLine="0" w:firstLineChars="0"/>
    </w:pPr>
    <w:rPr>
      <w:sz w:val="18"/>
      <w:szCs w:val="18"/>
    </w:rPr>
  </w:style>
  <w:style w:type="paragraph" w:styleId="44">
    <w:name w:val="toc 3"/>
    <w:basedOn w:val="1"/>
    <w:next w:val="1"/>
    <w:qFormat/>
    <w:uiPriority w:val="39"/>
    <w:pPr>
      <w:autoSpaceDE/>
      <w:autoSpaceDN/>
      <w:adjustRightInd/>
      <w:ind w:left="420" w:firstLine="0" w:firstLineChars="0"/>
    </w:pPr>
    <w:rPr>
      <w:i/>
      <w:iCs/>
      <w:sz w:val="20"/>
      <w:szCs w:val="20"/>
    </w:rPr>
  </w:style>
  <w:style w:type="paragraph" w:styleId="45">
    <w:name w:val="Plain Text"/>
    <w:basedOn w:val="1"/>
    <w:link w:val="122"/>
    <w:qFormat/>
    <w:uiPriority w:val="0"/>
    <w:pPr>
      <w:autoSpaceDE/>
      <w:autoSpaceDN/>
      <w:adjustRightInd/>
      <w:ind w:firstLine="0" w:firstLineChars="0"/>
      <w:jc w:val="both"/>
    </w:pPr>
    <w:rPr>
      <w:rFonts w:ascii="宋体" w:hAnsi="Courier New" w:eastAsia="隶书" w:cs="Courier New"/>
      <w:szCs w:val="21"/>
    </w:rPr>
  </w:style>
  <w:style w:type="paragraph" w:styleId="46">
    <w:name w:val="List Bullet 5"/>
    <w:basedOn w:val="1"/>
    <w:semiHidden/>
    <w:unhideWhenUsed/>
    <w:qFormat/>
    <w:uiPriority w:val="99"/>
    <w:pPr>
      <w:numPr>
        <w:ilvl w:val="0"/>
        <w:numId w:val="8"/>
      </w:numPr>
      <w:autoSpaceDE/>
      <w:autoSpaceDN/>
      <w:adjustRightInd/>
      <w:contextualSpacing/>
      <w:jc w:val="both"/>
    </w:pPr>
  </w:style>
  <w:style w:type="paragraph" w:styleId="47">
    <w:name w:val="List Number 4"/>
    <w:basedOn w:val="1"/>
    <w:semiHidden/>
    <w:unhideWhenUsed/>
    <w:qFormat/>
    <w:uiPriority w:val="99"/>
    <w:pPr>
      <w:numPr>
        <w:ilvl w:val="0"/>
        <w:numId w:val="9"/>
      </w:numPr>
      <w:autoSpaceDE/>
      <w:autoSpaceDN/>
      <w:adjustRightInd/>
      <w:contextualSpacing/>
      <w:jc w:val="both"/>
    </w:pPr>
  </w:style>
  <w:style w:type="paragraph" w:styleId="48">
    <w:name w:val="toc 8"/>
    <w:basedOn w:val="1"/>
    <w:next w:val="1"/>
    <w:qFormat/>
    <w:uiPriority w:val="0"/>
    <w:pPr>
      <w:autoSpaceDE/>
      <w:autoSpaceDN/>
      <w:adjustRightInd/>
      <w:ind w:left="1470" w:firstLine="0" w:firstLineChars="0"/>
    </w:pPr>
    <w:rPr>
      <w:sz w:val="18"/>
      <w:szCs w:val="18"/>
    </w:rPr>
  </w:style>
  <w:style w:type="paragraph" w:styleId="49">
    <w:name w:val="index 3"/>
    <w:basedOn w:val="1"/>
    <w:next w:val="1"/>
    <w:semiHidden/>
    <w:unhideWhenUsed/>
    <w:qFormat/>
    <w:uiPriority w:val="99"/>
    <w:pPr>
      <w:autoSpaceDE/>
      <w:autoSpaceDN/>
      <w:adjustRightInd/>
      <w:ind w:left="400" w:leftChars="400" w:firstLine="0" w:firstLineChars="0"/>
      <w:jc w:val="both"/>
    </w:pPr>
  </w:style>
  <w:style w:type="paragraph" w:styleId="50">
    <w:name w:val="Date"/>
    <w:basedOn w:val="1"/>
    <w:next w:val="1"/>
    <w:link w:val="130"/>
    <w:qFormat/>
    <w:uiPriority w:val="0"/>
    <w:pPr>
      <w:autoSpaceDE/>
      <w:autoSpaceDN/>
      <w:adjustRightInd/>
      <w:ind w:left="100" w:leftChars="2500" w:firstLine="0" w:firstLineChars="0"/>
      <w:jc w:val="both"/>
    </w:pPr>
  </w:style>
  <w:style w:type="paragraph" w:styleId="51">
    <w:name w:val="Body Text Indent 2"/>
    <w:basedOn w:val="1"/>
    <w:link w:val="177"/>
    <w:semiHidden/>
    <w:unhideWhenUsed/>
    <w:qFormat/>
    <w:uiPriority w:val="99"/>
    <w:pPr>
      <w:autoSpaceDE/>
      <w:autoSpaceDN/>
      <w:adjustRightInd/>
      <w:spacing w:after="120" w:line="480" w:lineRule="auto"/>
      <w:ind w:left="420" w:leftChars="200" w:firstLine="0" w:firstLineChars="0"/>
      <w:jc w:val="both"/>
    </w:pPr>
  </w:style>
  <w:style w:type="paragraph" w:styleId="52">
    <w:name w:val="endnote text"/>
    <w:basedOn w:val="1"/>
    <w:link w:val="169"/>
    <w:semiHidden/>
    <w:unhideWhenUsed/>
    <w:qFormat/>
    <w:uiPriority w:val="99"/>
    <w:pPr>
      <w:autoSpaceDE/>
      <w:autoSpaceDN/>
      <w:adjustRightInd/>
      <w:snapToGrid w:val="0"/>
      <w:ind w:firstLine="0" w:firstLineChars="0"/>
    </w:pPr>
  </w:style>
  <w:style w:type="paragraph" w:styleId="53">
    <w:name w:val="List Continue 5"/>
    <w:basedOn w:val="1"/>
    <w:semiHidden/>
    <w:unhideWhenUsed/>
    <w:qFormat/>
    <w:uiPriority w:val="99"/>
    <w:pPr>
      <w:autoSpaceDE/>
      <w:autoSpaceDN/>
      <w:adjustRightInd/>
      <w:spacing w:after="120"/>
      <w:ind w:left="2100" w:leftChars="1000" w:firstLine="0" w:firstLineChars="0"/>
      <w:contextualSpacing/>
      <w:jc w:val="both"/>
    </w:pPr>
  </w:style>
  <w:style w:type="paragraph" w:styleId="54">
    <w:name w:val="Balloon Text"/>
    <w:basedOn w:val="1"/>
    <w:link w:val="127"/>
    <w:qFormat/>
    <w:uiPriority w:val="99"/>
    <w:pPr>
      <w:autoSpaceDE/>
      <w:autoSpaceDN/>
      <w:adjustRightInd/>
      <w:ind w:firstLine="0" w:firstLineChars="0"/>
      <w:jc w:val="both"/>
    </w:pPr>
    <w:rPr>
      <w:sz w:val="18"/>
      <w:szCs w:val="18"/>
    </w:rPr>
  </w:style>
  <w:style w:type="paragraph" w:styleId="55">
    <w:name w:val="footer"/>
    <w:basedOn w:val="1"/>
    <w:link w:val="115"/>
    <w:unhideWhenUsed/>
    <w:qFormat/>
    <w:uiPriority w:val="99"/>
    <w:pPr>
      <w:tabs>
        <w:tab w:val="center" w:pos="4153"/>
        <w:tab w:val="right" w:pos="8306"/>
      </w:tabs>
      <w:snapToGrid w:val="0"/>
    </w:pPr>
    <w:rPr>
      <w:sz w:val="18"/>
      <w:szCs w:val="18"/>
    </w:rPr>
  </w:style>
  <w:style w:type="paragraph" w:styleId="56">
    <w:name w:val="envelope return"/>
    <w:basedOn w:val="1"/>
    <w:semiHidden/>
    <w:unhideWhenUsed/>
    <w:qFormat/>
    <w:uiPriority w:val="99"/>
    <w:pPr>
      <w:autoSpaceDE/>
      <w:autoSpaceDN/>
      <w:adjustRightInd/>
      <w:snapToGrid w:val="0"/>
      <w:ind w:firstLine="0" w:firstLineChars="0"/>
      <w:jc w:val="both"/>
    </w:pPr>
    <w:rPr>
      <w:rFonts w:ascii="Cambria" w:hAnsi="Cambria"/>
    </w:rPr>
  </w:style>
  <w:style w:type="paragraph" w:styleId="57">
    <w:name w:val="header"/>
    <w:basedOn w:val="1"/>
    <w:link w:val="114"/>
    <w:unhideWhenUsed/>
    <w:qFormat/>
    <w:uiPriority w:val="99"/>
    <w:pPr>
      <w:tabs>
        <w:tab w:val="center" w:pos="4153"/>
        <w:tab w:val="right" w:pos="8306"/>
      </w:tabs>
      <w:snapToGrid w:val="0"/>
      <w:jc w:val="center"/>
    </w:pPr>
    <w:rPr>
      <w:sz w:val="18"/>
      <w:szCs w:val="18"/>
    </w:rPr>
  </w:style>
  <w:style w:type="paragraph" w:styleId="58">
    <w:name w:val="Signature"/>
    <w:basedOn w:val="1"/>
    <w:link w:val="167"/>
    <w:semiHidden/>
    <w:unhideWhenUsed/>
    <w:qFormat/>
    <w:uiPriority w:val="99"/>
    <w:pPr>
      <w:autoSpaceDE/>
      <w:autoSpaceDN/>
      <w:adjustRightInd/>
      <w:ind w:left="100" w:leftChars="2100" w:firstLine="0" w:firstLineChars="0"/>
      <w:jc w:val="both"/>
    </w:pPr>
  </w:style>
  <w:style w:type="paragraph" w:styleId="59">
    <w:name w:val="toc 1"/>
    <w:basedOn w:val="1"/>
    <w:next w:val="1"/>
    <w:qFormat/>
    <w:uiPriority w:val="39"/>
    <w:pPr>
      <w:autoSpaceDE/>
      <w:autoSpaceDN/>
      <w:adjustRightInd/>
      <w:spacing w:before="120" w:after="120"/>
      <w:ind w:firstLine="0" w:firstLineChars="0"/>
    </w:pPr>
    <w:rPr>
      <w:b/>
      <w:bCs/>
      <w:caps/>
      <w:sz w:val="20"/>
      <w:szCs w:val="20"/>
    </w:rPr>
  </w:style>
  <w:style w:type="paragraph" w:styleId="60">
    <w:name w:val="List Continue 4"/>
    <w:basedOn w:val="1"/>
    <w:semiHidden/>
    <w:unhideWhenUsed/>
    <w:qFormat/>
    <w:uiPriority w:val="99"/>
    <w:pPr>
      <w:autoSpaceDE/>
      <w:autoSpaceDN/>
      <w:adjustRightInd/>
      <w:spacing w:after="120"/>
      <w:ind w:left="1680" w:leftChars="800" w:firstLine="0" w:firstLineChars="0"/>
      <w:contextualSpacing/>
      <w:jc w:val="both"/>
    </w:pPr>
  </w:style>
  <w:style w:type="paragraph" w:styleId="61">
    <w:name w:val="toc 4"/>
    <w:basedOn w:val="1"/>
    <w:next w:val="1"/>
    <w:qFormat/>
    <w:uiPriority w:val="0"/>
    <w:pPr>
      <w:autoSpaceDE/>
      <w:autoSpaceDN/>
      <w:adjustRightInd/>
      <w:ind w:left="630" w:firstLine="0" w:firstLineChars="0"/>
    </w:pPr>
    <w:rPr>
      <w:sz w:val="18"/>
      <w:szCs w:val="18"/>
    </w:rPr>
  </w:style>
  <w:style w:type="paragraph" w:styleId="62">
    <w:name w:val="index heading"/>
    <w:basedOn w:val="1"/>
    <w:next w:val="63"/>
    <w:semiHidden/>
    <w:unhideWhenUsed/>
    <w:qFormat/>
    <w:uiPriority w:val="99"/>
    <w:pPr>
      <w:autoSpaceDE/>
      <w:autoSpaceDN/>
      <w:adjustRightInd/>
      <w:ind w:firstLine="0" w:firstLineChars="0"/>
      <w:jc w:val="both"/>
    </w:pPr>
    <w:rPr>
      <w:rFonts w:ascii="Cambria" w:hAnsi="Cambria"/>
      <w:b/>
      <w:bCs/>
    </w:rPr>
  </w:style>
  <w:style w:type="paragraph" w:styleId="63">
    <w:name w:val="index 1"/>
    <w:basedOn w:val="1"/>
    <w:next w:val="1"/>
    <w:semiHidden/>
    <w:unhideWhenUsed/>
    <w:qFormat/>
    <w:uiPriority w:val="99"/>
    <w:pPr>
      <w:autoSpaceDE/>
      <w:autoSpaceDN/>
      <w:adjustRightInd/>
      <w:ind w:firstLine="0" w:firstLineChars="0"/>
      <w:jc w:val="both"/>
    </w:pPr>
  </w:style>
  <w:style w:type="paragraph" w:styleId="64">
    <w:name w:val="Subtitle"/>
    <w:basedOn w:val="65"/>
    <w:next w:val="23"/>
    <w:link w:val="108"/>
    <w:qFormat/>
    <w:uiPriority w:val="11"/>
    <w:pPr>
      <w:keepNext/>
      <w:widowControl/>
      <w:overflowPunct w:val="0"/>
      <w:autoSpaceDE w:val="0"/>
      <w:autoSpaceDN w:val="0"/>
      <w:spacing w:before="0" w:after="240" w:line="240" w:lineRule="auto"/>
      <w:outlineLvl w:val="9"/>
    </w:pPr>
    <w:rPr>
      <w:b w:val="0"/>
      <w:i/>
      <w:kern w:val="28"/>
      <w:sz w:val="28"/>
    </w:rPr>
  </w:style>
  <w:style w:type="paragraph" w:styleId="65">
    <w:name w:val="Title"/>
    <w:basedOn w:val="1"/>
    <w:link w:val="107"/>
    <w:qFormat/>
    <w:uiPriority w:val="0"/>
    <w:pPr>
      <w:autoSpaceDE/>
      <w:autoSpaceDN/>
      <w:spacing w:before="240" w:after="60" w:line="420" w:lineRule="atLeast"/>
      <w:ind w:firstLine="0" w:firstLineChars="0"/>
      <w:jc w:val="center"/>
      <w:textAlignment w:val="baseline"/>
      <w:outlineLvl w:val="0"/>
    </w:pPr>
    <w:rPr>
      <w:rFonts w:ascii="Arial" w:hAnsi="Arial"/>
      <w:b/>
      <w:kern w:val="0"/>
      <w:sz w:val="36"/>
      <w:szCs w:val="20"/>
    </w:rPr>
  </w:style>
  <w:style w:type="paragraph" w:styleId="66">
    <w:name w:val="List Number 5"/>
    <w:basedOn w:val="1"/>
    <w:semiHidden/>
    <w:unhideWhenUsed/>
    <w:qFormat/>
    <w:uiPriority w:val="99"/>
    <w:pPr>
      <w:numPr>
        <w:ilvl w:val="0"/>
        <w:numId w:val="10"/>
      </w:numPr>
      <w:autoSpaceDE/>
      <w:autoSpaceDN/>
      <w:adjustRightInd/>
      <w:contextualSpacing/>
      <w:jc w:val="both"/>
    </w:pPr>
  </w:style>
  <w:style w:type="paragraph" w:styleId="67">
    <w:name w:val="List"/>
    <w:basedOn w:val="1"/>
    <w:semiHidden/>
    <w:unhideWhenUsed/>
    <w:qFormat/>
    <w:uiPriority w:val="99"/>
    <w:pPr>
      <w:autoSpaceDE/>
      <w:autoSpaceDN/>
      <w:adjustRightInd/>
      <w:ind w:left="200" w:hanging="200" w:hangingChars="200"/>
      <w:contextualSpacing/>
      <w:jc w:val="both"/>
    </w:pPr>
  </w:style>
  <w:style w:type="paragraph" w:styleId="68">
    <w:name w:val="footnote text"/>
    <w:basedOn w:val="1"/>
    <w:link w:val="163"/>
    <w:semiHidden/>
    <w:unhideWhenUsed/>
    <w:qFormat/>
    <w:uiPriority w:val="99"/>
    <w:pPr>
      <w:autoSpaceDE/>
      <w:autoSpaceDN/>
      <w:adjustRightInd/>
      <w:snapToGrid w:val="0"/>
      <w:ind w:firstLine="0" w:firstLineChars="0"/>
    </w:pPr>
    <w:rPr>
      <w:sz w:val="18"/>
      <w:szCs w:val="18"/>
    </w:rPr>
  </w:style>
  <w:style w:type="paragraph" w:styleId="69">
    <w:name w:val="toc 6"/>
    <w:basedOn w:val="1"/>
    <w:next w:val="1"/>
    <w:qFormat/>
    <w:uiPriority w:val="0"/>
    <w:pPr>
      <w:autoSpaceDE/>
      <w:autoSpaceDN/>
      <w:adjustRightInd/>
      <w:ind w:left="1050" w:firstLine="0" w:firstLineChars="0"/>
    </w:pPr>
    <w:rPr>
      <w:sz w:val="18"/>
      <w:szCs w:val="18"/>
    </w:rPr>
  </w:style>
  <w:style w:type="paragraph" w:styleId="70">
    <w:name w:val="List 5"/>
    <w:basedOn w:val="1"/>
    <w:semiHidden/>
    <w:unhideWhenUsed/>
    <w:qFormat/>
    <w:uiPriority w:val="99"/>
    <w:pPr>
      <w:autoSpaceDE/>
      <w:autoSpaceDN/>
      <w:adjustRightInd/>
      <w:ind w:left="100" w:leftChars="800" w:hanging="200" w:hangingChars="200"/>
      <w:contextualSpacing/>
      <w:jc w:val="both"/>
    </w:pPr>
  </w:style>
  <w:style w:type="paragraph" w:styleId="71">
    <w:name w:val="Body Text Indent 3"/>
    <w:basedOn w:val="1"/>
    <w:link w:val="178"/>
    <w:semiHidden/>
    <w:unhideWhenUsed/>
    <w:qFormat/>
    <w:uiPriority w:val="99"/>
    <w:pPr>
      <w:autoSpaceDE/>
      <w:autoSpaceDN/>
      <w:adjustRightInd/>
      <w:spacing w:after="120"/>
      <w:ind w:left="420" w:leftChars="200" w:firstLine="0" w:firstLineChars="0"/>
      <w:jc w:val="both"/>
    </w:pPr>
    <w:rPr>
      <w:sz w:val="16"/>
      <w:szCs w:val="16"/>
    </w:rPr>
  </w:style>
  <w:style w:type="paragraph" w:styleId="72">
    <w:name w:val="index 7"/>
    <w:basedOn w:val="1"/>
    <w:next w:val="1"/>
    <w:semiHidden/>
    <w:unhideWhenUsed/>
    <w:qFormat/>
    <w:uiPriority w:val="99"/>
    <w:pPr>
      <w:autoSpaceDE/>
      <w:autoSpaceDN/>
      <w:adjustRightInd/>
      <w:ind w:left="1200" w:leftChars="1200" w:firstLine="0" w:firstLineChars="0"/>
      <w:jc w:val="both"/>
    </w:pPr>
  </w:style>
  <w:style w:type="paragraph" w:styleId="73">
    <w:name w:val="index 9"/>
    <w:basedOn w:val="1"/>
    <w:next w:val="1"/>
    <w:semiHidden/>
    <w:unhideWhenUsed/>
    <w:qFormat/>
    <w:uiPriority w:val="99"/>
    <w:pPr>
      <w:autoSpaceDE/>
      <w:autoSpaceDN/>
      <w:adjustRightInd/>
      <w:ind w:left="1600" w:leftChars="1600" w:firstLine="0" w:firstLineChars="0"/>
      <w:jc w:val="both"/>
    </w:pPr>
  </w:style>
  <w:style w:type="paragraph" w:styleId="74">
    <w:name w:val="table of figures"/>
    <w:basedOn w:val="1"/>
    <w:next w:val="1"/>
    <w:qFormat/>
    <w:uiPriority w:val="0"/>
    <w:pPr>
      <w:autoSpaceDE/>
      <w:autoSpaceDN/>
      <w:adjustRightInd/>
      <w:ind w:left="420" w:hanging="420" w:firstLineChars="0"/>
    </w:pPr>
    <w:rPr>
      <w:smallCaps/>
      <w:sz w:val="20"/>
      <w:szCs w:val="20"/>
    </w:rPr>
  </w:style>
  <w:style w:type="paragraph" w:styleId="75">
    <w:name w:val="toc 2"/>
    <w:basedOn w:val="1"/>
    <w:next w:val="1"/>
    <w:qFormat/>
    <w:uiPriority w:val="39"/>
    <w:pPr>
      <w:autoSpaceDE/>
      <w:autoSpaceDN/>
      <w:adjustRightInd/>
      <w:ind w:left="210" w:firstLine="0" w:firstLineChars="0"/>
    </w:pPr>
    <w:rPr>
      <w:smallCaps/>
      <w:sz w:val="20"/>
      <w:szCs w:val="20"/>
    </w:rPr>
  </w:style>
  <w:style w:type="paragraph" w:styleId="76">
    <w:name w:val="toc 9"/>
    <w:basedOn w:val="1"/>
    <w:next w:val="1"/>
    <w:qFormat/>
    <w:uiPriority w:val="0"/>
    <w:pPr>
      <w:autoSpaceDE/>
      <w:autoSpaceDN/>
      <w:adjustRightInd/>
      <w:ind w:left="1680" w:firstLine="0" w:firstLineChars="0"/>
    </w:pPr>
    <w:rPr>
      <w:sz w:val="18"/>
      <w:szCs w:val="18"/>
    </w:rPr>
  </w:style>
  <w:style w:type="paragraph" w:styleId="77">
    <w:name w:val="Body Text 2"/>
    <w:basedOn w:val="1"/>
    <w:link w:val="175"/>
    <w:semiHidden/>
    <w:unhideWhenUsed/>
    <w:qFormat/>
    <w:uiPriority w:val="99"/>
    <w:pPr>
      <w:autoSpaceDE/>
      <w:autoSpaceDN/>
      <w:adjustRightInd/>
      <w:spacing w:after="120" w:line="480" w:lineRule="auto"/>
      <w:ind w:firstLine="0" w:firstLineChars="0"/>
      <w:jc w:val="both"/>
    </w:pPr>
  </w:style>
  <w:style w:type="paragraph" w:styleId="78">
    <w:name w:val="List 4"/>
    <w:basedOn w:val="1"/>
    <w:semiHidden/>
    <w:unhideWhenUsed/>
    <w:qFormat/>
    <w:uiPriority w:val="99"/>
    <w:pPr>
      <w:autoSpaceDE/>
      <w:autoSpaceDN/>
      <w:adjustRightInd/>
      <w:ind w:left="100" w:leftChars="600" w:hanging="200" w:hangingChars="200"/>
      <w:contextualSpacing/>
      <w:jc w:val="both"/>
    </w:pPr>
  </w:style>
  <w:style w:type="paragraph" w:styleId="79">
    <w:name w:val="List Continue 2"/>
    <w:basedOn w:val="1"/>
    <w:semiHidden/>
    <w:unhideWhenUsed/>
    <w:qFormat/>
    <w:uiPriority w:val="99"/>
    <w:pPr>
      <w:autoSpaceDE/>
      <w:autoSpaceDN/>
      <w:adjustRightInd/>
      <w:spacing w:after="120"/>
      <w:ind w:left="840" w:leftChars="400" w:firstLine="0" w:firstLineChars="0"/>
      <w:contextualSpacing/>
      <w:jc w:val="both"/>
    </w:pPr>
  </w:style>
  <w:style w:type="paragraph" w:styleId="80">
    <w:name w:val="Message Header"/>
    <w:basedOn w:val="1"/>
    <w:link w:val="170"/>
    <w:semiHidden/>
    <w:unhideWhenUsed/>
    <w:qFormat/>
    <w:uiPriority w:val="99"/>
    <w:pPr>
      <w:pBdr>
        <w:top w:val="single" w:color="auto" w:sz="6" w:space="1"/>
        <w:left w:val="single" w:color="auto" w:sz="6" w:space="1"/>
        <w:bottom w:val="single" w:color="auto" w:sz="6" w:space="1"/>
        <w:right w:val="single" w:color="auto" w:sz="6" w:space="1"/>
      </w:pBdr>
      <w:shd w:val="pct20" w:color="auto" w:fill="auto"/>
      <w:autoSpaceDE/>
      <w:autoSpaceDN/>
      <w:adjustRightInd/>
      <w:ind w:left="1080" w:leftChars="500" w:hanging="1080" w:hangingChars="500"/>
      <w:jc w:val="both"/>
    </w:pPr>
    <w:rPr>
      <w:rFonts w:ascii="Cambria" w:hAnsi="Cambria"/>
      <w:sz w:val="24"/>
    </w:rPr>
  </w:style>
  <w:style w:type="paragraph" w:styleId="81">
    <w:name w:val="HTML Preformatted"/>
    <w:basedOn w:val="1"/>
    <w:link w:val="159"/>
    <w:semiHidden/>
    <w:unhideWhenUsed/>
    <w:qFormat/>
    <w:uiPriority w:val="99"/>
    <w:pPr>
      <w:autoSpaceDE/>
      <w:autoSpaceDN/>
      <w:adjustRightInd/>
      <w:ind w:firstLine="0" w:firstLineChars="0"/>
      <w:jc w:val="both"/>
    </w:pPr>
    <w:rPr>
      <w:rFonts w:ascii="Courier New" w:hAnsi="Courier New"/>
      <w:sz w:val="20"/>
      <w:szCs w:val="20"/>
    </w:rPr>
  </w:style>
  <w:style w:type="paragraph" w:styleId="82">
    <w:name w:val="Normal (Web)"/>
    <w:basedOn w:val="1"/>
    <w:qFormat/>
    <w:uiPriority w:val="0"/>
    <w:pPr>
      <w:widowControl/>
      <w:autoSpaceDE/>
      <w:autoSpaceDN/>
      <w:adjustRightInd/>
      <w:spacing w:before="100" w:beforeAutospacing="1" w:after="100" w:afterAutospacing="1"/>
      <w:ind w:firstLine="0" w:firstLineChars="0"/>
    </w:pPr>
    <w:rPr>
      <w:rFonts w:ascii="宋体" w:hAnsi="宋体" w:cs="宋体"/>
      <w:kern w:val="0"/>
      <w:sz w:val="24"/>
    </w:rPr>
  </w:style>
  <w:style w:type="paragraph" w:styleId="83">
    <w:name w:val="List Continue 3"/>
    <w:basedOn w:val="1"/>
    <w:semiHidden/>
    <w:unhideWhenUsed/>
    <w:qFormat/>
    <w:uiPriority w:val="99"/>
    <w:pPr>
      <w:autoSpaceDE/>
      <w:autoSpaceDN/>
      <w:adjustRightInd/>
      <w:spacing w:after="120"/>
      <w:ind w:left="1260" w:leftChars="600" w:firstLine="0" w:firstLineChars="0"/>
      <w:contextualSpacing/>
      <w:jc w:val="both"/>
    </w:pPr>
  </w:style>
  <w:style w:type="paragraph" w:styleId="84">
    <w:name w:val="index 2"/>
    <w:basedOn w:val="1"/>
    <w:next w:val="1"/>
    <w:semiHidden/>
    <w:unhideWhenUsed/>
    <w:qFormat/>
    <w:uiPriority w:val="99"/>
    <w:pPr>
      <w:autoSpaceDE/>
      <w:autoSpaceDN/>
      <w:adjustRightInd/>
      <w:ind w:left="200" w:leftChars="200" w:firstLine="0" w:firstLineChars="0"/>
      <w:jc w:val="both"/>
    </w:pPr>
  </w:style>
  <w:style w:type="paragraph" w:styleId="85">
    <w:name w:val="annotation subject"/>
    <w:basedOn w:val="29"/>
    <w:next w:val="29"/>
    <w:link w:val="128"/>
    <w:qFormat/>
    <w:uiPriority w:val="0"/>
    <w:rPr>
      <w:b/>
      <w:bCs/>
    </w:rPr>
  </w:style>
  <w:style w:type="paragraph" w:styleId="86">
    <w:name w:val="Body Text First Indent"/>
    <w:basedOn w:val="23"/>
    <w:link w:val="173"/>
    <w:semiHidden/>
    <w:unhideWhenUsed/>
    <w:qFormat/>
    <w:uiPriority w:val="99"/>
    <w:pPr>
      <w:autoSpaceDE/>
      <w:autoSpaceDN/>
      <w:adjustRightInd/>
      <w:ind w:firstLine="420" w:firstLineChars="100"/>
      <w:jc w:val="both"/>
    </w:pPr>
  </w:style>
  <w:style w:type="paragraph" w:styleId="87">
    <w:name w:val="Body Text First Indent 2"/>
    <w:basedOn w:val="35"/>
    <w:link w:val="174"/>
    <w:semiHidden/>
    <w:unhideWhenUsed/>
    <w:qFormat/>
    <w:uiPriority w:val="99"/>
    <w:pPr>
      <w:snapToGrid/>
      <w:spacing w:after="120"/>
      <w:ind w:left="420" w:leftChars="200" w:firstLine="420" w:firstLineChars="200"/>
    </w:pPr>
    <w:rPr>
      <w:sz w:val="21"/>
      <w:szCs w:val="24"/>
    </w:rPr>
  </w:style>
  <w:style w:type="table" w:styleId="89">
    <w:name w:val="Table Grid"/>
    <w:basedOn w:val="88"/>
    <w:unhideWhenUsed/>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Strong"/>
    <w:qFormat/>
    <w:uiPriority w:val="0"/>
    <w:rPr>
      <w:b/>
      <w:bCs/>
    </w:rPr>
  </w:style>
  <w:style w:type="character" w:styleId="92">
    <w:name w:val="page number"/>
    <w:basedOn w:val="90"/>
    <w:qFormat/>
    <w:uiPriority w:val="0"/>
  </w:style>
  <w:style w:type="character" w:styleId="93">
    <w:name w:val="FollowedHyperlink"/>
    <w:basedOn w:val="90"/>
    <w:unhideWhenUsed/>
    <w:qFormat/>
    <w:uiPriority w:val="99"/>
    <w:rPr>
      <w:color w:val="800080" w:themeColor="followedHyperlink"/>
      <w:u w:val="single"/>
      <w14:textFill>
        <w14:solidFill>
          <w14:schemeClr w14:val="folHlink"/>
        </w14:solidFill>
      </w14:textFill>
    </w:rPr>
  </w:style>
  <w:style w:type="character" w:styleId="94">
    <w:name w:val="Emphasis"/>
    <w:qFormat/>
    <w:uiPriority w:val="0"/>
    <w:rPr>
      <w:i/>
      <w:iCs/>
    </w:rPr>
  </w:style>
  <w:style w:type="character" w:styleId="95">
    <w:name w:val="Hyperlink"/>
    <w:qFormat/>
    <w:uiPriority w:val="99"/>
    <w:rPr>
      <w:color w:val="666666"/>
      <w:u w:val="none"/>
    </w:rPr>
  </w:style>
  <w:style w:type="character" w:styleId="96">
    <w:name w:val="annotation reference"/>
    <w:qFormat/>
    <w:uiPriority w:val="0"/>
    <w:rPr>
      <w:sz w:val="21"/>
      <w:szCs w:val="21"/>
    </w:rPr>
  </w:style>
  <w:style w:type="character" w:customStyle="1" w:styleId="97">
    <w:name w:val="标题 1 字符"/>
    <w:basedOn w:val="90"/>
    <w:link w:val="3"/>
    <w:qFormat/>
    <w:uiPriority w:val="0"/>
    <w:rPr>
      <w:rFonts w:ascii="宋体" w:hAnsi="宋体" w:eastAsia="宋体" w:cs="黑体"/>
      <w:b/>
      <w:bCs/>
      <w:kern w:val="2"/>
      <w:sz w:val="28"/>
      <w:szCs w:val="36"/>
    </w:rPr>
  </w:style>
  <w:style w:type="character" w:customStyle="1" w:styleId="98">
    <w:name w:val="标题 2 字符"/>
    <w:link w:val="4"/>
    <w:qFormat/>
    <w:uiPriority w:val="0"/>
    <w:rPr>
      <w:rFonts w:eastAsia="宋体"/>
      <w:bCs/>
      <w:kern w:val="44"/>
      <w:sz w:val="24"/>
      <w:szCs w:val="32"/>
    </w:rPr>
  </w:style>
  <w:style w:type="character" w:customStyle="1" w:styleId="99">
    <w:name w:val="标题 3 字符"/>
    <w:link w:val="5"/>
    <w:qFormat/>
    <w:uiPriority w:val="0"/>
    <w:rPr>
      <w:rFonts w:eastAsia="宋体"/>
      <w:b/>
      <w:bCs/>
      <w:kern w:val="2"/>
      <w:sz w:val="30"/>
      <w:szCs w:val="32"/>
      <w:lang w:val="en-US" w:eastAsia="zh-CN" w:bidi="ar-SA"/>
    </w:rPr>
  </w:style>
  <w:style w:type="character" w:customStyle="1" w:styleId="100">
    <w:name w:val="标题 4 字符"/>
    <w:basedOn w:val="90"/>
    <w:link w:val="6"/>
    <w:qFormat/>
    <w:uiPriority w:val="0"/>
    <w:rPr>
      <w:rFonts w:eastAsia="宋体" w:cs="DFHSMincho-W9"/>
      <w:b/>
      <w:bCs/>
      <w:kern w:val="2"/>
      <w:sz w:val="24"/>
      <w:szCs w:val="30"/>
    </w:rPr>
  </w:style>
  <w:style w:type="character" w:customStyle="1" w:styleId="101">
    <w:name w:val="标题 5 字符"/>
    <w:basedOn w:val="90"/>
    <w:link w:val="7"/>
    <w:qFormat/>
    <w:uiPriority w:val="0"/>
    <w:rPr>
      <w:rFonts w:eastAsia="宋体"/>
      <w:kern w:val="2"/>
      <w:sz w:val="36"/>
      <w:szCs w:val="24"/>
      <w:lang w:val="en-GB" w:eastAsia="en-GB"/>
    </w:rPr>
  </w:style>
  <w:style w:type="character" w:customStyle="1" w:styleId="102">
    <w:name w:val="标题 6 字符"/>
    <w:basedOn w:val="90"/>
    <w:link w:val="8"/>
    <w:qFormat/>
    <w:uiPriority w:val="0"/>
    <w:rPr>
      <w:rFonts w:ascii="Arial" w:hAnsi="Arial" w:eastAsia="黑体"/>
      <w:b/>
      <w:bCs/>
      <w:sz w:val="24"/>
      <w:szCs w:val="24"/>
    </w:rPr>
  </w:style>
  <w:style w:type="character" w:customStyle="1" w:styleId="103">
    <w:name w:val="标题 7 字符"/>
    <w:basedOn w:val="90"/>
    <w:link w:val="9"/>
    <w:qFormat/>
    <w:uiPriority w:val="0"/>
    <w:rPr>
      <w:rFonts w:eastAsia="宋体"/>
      <w:b/>
      <w:bCs/>
      <w:sz w:val="24"/>
      <w:szCs w:val="24"/>
    </w:rPr>
  </w:style>
  <w:style w:type="character" w:customStyle="1" w:styleId="104">
    <w:name w:val="标题 8 字符"/>
    <w:basedOn w:val="90"/>
    <w:link w:val="10"/>
    <w:qFormat/>
    <w:uiPriority w:val="0"/>
    <w:rPr>
      <w:rFonts w:ascii="Arial" w:hAnsi="Arial" w:eastAsia="黑体"/>
      <w:sz w:val="24"/>
      <w:szCs w:val="24"/>
    </w:rPr>
  </w:style>
  <w:style w:type="character" w:customStyle="1" w:styleId="105">
    <w:name w:val="标题 9 字符"/>
    <w:basedOn w:val="90"/>
    <w:link w:val="11"/>
    <w:qFormat/>
    <w:uiPriority w:val="0"/>
    <w:rPr>
      <w:rFonts w:ascii="Arial" w:hAnsi="Arial" w:eastAsia="黑体"/>
      <w:sz w:val="21"/>
      <w:szCs w:val="21"/>
    </w:rPr>
  </w:style>
  <w:style w:type="character" w:customStyle="1" w:styleId="106">
    <w:name w:val="正文文本 字符"/>
    <w:basedOn w:val="90"/>
    <w:link w:val="23"/>
    <w:qFormat/>
    <w:uiPriority w:val="0"/>
    <w:rPr>
      <w:rFonts w:eastAsia="宋体"/>
      <w:kern w:val="2"/>
      <w:sz w:val="21"/>
      <w:szCs w:val="24"/>
    </w:rPr>
  </w:style>
  <w:style w:type="character" w:customStyle="1" w:styleId="107">
    <w:name w:val="标题 字符"/>
    <w:basedOn w:val="90"/>
    <w:link w:val="65"/>
    <w:qFormat/>
    <w:uiPriority w:val="0"/>
    <w:rPr>
      <w:rFonts w:ascii="Arial" w:hAnsi="Arial" w:eastAsia="宋体"/>
      <w:b/>
      <w:sz w:val="36"/>
    </w:rPr>
  </w:style>
  <w:style w:type="character" w:customStyle="1" w:styleId="108">
    <w:name w:val="副标题 字符"/>
    <w:basedOn w:val="90"/>
    <w:link w:val="64"/>
    <w:qFormat/>
    <w:uiPriority w:val="0"/>
    <w:rPr>
      <w:rFonts w:ascii="Arial" w:hAnsi="Arial" w:eastAsia="宋体"/>
      <w:i/>
      <w:kern w:val="28"/>
      <w:sz w:val="28"/>
    </w:rPr>
  </w:style>
  <w:style w:type="paragraph" w:styleId="109">
    <w:name w:val="No Spacing"/>
    <w:link w:val="121"/>
    <w:qFormat/>
    <w:uiPriority w:val="0"/>
    <w:rPr>
      <w:rFonts w:ascii="Calibri" w:hAnsi="Calibri" w:eastAsia="宋体" w:cs="Times New Roman"/>
      <w:sz w:val="22"/>
      <w:szCs w:val="22"/>
      <w:lang w:val="en-US" w:eastAsia="zh-CN" w:bidi="ar-SA"/>
    </w:rPr>
  </w:style>
  <w:style w:type="paragraph" w:styleId="110">
    <w:name w:val="List Paragraph"/>
    <w:basedOn w:val="1"/>
    <w:qFormat/>
    <w:uiPriority w:val="99"/>
    <w:pPr>
      <w:autoSpaceDE/>
      <w:autoSpaceDN/>
      <w:adjustRightInd/>
      <w:jc w:val="both"/>
    </w:pPr>
  </w:style>
  <w:style w:type="paragraph" w:customStyle="1" w:styleId="111">
    <w:name w:val="TOC 标题1"/>
    <w:basedOn w:val="3"/>
    <w:next w:val="1"/>
    <w:qFormat/>
    <w:uiPriority w:val="39"/>
    <w:pPr>
      <w:widowControl/>
      <w:autoSpaceDE/>
      <w:autoSpaceDN/>
      <w:adjustRightInd/>
      <w:spacing w:before="480" w:line="276" w:lineRule="auto"/>
      <w:jc w:val="left"/>
      <w:outlineLvl w:val="9"/>
    </w:pPr>
    <w:rPr>
      <w:rFonts w:ascii="Cambria" w:hAnsi="Cambria" w:cs="Times New Roman"/>
      <w:color w:val="365F91"/>
      <w:kern w:val="0"/>
      <w:szCs w:val="28"/>
    </w:rPr>
  </w:style>
  <w:style w:type="paragraph" w:customStyle="1" w:styleId="112">
    <w:name w:val="标题 1 三号"/>
    <w:basedOn w:val="3"/>
    <w:next w:val="1"/>
    <w:link w:val="113"/>
    <w:qFormat/>
    <w:uiPriority w:val="0"/>
    <w:pPr>
      <w:keepNext w:val="0"/>
      <w:keepLines w:val="0"/>
      <w:autoSpaceDE/>
      <w:autoSpaceDN/>
      <w:adjustRightInd/>
      <w:spacing w:beforeLines="50" w:afterLines="50" w:line="360" w:lineRule="auto"/>
      <w:jc w:val="left"/>
    </w:pPr>
    <w:rPr>
      <w:rFonts w:cs="宋体"/>
      <w:bCs w:val="0"/>
      <w:sz w:val="24"/>
      <w:szCs w:val="24"/>
    </w:rPr>
  </w:style>
  <w:style w:type="character" w:customStyle="1" w:styleId="113">
    <w:name w:val="标题 1 三号 Char"/>
    <w:link w:val="112"/>
    <w:qFormat/>
    <w:uiPriority w:val="0"/>
    <w:rPr>
      <w:rFonts w:ascii="宋体" w:hAnsi="宋体" w:eastAsia="宋体" w:cs="宋体"/>
      <w:b/>
      <w:kern w:val="2"/>
      <w:sz w:val="24"/>
      <w:szCs w:val="24"/>
    </w:rPr>
  </w:style>
  <w:style w:type="character" w:customStyle="1" w:styleId="114">
    <w:name w:val="页眉 字符"/>
    <w:basedOn w:val="90"/>
    <w:link w:val="57"/>
    <w:qFormat/>
    <w:uiPriority w:val="99"/>
    <w:rPr>
      <w:rFonts w:eastAsia="宋体"/>
      <w:kern w:val="2"/>
      <w:sz w:val="18"/>
      <w:szCs w:val="18"/>
    </w:rPr>
  </w:style>
  <w:style w:type="character" w:customStyle="1" w:styleId="115">
    <w:name w:val="页脚 字符"/>
    <w:basedOn w:val="90"/>
    <w:link w:val="55"/>
    <w:qFormat/>
    <w:uiPriority w:val="99"/>
    <w:rPr>
      <w:rFonts w:eastAsia="宋体"/>
      <w:kern w:val="2"/>
      <w:sz w:val="18"/>
      <w:szCs w:val="18"/>
    </w:rPr>
  </w:style>
  <w:style w:type="paragraph" w:customStyle="1" w:styleId="116">
    <w:name w:val="_Style 38"/>
    <w:unhideWhenUsed/>
    <w:qFormat/>
    <w:uiPriority w:val="99"/>
    <w:pPr>
      <w:widowControl w:val="0"/>
      <w:autoSpaceDE w:val="0"/>
      <w:autoSpaceDN w:val="0"/>
      <w:adjustRightInd w:val="0"/>
      <w:ind w:firstLine="200" w:firstLineChars="200"/>
    </w:pPr>
    <w:rPr>
      <w:rFonts w:ascii="Times New Roman" w:hAnsi="Times New Roman" w:eastAsia="宋体" w:cs="Times New Roman"/>
      <w:kern w:val="2"/>
      <w:sz w:val="21"/>
      <w:szCs w:val="24"/>
      <w:lang w:val="en-US" w:eastAsia="zh-CN" w:bidi="ar-SA"/>
    </w:rPr>
  </w:style>
  <w:style w:type="character" w:customStyle="1" w:styleId="117">
    <w:name w:val="Char Char4 Char"/>
    <w:qFormat/>
    <w:uiPriority w:val="0"/>
  </w:style>
  <w:style w:type="character" w:customStyle="1" w:styleId="118">
    <w:name w:val="中文正文、 Char Char"/>
    <w:link w:val="119"/>
    <w:qFormat/>
    <w:uiPriority w:val="0"/>
    <w:rPr>
      <w:kern w:val="2"/>
      <w:sz w:val="21"/>
      <w:szCs w:val="21"/>
    </w:rPr>
  </w:style>
  <w:style w:type="paragraph" w:customStyle="1" w:styleId="119">
    <w:name w:val="中文正文、"/>
    <w:basedOn w:val="1"/>
    <w:link w:val="118"/>
    <w:qFormat/>
    <w:uiPriority w:val="0"/>
    <w:pPr>
      <w:autoSpaceDE/>
      <w:autoSpaceDN/>
      <w:adjustRightInd/>
      <w:spacing w:line="360" w:lineRule="auto"/>
      <w:ind w:firstLine="420"/>
    </w:pPr>
    <w:rPr>
      <w:rFonts w:eastAsia="隶书"/>
      <w:szCs w:val="21"/>
    </w:rPr>
  </w:style>
  <w:style w:type="character" w:customStyle="1" w:styleId="120">
    <w:name w:val="标题 Char1"/>
    <w:qFormat/>
    <w:uiPriority w:val="10"/>
    <w:rPr>
      <w:rFonts w:ascii="Cambria" w:hAnsi="Cambria" w:eastAsia="方正仿宋简体" w:cs="Times New Roman"/>
      <w:b/>
      <w:bCs/>
      <w:kern w:val="2"/>
      <w:sz w:val="32"/>
      <w:szCs w:val="32"/>
      <w:lang w:eastAsia="en-US"/>
    </w:rPr>
  </w:style>
  <w:style w:type="character" w:customStyle="1" w:styleId="121">
    <w:name w:val="无间隔 字符"/>
    <w:link w:val="109"/>
    <w:qFormat/>
    <w:uiPriority w:val="0"/>
    <w:rPr>
      <w:rFonts w:ascii="Calibri" w:hAnsi="Calibri" w:eastAsia="宋体"/>
      <w:sz w:val="22"/>
      <w:szCs w:val="22"/>
    </w:rPr>
  </w:style>
  <w:style w:type="character" w:customStyle="1" w:styleId="122">
    <w:name w:val="纯文本 字符"/>
    <w:link w:val="45"/>
    <w:qFormat/>
    <w:uiPriority w:val="0"/>
    <w:rPr>
      <w:rFonts w:ascii="宋体" w:hAnsi="Courier New" w:cs="Courier New"/>
      <w:kern w:val="2"/>
      <w:sz w:val="21"/>
      <w:szCs w:val="21"/>
    </w:rPr>
  </w:style>
  <w:style w:type="character" w:customStyle="1" w:styleId="123">
    <w:name w:val="样式 标题 2 + 仿宋_GB2312 非加粗 Char"/>
    <w:link w:val="124"/>
    <w:qFormat/>
    <w:locked/>
    <w:uiPriority w:val="0"/>
    <w:rPr>
      <w:rFonts w:ascii="方正仿宋_GB2312" w:hAnsi="方正仿宋_GB2312" w:eastAsia="方正仿宋_GB2312"/>
      <w:bCs/>
      <w:kern w:val="2"/>
      <w:sz w:val="32"/>
      <w:szCs w:val="32"/>
    </w:rPr>
  </w:style>
  <w:style w:type="paragraph" w:customStyle="1" w:styleId="124">
    <w:name w:val="样式 标题 2 + 仿宋_GB2312 非加粗"/>
    <w:basedOn w:val="4"/>
    <w:link w:val="123"/>
    <w:qFormat/>
    <w:uiPriority w:val="0"/>
    <w:pPr>
      <w:keepNext w:val="0"/>
      <w:keepLines w:val="0"/>
      <w:autoSpaceDE/>
      <w:autoSpaceDN/>
      <w:snapToGrid w:val="0"/>
      <w:spacing w:before="100" w:beforeAutospacing="1" w:after="100" w:afterAutospacing="1" w:line="360" w:lineRule="auto"/>
      <w:jc w:val="both"/>
    </w:pPr>
    <w:rPr>
      <w:rFonts w:ascii="方正仿宋_GB2312" w:hAnsi="方正仿宋_GB2312" w:eastAsia="方正仿宋_GB2312"/>
      <w:kern w:val="2"/>
      <w:sz w:val="32"/>
    </w:rPr>
  </w:style>
  <w:style w:type="character" w:customStyle="1" w:styleId="125">
    <w:name w:val="font71"/>
    <w:qFormat/>
    <w:uiPriority w:val="0"/>
    <w:rPr>
      <w:rFonts w:hint="default" w:ascii="Times New Roman" w:hAnsi="Times New Roman" w:eastAsia="方正仿宋简体" w:cs="Times New Roman"/>
      <w:color w:val="000000"/>
      <w:kern w:val="0"/>
      <w:sz w:val="20"/>
      <w:szCs w:val="20"/>
      <w:u w:val="none"/>
      <w:lang w:eastAsia="en-US"/>
    </w:rPr>
  </w:style>
  <w:style w:type="character" w:customStyle="1" w:styleId="126">
    <w:name w:val="批注文字 字符"/>
    <w:basedOn w:val="90"/>
    <w:link w:val="29"/>
    <w:qFormat/>
    <w:uiPriority w:val="0"/>
    <w:rPr>
      <w:rFonts w:eastAsia="宋体"/>
      <w:kern w:val="2"/>
      <w:sz w:val="21"/>
      <w:szCs w:val="24"/>
    </w:rPr>
  </w:style>
  <w:style w:type="character" w:customStyle="1" w:styleId="127">
    <w:name w:val="批注框文本 字符"/>
    <w:basedOn w:val="90"/>
    <w:link w:val="54"/>
    <w:qFormat/>
    <w:uiPriority w:val="99"/>
    <w:rPr>
      <w:rFonts w:eastAsia="宋体"/>
      <w:kern w:val="2"/>
      <w:sz w:val="18"/>
      <w:szCs w:val="18"/>
    </w:rPr>
  </w:style>
  <w:style w:type="character" w:customStyle="1" w:styleId="128">
    <w:name w:val="批注主题 字符"/>
    <w:basedOn w:val="126"/>
    <w:link w:val="85"/>
    <w:qFormat/>
    <w:uiPriority w:val="0"/>
    <w:rPr>
      <w:rFonts w:eastAsia="宋体"/>
      <w:b/>
      <w:bCs/>
      <w:kern w:val="2"/>
      <w:sz w:val="21"/>
      <w:szCs w:val="24"/>
    </w:rPr>
  </w:style>
  <w:style w:type="character" w:customStyle="1" w:styleId="129">
    <w:name w:val="文档结构图 字符"/>
    <w:basedOn w:val="90"/>
    <w:link w:val="27"/>
    <w:qFormat/>
    <w:uiPriority w:val="0"/>
    <w:rPr>
      <w:rFonts w:eastAsia="宋体"/>
      <w:kern w:val="2"/>
      <w:sz w:val="21"/>
      <w:szCs w:val="24"/>
      <w:shd w:val="clear" w:color="auto" w:fill="000080"/>
    </w:rPr>
  </w:style>
  <w:style w:type="character" w:customStyle="1" w:styleId="130">
    <w:name w:val="日期 字符"/>
    <w:basedOn w:val="90"/>
    <w:link w:val="50"/>
    <w:qFormat/>
    <w:uiPriority w:val="99"/>
    <w:rPr>
      <w:rFonts w:eastAsia="宋体"/>
      <w:kern w:val="2"/>
      <w:sz w:val="21"/>
      <w:szCs w:val="24"/>
    </w:rPr>
  </w:style>
  <w:style w:type="character" w:customStyle="1" w:styleId="131">
    <w:name w:val="纯文本 Char1"/>
    <w:basedOn w:val="90"/>
    <w:semiHidden/>
    <w:qFormat/>
    <w:uiPriority w:val="99"/>
    <w:rPr>
      <w:rFonts w:ascii="宋体" w:hAnsi="Courier New" w:eastAsia="宋体" w:cs="Courier New"/>
      <w:kern w:val="2"/>
      <w:sz w:val="21"/>
      <w:szCs w:val="21"/>
    </w:rPr>
  </w:style>
  <w:style w:type="character" w:customStyle="1" w:styleId="132">
    <w:name w:val="正文文本缩进 字符"/>
    <w:basedOn w:val="90"/>
    <w:link w:val="35"/>
    <w:qFormat/>
    <w:uiPriority w:val="0"/>
    <w:rPr>
      <w:rFonts w:ascii="黑体" w:eastAsia="黑体"/>
      <w:kern w:val="2"/>
      <w:sz w:val="28"/>
    </w:rPr>
  </w:style>
  <w:style w:type="paragraph" w:customStyle="1" w:styleId="133">
    <w:name w:val="样式 仿宋_GB2312 三号 行距: 固定值 30 磅"/>
    <w:basedOn w:val="1"/>
    <w:qFormat/>
    <w:uiPriority w:val="0"/>
    <w:pPr>
      <w:autoSpaceDE/>
      <w:autoSpaceDN/>
      <w:adjustRightInd/>
      <w:spacing w:line="360" w:lineRule="auto"/>
      <w:ind w:firstLine="0" w:firstLineChars="0"/>
      <w:jc w:val="both"/>
    </w:pPr>
    <w:rPr>
      <w:rFonts w:ascii="方正仿宋_GB2312" w:eastAsia="方正仿宋_GB2312" w:cs="宋体"/>
      <w:sz w:val="32"/>
      <w:szCs w:val="32"/>
    </w:rPr>
  </w:style>
  <w:style w:type="paragraph" w:customStyle="1" w:styleId="134">
    <w:name w:val="Char"/>
    <w:basedOn w:val="1"/>
    <w:qFormat/>
    <w:uiPriority w:val="0"/>
    <w:pPr>
      <w:autoSpaceDE/>
      <w:autoSpaceDN/>
      <w:adjustRightInd/>
      <w:ind w:firstLine="0" w:firstLineChars="0"/>
      <w:jc w:val="both"/>
    </w:pPr>
  </w:style>
  <w:style w:type="paragraph" w:customStyle="1" w:styleId="135">
    <w:name w:val="_Style 2"/>
    <w:basedOn w:val="1"/>
    <w:qFormat/>
    <w:uiPriority w:val="34"/>
    <w:pPr>
      <w:widowControl/>
      <w:autoSpaceDE/>
      <w:autoSpaceDN/>
      <w:spacing w:line="312" w:lineRule="atLeast"/>
      <w:ind w:firstLine="420"/>
      <w:textAlignment w:val="baseline"/>
    </w:pPr>
    <w:rPr>
      <w:rFonts w:ascii="Calibri" w:hAnsi="Calibri"/>
      <w:kern w:val="0"/>
      <w:szCs w:val="20"/>
    </w:rPr>
  </w:style>
  <w:style w:type="paragraph" w:customStyle="1" w:styleId="136">
    <w:name w:val="Char Char4"/>
    <w:basedOn w:val="1"/>
    <w:qFormat/>
    <w:uiPriority w:val="0"/>
    <w:pPr>
      <w:widowControl/>
      <w:autoSpaceDE/>
      <w:autoSpaceDN/>
      <w:adjustRightInd/>
      <w:spacing w:after="160" w:line="240" w:lineRule="exact"/>
      <w:ind w:firstLine="0" w:firstLineChars="0"/>
    </w:pPr>
  </w:style>
  <w:style w:type="paragraph" w:customStyle="1" w:styleId="137">
    <w:name w:val="Char Char Char Char Char Char Char Char"/>
    <w:basedOn w:val="1"/>
    <w:qFormat/>
    <w:uiPriority w:val="0"/>
    <w:pPr>
      <w:widowControl/>
      <w:autoSpaceDE/>
      <w:autoSpaceDN/>
      <w:adjustRightInd/>
      <w:spacing w:after="160" w:line="240" w:lineRule="exact"/>
      <w:ind w:firstLine="0" w:firstLineChars="0"/>
    </w:pPr>
  </w:style>
  <w:style w:type="paragraph" w:customStyle="1" w:styleId="138">
    <w:name w:val="Char Char1 Char Char Char Char Char Char"/>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139">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40">
    <w:name w:val="_Style 381"/>
    <w:basedOn w:val="1"/>
    <w:qFormat/>
    <w:uiPriority w:val="0"/>
    <w:pPr>
      <w:widowControl/>
      <w:autoSpaceDE/>
      <w:autoSpaceDN/>
      <w:adjustRightInd/>
      <w:spacing w:after="160" w:line="240" w:lineRule="exact"/>
      <w:ind w:firstLine="0" w:firstLineChars="0"/>
    </w:pPr>
  </w:style>
  <w:style w:type="paragraph" w:customStyle="1" w:styleId="141">
    <w:name w:val="默认段落字体 Para Char Char Char Char"/>
    <w:basedOn w:val="1"/>
    <w:qFormat/>
    <w:uiPriority w:val="0"/>
    <w:pPr>
      <w:autoSpaceDE/>
      <w:autoSpaceDN/>
      <w:adjustRightInd/>
      <w:ind w:firstLine="0" w:firstLineChars="0"/>
      <w:jc w:val="both"/>
    </w:pPr>
    <w:rPr>
      <w:szCs w:val="21"/>
    </w:rPr>
  </w:style>
  <w:style w:type="paragraph" w:customStyle="1" w:styleId="142">
    <w:name w:val="Char Char Char Char Char Char Char Char Char"/>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143">
    <w:name w:val="样式 标题 1 + 居中"/>
    <w:basedOn w:val="3"/>
    <w:qFormat/>
    <w:uiPriority w:val="0"/>
    <w:pPr>
      <w:keepNext w:val="0"/>
      <w:keepLines w:val="0"/>
      <w:autoSpaceDE/>
      <w:autoSpaceDN/>
      <w:adjustRightInd/>
      <w:spacing w:before="120" w:after="120" w:line="360" w:lineRule="auto"/>
    </w:pPr>
    <w:rPr>
      <w:rFonts w:ascii="黑体" w:hAnsi="Times New Roman" w:eastAsia="黑体" w:cs="Times New Roman"/>
      <w:bCs w:val="0"/>
      <w:sz w:val="32"/>
      <w:szCs w:val="32"/>
    </w:rPr>
  </w:style>
  <w:style w:type="paragraph" w:customStyle="1" w:styleId="144">
    <w:name w:val="标题一、"/>
    <w:basedOn w:val="1"/>
    <w:qFormat/>
    <w:uiPriority w:val="0"/>
    <w:pPr>
      <w:autoSpaceDE/>
      <w:autoSpaceDN/>
      <w:adjustRightInd/>
      <w:spacing w:beforeLines="100" w:afterLines="100" w:line="360" w:lineRule="auto"/>
      <w:ind w:firstLine="0" w:firstLineChars="0"/>
      <w:jc w:val="center"/>
      <w:outlineLvl w:val="0"/>
    </w:pPr>
    <w:rPr>
      <w:rFonts w:ascii="黑体" w:eastAsia="黑体"/>
      <w:sz w:val="32"/>
      <w:szCs w:val="32"/>
    </w:rPr>
  </w:style>
  <w:style w:type="paragraph" w:customStyle="1" w:styleId="145">
    <w:name w:val="_Style 4"/>
    <w:basedOn w:val="1"/>
    <w:qFormat/>
    <w:uiPriority w:val="0"/>
    <w:pPr>
      <w:autoSpaceDE/>
      <w:autoSpaceDN/>
      <w:adjustRightInd/>
      <w:ind w:firstLine="420"/>
      <w:jc w:val="both"/>
    </w:pPr>
  </w:style>
  <w:style w:type="paragraph" w:customStyle="1" w:styleId="146">
    <w:name w:val="列出段落1"/>
    <w:basedOn w:val="1"/>
    <w:qFormat/>
    <w:uiPriority w:val="0"/>
    <w:pPr>
      <w:autoSpaceDE/>
      <w:autoSpaceDN/>
      <w:adjustRightInd/>
      <w:ind w:firstLine="420"/>
      <w:jc w:val="both"/>
    </w:pPr>
  </w:style>
  <w:style w:type="paragraph" w:customStyle="1" w:styleId="147">
    <w:name w:val="Char Char Char Char Char Char"/>
    <w:basedOn w:val="1"/>
    <w:qFormat/>
    <w:uiPriority w:val="0"/>
    <w:pPr>
      <w:widowControl/>
      <w:autoSpaceDE/>
      <w:autoSpaceDN/>
      <w:adjustRightInd/>
      <w:spacing w:after="160" w:line="400" w:lineRule="exact"/>
      <w:ind w:firstLine="0" w:firstLineChars="0"/>
      <w:jc w:val="both"/>
    </w:pPr>
    <w:rPr>
      <w:rFonts w:ascii="Verdana" w:hAnsi="Verdana" w:eastAsia="方正仿宋_GB2312"/>
      <w:b/>
      <w:kern w:val="0"/>
      <w:sz w:val="24"/>
      <w:szCs w:val="20"/>
      <w:lang w:eastAsia="en-US"/>
    </w:rPr>
  </w:style>
  <w:style w:type="paragraph" w:customStyle="1" w:styleId="148">
    <w:name w:val="报告正文"/>
    <w:basedOn w:val="1"/>
    <w:qFormat/>
    <w:uiPriority w:val="0"/>
    <w:pPr>
      <w:autoSpaceDE/>
      <w:autoSpaceDN/>
      <w:adjustRightInd/>
      <w:spacing w:line="420" w:lineRule="exact"/>
      <w:jc w:val="both"/>
    </w:pPr>
    <w:rPr>
      <w:rFonts w:ascii="Times New Roman" w:hAnsi="Times New Roman"/>
      <w:sz w:val="24"/>
      <w:szCs w:val="20"/>
    </w:rPr>
  </w:style>
  <w:style w:type="paragraph" w:customStyle="1" w:styleId="149">
    <w:name w:val="Char Char Char Char"/>
    <w:basedOn w:val="1"/>
    <w:qFormat/>
    <w:uiPriority w:val="0"/>
    <w:pPr>
      <w:widowControl/>
      <w:autoSpaceDE/>
      <w:autoSpaceDN/>
      <w:adjustRightInd/>
      <w:ind w:firstLine="0" w:firstLineChars="0"/>
      <w:jc w:val="center"/>
    </w:pPr>
    <w:rPr>
      <w:rFonts w:ascii="宋体" w:hAnsi="宋体" w:cs="宋体"/>
      <w:kern w:val="0"/>
      <w:sz w:val="24"/>
    </w:rPr>
  </w:style>
  <w:style w:type="paragraph" w:customStyle="1" w:styleId="150">
    <w:name w:val="标题二、"/>
    <w:basedOn w:val="1"/>
    <w:qFormat/>
    <w:uiPriority w:val="0"/>
    <w:pPr>
      <w:autoSpaceDE/>
      <w:autoSpaceDN/>
      <w:adjustRightInd/>
      <w:spacing w:line="360" w:lineRule="auto"/>
      <w:jc w:val="both"/>
      <w:outlineLvl w:val="2"/>
    </w:pPr>
    <w:rPr>
      <w:rFonts w:hAnsi="宋体"/>
      <w:b/>
      <w:szCs w:val="21"/>
    </w:rPr>
  </w:style>
  <w:style w:type="paragraph" w:customStyle="1" w:styleId="151">
    <w:name w:val="Table Paragraph"/>
    <w:basedOn w:val="1"/>
    <w:qFormat/>
    <w:uiPriority w:val="1"/>
    <w:pPr>
      <w:autoSpaceDE/>
      <w:autoSpaceDN/>
      <w:adjustRightInd/>
      <w:ind w:firstLine="0" w:firstLineChars="0"/>
      <w:jc w:val="both"/>
    </w:pPr>
  </w:style>
  <w:style w:type="paragraph" w:customStyle="1" w:styleId="152">
    <w:name w:val="Char Char5"/>
    <w:basedOn w:val="1"/>
    <w:qFormat/>
    <w:uiPriority w:val="0"/>
    <w:pPr>
      <w:widowControl/>
      <w:autoSpaceDE/>
      <w:autoSpaceDN/>
      <w:adjustRightInd/>
      <w:spacing w:after="160" w:line="240" w:lineRule="exact"/>
      <w:ind w:firstLine="0" w:firstLineChars="0"/>
    </w:pPr>
  </w:style>
  <w:style w:type="paragraph" w:customStyle="1" w:styleId="153">
    <w:name w:val="font5"/>
    <w:basedOn w:val="1"/>
    <w:qFormat/>
    <w:uiPriority w:val="0"/>
    <w:pPr>
      <w:widowControl/>
      <w:autoSpaceDE/>
      <w:autoSpaceDN/>
      <w:adjustRightInd/>
      <w:spacing w:before="100" w:beforeAutospacing="1" w:after="100" w:afterAutospacing="1"/>
      <w:ind w:firstLine="0" w:firstLineChars="0"/>
    </w:pPr>
    <w:rPr>
      <w:rFonts w:ascii="宋体" w:hAnsi="宋体" w:cs="宋体"/>
      <w:kern w:val="0"/>
      <w:sz w:val="18"/>
      <w:szCs w:val="18"/>
    </w:rPr>
  </w:style>
  <w:style w:type="paragraph" w:customStyle="1" w:styleId="154">
    <w:name w:val="xl64"/>
    <w:basedOn w:val="1"/>
    <w:qFormat/>
    <w:uiPriority w:val="0"/>
    <w:pPr>
      <w:widowControl/>
      <w:pBdr>
        <w:top w:val="single" w:color="auto" w:sz="4" w:space="0"/>
        <w:left w:val="single" w:color="auto" w:sz="4" w:space="0"/>
        <w:bottom w:val="single" w:color="auto" w:sz="4" w:space="0"/>
        <w:right w:val="single" w:color="auto" w:sz="4" w:space="0"/>
      </w:pBdr>
      <w:autoSpaceDE/>
      <w:autoSpaceDN/>
      <w:adjustRightInd/>
      <w:spacing w:before="100" w:beforeAutospacing="1" w:after="100" w:afterAutospacing="1"/>
      <w:ind w:firstLine="0" w:firstLineChars="0"/>
      <w:jc w:val="center"/>
      <w:textAlignment w:val="bottom"/>
    </w:pPr>
    <w:rPr>
      <w:rFonts w:ascii="宋体" w:hAnsi="宋体" w:cs="宋体"/>
      <w:kern w:val="0"/>
      <w:sz w:val="22"/>
      <w:szCs w:val="22"/>
    </w:rPr>
  </w:style>
  <w:style w:type="paragraph" w:customStyle="1" w:styleId="155">
    <w:name w:val="xl65"/>
    <w:basedOn w:val="1"/>
    <w:qFormat/>
    <w:uiPriority w:val="0"/>
    <w:pPr>
      <w:widowControl/>
      <w:pBdr>
        <w:top w:val="single" w:color="auto" w:sz="4" w:space="0"/>
        <w:left w:val="single" w:color="auto" w:sz="4" w:space="0"/>
        <w:bottom w:val="single" w:color="auto" w:sz="4" w:space="0"/>
        <w:right w:val="single" w:color="auto" w:sz="4" w:space="0"/>
      </w:pBdr>
      <w:autoSpaceDE/>
      <w:autoSpaceDN/>
      <w:adjustRightInd/>
      <w:spacing w:before="100" w:beforeAutospacing="1" w:after="100" w:afterAutospacing="1"/>
      <w:ind w:firstLine="0" w:firstLineChars="0"/>
      <w:textAlignment w:val="bottom"/>
    </w:pPr>
    <w:rPr>
      <w:rFonts w:ascii="宋体" w:hAnsi="宋体" w:cs="宋体"/>
      <w:kern w:val="0"/>
      <w:sz w:val="22"/>
      <w:szCs w:val="22"/>
    </w:rPr>
  </w:style>
  <w:style w:type="paragraph" w:customStyle="1" w:styleId="156">
    <w:name w:val="xl66"/>
    <w:basedOn w:val="1"/>
    <w:qFormat/>
    <w:uiPriority w:val="0"/>
    <w:pPr>
      <w:widowControl/>
      <w:pBdr>
        <w:top w:val="single" w:color="auto" w:sz="4" w:space="0"/>
        <w:left w:val="single" w:color="auto" w:sz="4" w:space="0"/>
        <w:bottom w:val="single" w:color="auto" w:sz="4" w:space="0"/>
        <w:right w:val="single" w:color="auto" w:sz="4" w:space="0"/>
      </w:pBdr>
      <w:autoSpaceDE/>
      <w:autoSpaceDN/>
      <w:adjustRightInd/>
      <w:spacing w:before="100" w:beforeAutospacing="1" w:after="100" w:afterAutospacing="1"/>
      <w:ind w:firstLine="0" w:firstLineChars="0"/>
      <w:jc w:val="center"/>
      <w:textAlignment w:val="bottom"/>
    </w:pPr>
    <w:rPr>
      <w:rFonts w:ascii="宋体" w:hAnsi="宋体" w:cs="宋体"/>
      <w:kern w:val="0"/>
      <w:sz w:val="22"/>
      <w:szCs w:val="22"/>
    </w:rPr>
  </w:style>
  <w:style w:type="paragraph" w:customStyle="1" w:styleId="157">
    <w:name w:val="xl67"/>
    <w:basedOn w:val="1"/>
    <w:qFormat/>
    <w:uiPriority w:val="0"/>
    <w:pPr>
      <w:widowControl/>
      <w:pBdr>
        <w:top w:val="single" w:color="auto" w:sz="4" w:space="0"/>
        <w:left w:val="single" w:color="auto" w:sz="4" w:space="0"/>
        <w:bottom w:val="single" w:color="auto" w:sz="4" w:space="0"/>
        <w:right w:val="single" w:color="auto" w:sz="4" w:space="0"/>
      </w:pBdr>
      <w:autoSpaceDE/>
      <w:autoSpaceDN/>
      <w:adjustRightInd/>
      <w:spacing w:before="100" w:beforeAutospacing="1" w:after="100" w:afterAutospacing="1"/>
      <w:ind w:firstLine="0" w:firstLineChars="0"/>
      <w:textAlignment w:val="bottom"/>
    </w:pPr>
    <w:rPr>
      <w:rFonts w:ascii="宋体" w:hAnsi="宋体" w:cs="宋体"/>
      <w:kern w:val="0"/>
      <w:sz w:val="22"/>
      <w:szCs w:val="22"/>
    </w:rPr>
  </w:style>
  <w:style w:type="character" w:customStyle="1" w:styleId="158">
    <w:name w:val="HTML 地址 字符"/>
    <w:basedOn w:val="90"/>
    <w:link w:val="41"/>
    <w:semiHidden/>
    <w:qFormat/>
    <w:uiPriority w:val="99"/>
    <w:rPr>
      <w:rFonts w:eastAsia="宋体"/>
      <w:i/>
      <w:iCs/>
      <w:kern w:val="2"/>
      <w:sz w:val="21"/>
      <w:szCs w:val="24"/>
    </w:rPr>
  </w:style>
  <w:style w:type="character" w:customStyle="1" w:styleId="159">
    <w:name w:val="HTML 预设格式 字符"/>
    <w:basedOn w:val="90"/>
    <w:link w:val="81"/>
    <w:semiHidden/>
    <w:qFormat/>
    <w:uiPriority w:val="99"/>
    <w:rPr>
      <w:rFonts w:ascii="Courier New" w:hAnsi="Courier New" w:eastAsia="宋体"/>
      <w:kern w:val="2"/>
    </w:rPr>
  </w:style>
  <w:style w:type="character" w:customStyle="1" w:styleId="160">
    <w:name w:val="称呼 字符"/>
    <w:basedOn w:val="90"/>
    <w:link w:val="31"/>
    <w:semiHidden/>
    <w:qFormat/>
    <w:uiPriority w:val="99"/>
    <w:rPr>
      <w:rFonts w:eastAsia="宋体"/>
      <w:kern w:val="2"/>
      <w:sz w:val="21"/>
      <w:szCs w:val="24"/>
    </w:rPr>
  </w:style>
  <w:style w:type="character" w:customStyle="1" w:styleId="161">
    <w:name w:val="电子邮件签名 字符"/>
    <w:basedOn w:val="90"/>
    <w:link w:val="19"/>
    <w:semiHidden/>
    <w:qFormat/>
    <w:uiPriority w:val="99"/>
    <w:rPr>
      <w:rFonts w:eastAsia="宋体"/>
      <w:kern w:val="2"/>
      <w:sz w:val="21"/>
      <w:szCs w:val="24"/>
    </w:rPr>
  </w:style>
  <w:style w:type="character" w:customStyle="1" w:styleId="162">
    <w:name w:val="宏文本 字符"/>
    <w:basedOn w:val="90"/>
    <w:link w:val="2"/>
    <w:semiHidden/>
    <w:qFormat/>
    <w:uiPriority w:val="99"/>
    <w:rPr>
      <w:rFonts w:ascii="Courier New" w:hAnsi="Courier New" w:eastAsia="宋体"/>
      <w:kern w:val="2"/>
      <w:sz w:val="24"/>
      <w:szCs w:val="24"/>
    </w:rPr>
  </w:style>
  <w:style w:type="character" w:customStyle="1" w:styleId="163">
    <w:name w:val="脚注文本 字符"/>
    <w:basedOn w:val="90"/>
    <w:link w:val="68"/>
    <w:semiHidden/>
    <w:qFormat/>
    <w:uiPriority w:val="99"/>
    <w:rPr>
      <w:rFonts w:eastAsia="宋体"/>
      <w:kern w:val="2"/>
      <w:sz w:val="18"/>
      <w:szCs w:val="18"/>
    </w:rPr>
  </w:style>
  <w:style w:type="character" w:customStyle="1" w:styleId="164">
    <w:name w:val="结束语 字符"/>
    <w:basedOn w:val="90"/>
    <w:link w:val="33"/>
    <w:semiHidden/>
    <w:qFormat/>
    <w:uiPriority w:val="99"/>
    <w:rPr>
      <w:rFonts w:eastAsia="宋体"/>
      <w:kern w:val="2"/>
      <w:sz w:val="21"/>
      <w:szCs w:val="24"/>
    </w:rPr>
  </w:style>
  <w:style w:type="paragraph" w:styleId="165">
    <w:name w:val="Intense Quote"/>
    <w:basedOn w:val="1"/>
    <w:next w:val="1"/>
    <w:link w:val="166"/>
    <w:qFormat/>
    <w:uiPriority w:val="99"/>
    <w:pPr>
      <w:pBdr>
        <w:bottom w:val="single" w:color="4F81BD" w:sz="4" w:space="4"/>
      </w:pBdr>
      <w:autoSpaceDE/>
      <w:autoSpaceDN/>
      <w:adjustRightInd/>
      <w:spacing w:before="200" w:after="280"/>
      <w:ind w:left="936" w:right="936" w:firstLine="0" w:firstLineChars="0"/>
      <w:jc w:val="both"/>
    </w:pPr>
    <w:rPr>
      <w:b/>
      <w:bCs/>
      <w:i/>
      <w:iCs/>
      <w:color w:val="4F81BD"/>
    </w:rPr>
  </w:style>
  <w:style w:type="character" w:customStyle="1" w:styleId="166">
    <w:name w:val="明显引用 字符"/>
    <w:basedOn w:val="90"/>
    <w:link w:val="165"/>
    <w:qFormat/>
    <w:uiPriority w:val="99"/>
    <w:rPr>
      <w:rFonts w:eastAsia="宋体"/>
      <w:b/>
      <w:bCs/>
      <w:i/>
      <w:iCs/>
      <w:color w:val="4F81BD"/>
      <w:kern w:val="2"/>
      <w:sz w:val="21"/>
      <w:szCs w:val="24"/>
    </w:rPr>
  </w:style>
  <w:style w:type="character" w:customStyle="1" w:styleId="167">
    <w:name w:val="签名 字符"/>
    <w:basedOn w:val="90"/>
    <w:link w:val="58"/>
    <w:semiHidden/>
    <w:qFormat/>
    <w:uiPriority w:val="99"/>
    <w:rPr>
      <w:rFonts w:eastAsia="宋体"/>
      <w:kern w:val="2"/>
      <w:sz w:val="21"/>
      <w:szCs w:val="24"/>
    </w:rPr>
  </w:style>
  <w:style w:type="paragraph" w:customStyle="1" w:styleId="168">
    <w:name w:val="书目1"/>
    <w:basedOn w:val="1"/>
    <w:next w:val="1"/>
    <w:semiHidden/>
    <w:unhideWhenUsed/>
    <w:qFormat/>
    <w:uiPriority w:val="37"/>
    <w:pPr>
      <w:autoSpaceDE/>
      <w:autoSpaceDN/>
      <w:adjustRightInd/>
      <w:ind w:firstLine="0" w:firstLineChars="0"/>
      <w:jc w:val="both"/>
    </w:pPr>
  </w:style>
  <w:style w:type="character" w:customStyle="1" w:styleId="169">
    <w:name w:val="尾注文本 字符"/>
    <w:basedOn w:val="90"/>
    <w:link w:val="52"/>
    <w:semiHidden/>
    <w:qFormat/>
    <w:uiPriority w:val="99"/>
    <w:rPr>
      <w:rFonts w:eastAsia="宋体"/>
      <w:kern w:val="2"/>
      <w:sz w:val="21"/>
      <w:szCs w:val="24"/>
    </w:rPr>
  </w:style>
  <w:style w:type="character" w:customStyle="1" w:styleId="170">
    <w:name w:val="信息标题 字符"/>
    <w:basedOn w:val="90"/>
    <w:link w:val="80"/>
    <w:semiHidden/>
    <w:qFormat/>
    <w:uiPriority w:val="99"/>
    <w:rPr>
      <w:rFonts w:ascii="Cambria" w:hAnsi="Cambria" w:eastAsia="宋体"/>
      <w:kern w:val="2"/>
      <w:sz w:val="24"/>
      <w:szCs w:val="24"/>
      <w:shd w:val="pct20" w:color="auto" w:fill="auto"/>
    </w:rPr>
  </w:style>
  <w:style w:type="paragraph" w:styleId="171">
    <w:name w:val="Quote"/>
    <w:basedOn w:val="1"/>
    <w:next w:val="1"/>
    <w:link w:val="172"/>
    <w:qFormat/>
    <w:uiPriority w:val="99"/>
    <w:pPr>
      <w:autoSpaceDE/>
      <w:autoSpaceDN/>
      <w:adjustRightInd/>
      <w:ind w:firstLine="0" w:firstLineChars="0"/>
      <w:jc w:val="both"/>
    </w:pPr>
    <w:rPr>
      <w:i/>
      <w:iCs/>
      <w:color w:val="000000"/>
    </w:rPr>
  </w:style>
  <w:style w:type="character" w:customStyle="1" w:styleId="172">
    <w:name w:val="引用 字符"/>
    <w:basedOn w:val="90"/>
    <w:link w:val="171"/>
    <w:qFormat/>
    <w:uiPriority w:val="99"/>
    <w:rPr>
      <w:rFonts w:eastAsia="宋体"/>
      <w:i/>
      <w:iCs/>
      <w:color w:val="000000"/>
      <w:kern w:val="2"/>
      <w:sz w:val="21"/>
      <w:szCs w:val="24"/>
    </w:rPr>
  </w:style>
  <w:style w:type="character" w:customStyle="1" w:styleId="173">
    <w:name w:val="正文首行缩进 字符"/>
    <w:basedOn w:val="106"/>
    <w:link w:val="86"/>
    <w:semiHidden/>
    <w:qFormat/>
    <w:uiPriority w:val="99"/>
    <w:rPr>
      <w:rFonts w:eastAsia="宋体"/>
      <w:kern w:val="2"/>
      <w:sz w:val="21"/>
      <w:szCs w:val="24"/>
    </w:rPr>
  </w:style>
  <w:style w:type="character" w:customStyle="1" w:styleId="174">
    <w:name w:val="正文首行缩进 2 字符"/>
    <w:basedOn w:val="132"/>
    <w:link w:val="87"/>
    <w:semiHidden/>
    <w:qFormat/>
    <w:uiPriority w:val="99"/>
    <w:rPr>
      <w:rFonts w:ascii="黑体" w:eastAsia="黑体"/>
      <w:kern w:val="2"/>
      <w:sz w:val="21"/>
      <w:szCs w:val="24"/>
    </w:rPr>
  </w:style>
  <w:style w:type="character" w:customStyle="1" w:styleId="175">
    <w:name w:val="正文文本 2 字符"/>
    <w:basedOn w:val="90"/>
    <w:link w:val="77"/>
    <w:semiHidden/>
    <w:qFormat/>
    <w:uiPriority w:val="99"/>
    <w:rPr>
      <w:rFonts w:eastAsia="宋体"/>
      <w:kern w:val="2"/>
      <w:sz w:val="21"/>
      <w:szCs w:val="24"/>
    </w:rPr>
  </w:style>
  <w:style w:type="character" w:customStyle="1" w:styleId="176">
    <w:name w:val="正文文本 3 字符"/>
    <w:basedOn w:val="90"/>
    <w:link w:val="32"/>
    <w:semiHidden/>
    <w:qFormat/>
    <w:uiPriority w:val="99"/>
    <w:rPr>
      <w:rFonts w:eastAsia="宋体"/>
      <w:kern w:val="2"/>
      <w:sz w:val="16"/>
      <w:szCs w:val="16"/>
    </w:rPr>
  </w:style>
  <w:style w:type="character" w:customStyle="1" w:styleId="177">
    <w:name w:val="正文文本缩进 2 字符"/>
    <w:basedOn w:val="90"/>
    <w:link w:val="51"/>
    <w:semiHidden/>
    <w:qFormat/>
    <w:uiPriority w:val="99"/>
    <w:rPr>
      <w:rFonts w:eastAsia="宋体"/>
      <w:kern w:val="2"/>
      <w:sz w:val="21"/>
      <w:szCs w:val="24"/>
    </w:rPr>
  </w:style>
  <w:style w:type="character" w:customStyle="1" w:styleId="178">
    <w:name w:val="正文文本缩进 3 字符"/>
    <w:basedOn w:val="90"/>
    <w:link w:val="71"/>
    <w:semiHidden/>
    <w:qFormat/>
    <w:uiPriority w:val="99"/>
    <w:rPr>
      <w:rFonts w:eastAsia="宋体"/>
      <w:kern w:val="2"/>
      <w:sz w:val="16"/>
      <w:szCs w:val="16"/>
    </w:rPr>
  </w:style>
  <w:style w:type="character" w:customStyle="1" w:styleId="179">
    <w:name w:val="注释标题 字符"/>
    <w:basedOn w:val="90"/>
    <w:link w:val="16"/>
    <w:semiHidden/>
    <w:qFormat/>
    <w:uiPriority w:val="99"/>
    <w:rPr>
      <w:rFonts w:eastAsia="宋体"/>
      <w:kern w:val="2"/>
      <w:sz w:val="21"/>
      <w:szCs w:val="24"/>
    </w:rPr>
  </w:style>
  <w:style w:type="paragraph" w:customStyle="1" w:styleId="180">
    <w:name w:val="Char Char411"/>
    <w:basedOn w:val="1"/>
    <w:qFormat/>
    <w:uiPriority w:val="0"/>
    <w:pPr>
      <w:widowControl/>
      <w:autoSpaceDE/>
      <w:autoSpaceDN/>
      <w:adjustRightInd/>
      <w:spacing w:after="160" w:line="240" w:lineRule="exact"/>
      <w:ind w:firstLine="0" w:firstLineChars="0"/>
    </w:pPr>
  </w:style>
  <w:style w:type="table" w:customStyle="1" w:styleId="181">
    <w:name w:val="网格型1"/>
    <w:basedOn w:val="88"/>
    <w:qFormat/>
    <w:uiPriority w:val="0"/>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2">
    <w:name w:val="dy_biao_content1"/>
    <w:qFormat/>
    <w:uiPriority w:val="0"/>
    <w:rPr>
      <w:rFonts w:hint="eastAsia" w:ascii="宋体" w:hAnsi="宋体" w:eastAsia="宋体"/>
      <w:sz w:val="24"/>
      <w:szCs w:val="24"/>
    </w:rPr>
  </w:style>
  <w:style w:type="character" w:customStyle="1" w:styleId="183">
    <w:name w:val="批注主题 Char1"/>
    <w:basedOn w:val="126"/>
    <w:semiHidden/>
    <w:qFormat/>
    <w:uiPriority w:val="99"/>
    <w:rPr>
      <w:rFonts w:ascii="宋体" w:hAnsi="Times New Roman" w:eastAsia="宋体" w:cs="Times New Roman"/>
      <w:b/>
      <w:bCs/>
      <w:kern w:val="0"/>
      <w:sz w:val="21"/>
      <w:szCs w:val="20"/>
    </w:rPr>
  </w:style>
  <w:style w:type="paragraph" w:customStyle="1" w:styleId="184">
    <w:name w:val="Char1"/>
    <w:basedOn w:val="1"/>
    <w:qFormat/>
    <w:uiPriority w:val="0"/>
    <w:pPr>
      <w:autoSpaceDE/>
      <w:autoSpaceDN/>
      <w:adjustRightInd/>
      <w:ind w:firstLine="0" w:firstLineChars="0"/>
      <w:jc w:val="both"/>
    </w:pPr>
  </w:style>
  <w:style w:type="paragraph" w:customStyle="1" w:styleId="185">
    <w:name w:val="_Style 10"/>
    <w:basedOn w:val="1"/>
    <w:qFormat/>
    <w:uiPriority w:val="0"/>
    <w:pPr>
      <w:spacing w:before="240" w:after="60" w:line="315" w:lineRule="atLeast"/>
      <w:ind w:firstLine="0" w:firstLineChars="0"/>
      <w:jc w:val="center"/>
      <w:outlineLvl w:val="0"/>
    </w:pPr>
    <w:rPr>
      <w:rFonts w:ascii="宋体" w:hAnsi="宋体"/>
      <w:b/>
      <w:bCs/>
      <w:sz w:val="36"/>
      <w:szCs w:val="36"/>
    </w:rPr>
  </w:style>
  <w:style w:type="paragraph" w:customStyle="1" w:styleId="186">
    <w:name w:val="Char Char1 Char Char Char Char"/>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187">
    <w:name w:val="Char Char1"/>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188">
    <w:name w:val="样式3"/>
    <w:basedOn w:val="1"/>
    <w:qFormat/>
    <w:uiPriority w:val="0"/>
    <w:pPr>
      <w:autoSpaceDE/>
      <w:autoSpaceDN/>
      <w:ind w:firstLine="0" w:firstLineChars="0"/>
      <w:jc w:val="both"/>
    </w:pPr>
    <w:rPr>
      <w:szCs w:val="21"/>
    </w:rPr>
  </w:style>
  <w:style w:type="paragraph" w:customStyle="1" w:styleId="189">
    <w:name w:val="_Style 3"/>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190">
    <w:name w:val="Char Char1 Char Char Char Char Char Char Char Char"/>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191">
    <w:name w:val="gb1"/>
    <w:basedOn w:val="1"/>
    <w:qFormat/>
    <w:uiPriority w:val="0"/>
    <w:pPr>
      <w:widowControl/>
      <w:tabs>
        <w:tab w:val="left" w:pos="227"/>
      </w:tabs>
      <w:overflowPunct w:val="0"/>
      <w:spacing w:before="120" w:after="120"/>
      <w:ind w:firstLine="0" w:firstLineChars="0"/>
      <w:textAlignment w:val="baseline"/>
    </w:pPr>
    <w:rPr>
      <w:rFonts w:ascii="Arial" w:hAnsi="Arial" w:eastAsia="义启仿宋体"/>
      <w:kern w:val="0"/>
      <w:sz w:val="24"/>
      <w:szCs w:val="20"/>
    </w:rPr>
  </w:style>
  <w:style w:type="paragraph" w:customStyle="1" w:styleId="192">
    <w:name w:val="无间隔1"/>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193">
    <w:name w:val="xl68"/>
    <w:basedOn w:val="1"/>
    <w:qFormat/>
    <w:uiPriority w:val="0"/>
    <w:pPr>
      <w:widowControl/>
      <w:shd w:val="clear" w:color="000000" w:fill="FFFFFF"/>
      <w:autoSpaceDE/>
      <w:autoSpaceDN/>
      <w:adjustRightInd/>
      <w:spacing w:before="100" w:beforeAutospacing="1" w:after="100" w:afterAutospacing="1"/>
      <w:ind w:firstLine="0" w:firstLineChars="0"/>
      <w:jc w:val="center"/>
    </w:pPr>
    <w:rPr>
      <w:rFonts w:ascii="宋体" w:hAnsi="宋体" w:cs="宋体"/>
      <w:kern w:val="0"/>
      <w:sz w:val="24"/>
    </w:rPr>
  </w:style>
  <w:style w:type="paragraph" w:customStyle="1" w:styleId="194">
    <w:name w:val="xl6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kern w:val="0"/>
      <w:sz w:val="24"/>
    </w:rPr>
  </w:style>
  <w:style w:type="paragraph" w:customStyle="1" w:styleId="195">
    <w:name w:val="xl7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kern w:val="0"/>
      <w:sz w:val="24"/>
    </w:rPr>
  </w:style>
  <w:style w:type="paragraph" w:customStyle="1" w:styleId="196">
    <w:name w:val="xl7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kern w:val="0"/>
      <w:sz w:val="24"/>
    </w:rPr>
  </w:style>
  <w:style w:type="paragraph" w:customStyle="1" w:styleId="197">
    <w:name w:val="xl7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kern w:val="0"/>
      <w:sz w:val="24"/>
    </w:rPr>
  </w:style>
  <w:style w:type="paragraph" w:customStyle="1" w:styleId="198">
    <w:name w:val="xl7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kern w:val="0"/>
      <w:sz w:val="24"/>
    </w:rPr>
  </w:style>
  <w:style w:type="paragraph" w:customStyle="1" w:styleId="199">
    <w:name w:val="xl7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kern w:val="0"/>
      <w:sz w:val="24"/>
    </w:rPr>
  </w:style>
  <w:style w:type="paragraph" w:customStyle="1" w:styleId="200">
    <w:name w:val="xl7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color w:val="FF0000"/>
      <w:kern w:val="0"/>
      <w:sz w:val="24"/>
    </w:rPr>
  </w:style>
  <w:style w:type="paragraph" w:customStyle="1" w:styleId="201">
    <w:name w:val="xl7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color w:val="FF0000"/>
      <w:kern w:val="0"/>
      <w:sz w:val="24"/>
    </w:rPr>
  </w:style>
  <w:style w:type="paragraph" w:customStyle="1" w:styleId="202">
    <w:name w:val="xl7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color w:val="FF0000"/>
      <w:kern w:val="0"/>
      <w:sz w:val="24"/>
    </w:rPr>
  </w:style>
  <w:style w:type="paragraph" w:customStyle="1" w:styleId="203">
    <w:name w:val="xl7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color w:val="FF0000"/>
      <w:kern w:val="0"/>
      <w:sz w:val="24"/>
    </w:rPr>
  </w:style>
  <w:style w:type="paragraph" w:customStyle="1" w:styleId="204">
    <w:name w:val="xl7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color w:val="FF0000"/>
      <w:kern w:val="0"/>
      <w:sz w:val="24"/>
    </w:rPr>
  </w:style>
  <w:style w:type="paragraph" w:customStyle="1" w:styleId="205">
    <w:name w:val="xl8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color w:val="FF0000"/>
      <w:kern w:val="0"/>
      <w:sz w:val="24"/>
    </w:rPr>
  </w:style>
  <w:style w:type="paragraph" w:customStyle="1" w:styleId="206">
    <w:name w:val="xl81"/>
    <w:basedOn w:val="1"/>
    <w:qFormat/>
    <w:uiPriority w:val="0"/>
    <w:pPr>
      <w:widowControl/>
      <w:shd w:val="clear" w:color="000000" w:fill="FFFF00"/>
      <w:autoSpaceDE/>
      <w:autoSpaceDN/>
      <w:adjustRightInd/>
      <w:spacing w:before="100" w:beforeAutospacing="1" w:after="100" w:afterAutospacing="1"/>
      <w:ind w:firstLine="0" w:firstLineChars="0"/>
      <w:jc w:val="center"/>
    </w:pPr>
    <w:rPr>
      <w:rFonts w:ascii="宋体" w:hAnsi="宋体" w:cs="宋体"/>
      <w:color w:val="FF0000"/>
      <w:kern w:val="0"/>
      <w:sz w:val="24"/>
    </w:rPr>
  </w:style>
  <w:style w:type="paragraph" w:customStyle="1" w:styleId="207">
    <w:name w:val="xl8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kern w:val="0"/>
      <w:sz w:val="20"/>
      <w:szCs w:val="20"/>
    </w:rPr>
  </w:style>
  <w:style w:type="paragraph" w:customStyle="1" w:styleId="208">
    <w:name w:val="xl8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kern w:val="0"/>
      <w:sz w:val="20"/>
      <w:szCs w:val="20"/>
    </w:rPr>
  </w:style>
  <w:style w:type="paragraph" w:customStyle="1" w:styleId="209">
    <w:name w:val="xl84"/>
    <w:basedOn w:val="1"/>
    <w:qFormat/>
    <w:uiPriority w:val="0"/>
    <w:pPr>
      <w:widowControl/>
      <w:shd w:val="clear" w:color="000000" w:fill="FFFFFF"/>
      <w:autoSpaceDE/>
      <w:autoSpaceDN/>
      <w:adjustRightInd/>
      <w:spacing w:before="100" w:beforeAutospacing="1" w:after="100" w:afterAutospacing="1"/>
      <w:ind w:firstLine="0" w:firstLineChars="0"/>
    </w:pPr>
    <w:rPr>
      <w:rFonts w:ascii="宋体" w:hAnsi="宋体" w:cs="宋体"/>
      <w:kern w:val="0"/>
      <w:sz w:val="20"/>
      <w:szCs w:val="20"/>
    </w:rPr>
  </w:style>
  <w:style w:type="paragraph" w:customStyle="1" w:styleId="210">
    <w:name w:val="xl8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kern w:val="0"/>
      <w:sz w:val="20"/>
      <w:szCs w:val="20"/>
    </w:rPr>
  </w:style>
  <w:style w:type="paragraph" w:customStyle="1" w:styleId="211">
    <w:name w:val="xl8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kern w:val="0"/>
      <w:sz w:val="24"/>
    </w:rPr>
  </w:style>
  <w:style w:type="paragraph" w:customStyle="1" w:styleId="212">
    <w:name w:val="z-窗体顶端1"/>
    <w:basedOn w:val="1"/>
    <w:next w:val="1"/>
    <w:link w:val="213"/>
    <w:unhideWhenUsed/>
    <w:qFormat/>
    <w:uiPriority w:val="99"/>
    <w:pPr>
      <w:widowControl/>
      <w:pBdr>
        <w:bottom w:val="single" w:color="auto" w:sz="6" w:space="1"/>
      </w:pBdr>
      <w:autoSpaceDE/>
      <w:autoSpaceDN/>
      <w:adjustRightInd/>
      <w:ind w:firstLine="0" w:firstLineChars="0"/>
      <w:jc w:val="center"/>
    </w:pPr>
    <w:rPr>
      <w:rFonts w:ascii="Arial" w:hAnsi="Arial"/>
      <w:vanish/>
      <w:kern w:val="0"/>
      <w:sz w:val="16"/>
      <w:szCs w:val="16"/>
    </w:rPr>
  </w:style>
  <w:style w:type="character" w:customStyle="1" w:styleId="213">
    <w:name w:val="z-窗体顶端 Char"/>
    <w:basedOn w:val="90"/>
    <w:link w:val="212"/>
    <w:qFormat/>
    <w:uiPriority w:val="99"/>
    <w:rPr>
      <w:rFonts w:ascii="Arial" w:hAnsi="Arial" w:eastAsia="宋体"/>
      <w:vanish/>
      <w:sz w:val="16"/>
      <w:szCs w:val="16"/>
    </w:rPr>
  </w:style>
  <w:style w:type="paragraph" w:customStyle="1" w:styleId="214">
    <w:name w:val="z-窗体底端1"/>
    <w:basedOn w:val="1"/>
    <w:next w:val="1"/>
    <w:link w:val="215"/>
    <w:unhideWhenUsed/>
    <w:qFormat/>
    <w:uiPriority w:val="99"/>
    <w:pPr>
      <w:widowControl/>
      <w:pBdr>
        <w:top w:val="single" w:color="auto" w:sz="6" w:space="1"/>
      </w:pBdr>
      <w:autoSpaceDE/>
      <w:autoSpaceDN/>
      <w:adjustRightInd/>
      <w:ind w:firstLine="0" w:firstLineChars="0"/>
      <w:jc w:val="center"/>
    </w:pPr>
    <w:rPr>
      <w:rFonts w:ascii="Arial" w:hAnsi="Arial"/>
      <w:vanish/>
      <w:kern w:val="0"/>
      <w:sz w:val="16"/>
      <w:szCs w:val="16"/>
    </w:rPr>
  </w:style>
  <w:style w:type="character" w:customStyle="1" w:styleId="215">
    <w:name w:val="z-窗体底端 Char"/>
    <w:basedOn w:val="90"/>
    <w:link w:val="214"/>
    <w:qFormat/>
    <w:uiPriority w:val="99"/>
    <w:rPr>
      <w:rFonts w:ascii="Arial" w:hAnsi="Arial" w:eastAsia="宋体"/>
      <w:vanish/>
      <w:sz w:val="16"/>
      <w:szCs w:val="16"/>
    </w:rPr>
  </w:style>
  <w:style w:type="paragraph" w:customStyle="1" w:styleId="216">
    <w:name w:val="Char2"/>
    <w:basedOn w:val="1"/>
    <w:qFormat/>
    <w:uiPriority w:val="0"/>
    <w:pPr>
      <w:widowControl/>
      <w:autoSpaceDE/>
      <w:autoSpaceDN/>
      <w:adjustRightInd/>
      <w:spacing w:after="160" w:line="240" w:lineRule="exact"/>
      <w:ind w:firstLine="0" w:firstLineChars="0"/>
    </w:pPr>
    <w:rPr>
      <w:rFonts w:ascii="Verdana" w:hAnsi="Verdana"/>
      <w:kern w:val="0"/>
      <w:sz w:val="20"/>
      <w:szCs w:val="20"/>
      <w:lang w:eastAsia="en-US"/>
    </w:rPr>
  </w:style>
  <w:style w:type="paragraph" w:customStyle="1" w:styleId="217">
    <w:name w:val="Char Char1 Char Char Char Char1"/>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18">
    <w:name w:val="Char Char51"/>
    <w:basedOn w:val="1"/>
    <w:qFormat/>
    <w:uiPriority w:val="0"/>
    <w:pPr>
      <w:widowControl/>
      <w:autoSpaceDE/>
      <w:autoSpaceDN/>
      <w:adjustRightInd/>
      <w:spacing w:after="160" w:line="240" w:lineRule="exact"/>
      <w:ind w:firstLine="0" w:firstLineChars="0"/>
    </w:pPr>
  </w:style>
  <w:style w:type="paragraph" w:customStyle="1" w:styleId="219">
    <w:name w:val="Char Char41"/>
    <w:basedOn w:val="1"/>
    <w:qFormat/>
    <w:uiPriority w:val="0"/>
    <w:pPr>
      <w:widowControl/>
      <w:autoSpaceDE/>
      <w:autoSpaceDN/>
      <w:adjustRightInd/>
      <w:spacing w:after="160" w:line="240" w:lineRule="exact"/>
      <w:ind w:firstLine="0" w:firstLineChars="0"/>
    </w:pPr>
  </w:style>
  <w:style w:type="paragraph" w:customStyle="1" w:styleId="220">
    <w:name w:val="Char Char11"/>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21">
    <w:name w:val="Char Char1 Char Char Char Char Char Char1"/>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22">
    <w:name w:val="Char Char1 Char Char Char Char Char Char Char Char1"/>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23">
    <w:name w:val="Char Char42"/>
    <w:basedOn w:val="1"/>
    <w:qFormat/>
    <w:uiPriority w:val="0"/>
    <w:pPr>
      <w:widowControl/>
      <w:autoSpaceDE/>
      <w:autoSpaceDN/>
      <w:adjustRightInd/>
      <w:spacing w:after="160" w:line="240" w:lineRule="exact"/>
      <w:ind w:firstLine="0" w:firstLineChars="0"/>
    </w:pPr>
  </w:style>
  <w:style w:type="paragraph" w:customStyle="1" w:styleId="224">
    <w:name w:val="Char Char52"/>
    <w:basedOn w:val="1"/>
    <w:qFormat/>
    <w:uiPriority w:val="0"/>
    <w:pPr>
      <w:widowControl/>
      <w:autoSpaceDE/>
      <w:autoSpaceDN/>
      <w:adjustRightInd/>
      <w:spacing w:after="160" w:line="240" w:lineRule="exact"/>
      <w:ind w:firstLine="0" w:firstLineChars="0"/>
    </w:pPr>
  </w:style>
  <w:style w:type="paragraph" w:customStyle="1" w:styleId="225">
    <w:name w:val="_Style 104"/>
    <w:unhideWhenUsed/>
    <w:qFormat/>
    <w:uiPriority w:val="99"/>
    <w:pPr>
      <w:widowControl w:val="0"/>
      <w:autoSpaceDE w:val="0"/>
      <w:autoSpaceDN w:val="0"/>
      <w:adjustRightInd w:val="0"/>
      <w:spacing w:line="315" w:lineRule="atLeast"/>
    </w:pPr>
    <w:rPr>
      <w:rFonts w:ascii="宋体" w:hAnsi="Times New Roman" w:eastAsia="宋体" w:cs="Times New Roman"/>
      <w:sz w:val="21"/>
      <w:lang w:val="en-US" w:eastAsia="zh-CN" w:bidi="ar-SA"/>
    </w:rPr>
  </w:style>
  <w:style w:type="paragraph" w:customStyle="1" w:styleId="226">
    <w:name w:val="Char3"/>
    <w:basedOn w:val="1"/>
    <w:qFormat/>
    <w:uiPriority w:val="0"/>
    <w:pPr>
      <w:widowControl/>
      <w:autoSpaceDE/>
      <w:autoSpaceDN/>
      <w:adjustRightInd/>
      <w:spacing w:after="160" w:line="240" w:lineRule="exact"/>
      <w:ind w:firstLine="0" w:firstLineChars="0"/>
    </w:pPr>
    <w:rPr>
      <w:rFonts w:ascii="Verdana" w:hAnsi="Verdana"/>
      <w:kern w:val="0"/>
      <w:sz w:val="20"/>
      <w:szCs w:val="20"/>
      <w:lang w:eastAsia="en-US"/>
    </w:rPr>
  </w:style>
  <w:style w:type="paragraph" w:customStyle="1" w:styleId="227">
    <w:name w:val="Char Char1 Char Char Char Char2"/>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28">
    <w:name w:val="Char Char53"/>
    <w:basedOn w:val="1"/>
    <w:qFormat/>
    <w:uiPriority w:val="0"/>
    <w:pPr>
      <w:widowControl/>
      <w:autoSpaceDE/>
      <w:autoSpaceDN/>
      <w:adjustRightInd/>
      <w:spacing w:after="160" w:line="240" w:lineRule="exact"/>
      <w:ind w:firstLine="0" w:firstLineChars="0"/>
    </w:pPr>
  </w:style>
  <w:style w:type="paragraph" w:customStyle="1" w:styleId="229">
    <w:name w:val="Char Char43"/>
    <w:basedOn w:val="1"/>
    <w:qFormat/>
    <w:uiPriority w:val="0"/>
    <w:pPr>
      <w:widowControl/>
      <w:autoSpaceDE/>
      <w:autoSpaceDN/>
      <w:adjustRightInd/>
      <w:spacing w:after="160" w:line="240" w:lineRule="exact"/>
      <w:ind w:firstLine="0" w:firstLineChars="0"/>
    </w:pPr>
  </w:style>
  <w:style w:type="paragraph" w:customStyle="1" w:styleId="230">
    <w:name w:val="Char Char12"/>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31">
    <w:name w:val="Char Char1 Char Char Char Char Char Char2"/>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32">
    <w:name w:val="Char Char1 Char Char Char Char Char Char Char Char2"/>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33">
    <w:name w:val="_Style 114"/>
    <w:unhideWhenUsed/>
    <w:qFormat/>
    <w:uiPriority w:val="99"/>
    <w:pPr>
      <w:widowControl w:val="0"/>
      <w:autoSpaceDE w:val="0"/>
      <w:autoSpaceDN w:val="0"/>
      <w:adjustRightInd w:val="0"/>
      <w:spacing w:line="315" w:lineRule="atLeast"/>
    </w:pPr>
    <w:rPr>
      <w:rFonts w:ascii="宋体" w:hAnsi="Times New Roman" w:eastAsia="宋体" w:cs="Times New Roman"/>
      <w:sz w:val="21"/>
      <w:lang w:val="en-US" w:eastAsia="zh-CN" w:bidi="ar-SA"/>
    </w:rPr>
  </w:style>
  <w:style w:type="paragraph" w:customStyle="1" w:styleId="234">
    <w:name w:val="font0"/>
    <w:basedOn w:val="1"/>
    <w:qFormat/>
    <w:uiPriority w:val="0"/>
    <w:pPr>
      <w:widowControl/>
      <w:autoSpaceDE/>
      <w:autoSpaceDN/>
      <w:adjustRightInd/>
      <w:spacing w:before="100" w:beforeAutospacing="1" w:after="100" w:afterAutospacing="1"/>
      <w:ind w:firstLine="0" w:firstLineChars="0"/>
    </w:pPr>
    <w:rPr>
      <w:rFonts w:ascii="宋体" w:hAnsi="宋体" w:cs="宋体"/>
      <w:kern w:val="0"/>
      <w:sz w:val="24"/>
    </w:rPr>
  </w:style>
  <w:style w:type="paragraph" w:customStyle="1" w:styleId="235">
    <w:name w:val="et4"/>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36">
    <w:name w:val="et5"/>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37">
    <w:name w:val="et8"/>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38">
    <w:name w:val="et9"/>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39">
    <w:name w:val="et11"/>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2"/>
      <w:szCs w:val="22"/>
    </w:rPr>
  </w:style>
  <w:style w:type="paragraph" w:customStyle="1" w:styleId="240">
    <w:name w:val="et13"/>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41">
    <w:name w:val="et14"/>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42">
    <w:name w:val="et15"/>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43">
    <w:name w:val="et10"/>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2"/>
      <w:szCs w:val="22"/>
    </w:rPr>
  </w:style>
  <w:style w:type="paragraph" w:customStyle="1" w:styleId="244">
    <w:name w:val="et12"/>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45">
    <w:name w:val="Char4"/>
    <w:basedOn w:val="1"/>
    <w:qFormat/>
    <w:uiPriority w:val="0"/>
    <w:pPr>
      <w:widowControl/>
      <w:autoSpaceDE/>
      <w:autoSpaceDN/>
      <w:adjustRightInd/>
      <w:spacing w:after="160" w:line="240" w:lineRule="exact"/>
      <w:ind w:firstLine="0" w:firstLineChars="0"/>
    </w:pPr>
    <w:rPr>
      <w:rFonts w:ascii="Verdana" w:hAnsi="Verdana"/>
      <w:kern w:val="0"/>
      <w:sz w:val="20"/>
      <w:szCs w:val="20"/>
      <w:lang w:eastAsia="en-US"/>
    </w:rPr>
  </w:style>
  <w:style w:type="paragraph" w:customStyle="1" w:styleId="246">
    <w:name w:val="Char Char1 Char Char Char Char3"/>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47">
    <w:name w:val="Char Char54"/>
    <w:basedOn w:val="1"/>
    <w:qFormat/>
    <w:uiPriority w:val="0"/>
    <w:pPr>
      <w:widowControl/>
      <w:autoSpaceDE/>
      <w:autoSpaceDN/>
      <w:adjustRightInd/>
      <w:spacing w:after="160" w:line="240" w:lineRule="exact"/>
      <w:ind w:firstLine="0" w:firstLineChars="0"/>
    </w:pPr>
  </w:style>
  <w:style w:type="paragraph" w:customStyle="1" w:styleId="248">
    <w:name w:val="Char Char44"/>
    <w:basedOn w:val="1"/>
    <w:qFormat/>
    <w:uiPriority w:val="0"/>
    <w:pPr>
      <w:widowControl/>
      <w:autoSpaceDE/>
      <w:autoSpaceDN/>
      <w:adjustRightInd/>
      <w:spacing w:after="160" w:line="240" w:lineRule="exact"/>
      <w:ind w:firstLine="0" w:firstLineChars="0"/>
    </w:pPr>
  </w:style>
  <w:style w:type="paragraph" w:customStyle="1" w:styleId="249">
    <w:name w:val="Char Char13"/>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0">
    <w:name w:val="Char Char1 Char Char Char Char Char Char3"/>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1">
    <w:name w:val="Char Char1 Char Char Char Char Char Char Char Char3"/>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2">
    <w:name w:val="Char5"/>
    <w:basedOn w:val="1"/>
    <w:qFormat/>
    <w:uiPriority w:val="0"/>
    <w:pPr>
      <w:widowControl/>
      <w:autoSpaceDE/>
      <w:autoSpaceDN/>
      <w:adjustRightInd/>
      <w:spacing w:after="160" w:line="240" w:lineRule="exact"/>
      <w:ind w:firstLine="0" w:firstLineChars="0"/>
    </w:pPr>
    <w:rPr>
      <w:rFonts w:ascii="Verdana" w:hAnsi="Verdana"/>
      <w:kern w:val="0"/>
      <w:sz w:val="20"/>
      <w:szCs w:val="20"/>
      <w:lang w:eastAsia="en-US"/>
    </w:rPr>
  </w:style>
  <w:style w:type="paragraph" w:customStyle="1" w:styleId="253">
    <w:name w:val="Char Char1 Char Char Char Char4"/>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4">
    <w:name w:val="Char Char55"/>
    <w:basedOn w:val="1"/>
    <w:qFormat/>
    <w:uiPriority w:val="0"/>
    <w:pPr>
      <w:widowControl/>
      <w:autoSpaceDE/>
      <w:autoSpaceDN/>
      <w:adjustRightInd/>
      <w:spacing w:after="160" w:line="240" w:lineRule="exact"/>
      <w:ind w:firstLine="0" w:firstLineChars="0"/>
    </w:pPr>
  </w:style>
  <w:style w:type="paragraph" w:customStyle="1" w:styleId="255">
    <w:name w:val="Char Char45"/>
    <w:basedOn w:val="1"/>
    <w:qFormat/>
    <w:uiPriority w:val="0"/>
    <w:pPr>
      <w:widowControl/>
      <w:autoSpaceDE/>
      <w:autoSpaceDN/>
      <w:adjustRightInd/>
      <w:spacing w:after="160" w:line="240" w:lineRule="exact"/>
      <w:ind w:firstLine="0" w:firstLineChars="0"/>
    </w:pPr>
  </w:style>
  <w:style w:type="paragraph" w:customStyle="1" w:styleId="256">
    <w:name w:val="Char Char14"/>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7">
    <w:name w:val="Char Char1 Char Char Char Char Char Char4"/>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8">
    <w:name w:val="Char Char1 Char Char Char Char Char Char Char Char4"/>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9">
    <w:name w:val="xl63"/>
    <w:basedOn w:val="1"/>
    <w:qFormat/>
    <w:uiPriority w:val="0"/>
    <w:pPr>
      <w:widowControl/>
      <w:autoSpaceDE/>
      <w:autoSpaceDN/>
      <w:adjustRightInd/>
      <w:spacing w:before="100" w:beforeAutospacing="1" w:after="100" w:afterAutospacing="1"/>
      <w:ind w:firstLine="0" w:firstLineChars="0"/>
      <w:jc w:val="center"/>
      <w:textAlignment w:val="center"/>
    </w:pPr>
    <w:rPr>
      <w:rFonts w:ascii="宋体" w:hAnsi="宋体" w:cs="宋体"/>
      <w:kern w:val="0"/>
      <w:sz w:val="24"/>
    </w:rPr>
  </w:style>
  <w:style w:type="paragraph" w:customStyle="1" w:styleId="260">
    <w:name w:val="列出段落2"/>
    <w:basedOn w:val="1"/>
    <w:qFormat/>
    <w:uiPriority w:val="0"/>
    <w:pPr>
      <w:autoSpaceDE/>
      <w:autoSpaceDN/>
      <w:adjustRightInd/>
      <w:ind w:firstLine="420"/>
      <w:jc w:val="both"/>
    </w:pPr>
  </w:style>
  <w:style w:type="character" w:customStyle="1" w:styleId="261">
    <w:name w:val="EmailStyle265"/>
    <w:semiHidden/>
    <w:qFormat/>
    <w:uiPriority w:val="0"/>
    <w:rPr>
      <w:rFonts w:hint="default" w:ascii="Arial" w:hAnsi="Arial" w:eastAsia="宋体" w:cs="Arial"/>
      <w:color w:val="000080"/>
      <w:sz w:val="18"/>
      <w:szCs w:val="20"/>
    </w:rPr>
  </w:style>
  <w:style w:type="table" w:customStyle="1" w:styleId="262">
    <w:name w:val="网格型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3">
    <w:name w:val="网格型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4">
    <w:name w:val="网格型4"/>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5">
    <w:name w:val="网格型5"/>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6">
    <w:name w:val="网格型6"/>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7">
    <w:name w:val="网格型7"/>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8">
    <w:name w:val="网格型8"/>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9">
    <w:name w:val="网格型9"/>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0">
    <w:name w:val="网格型9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71">
    <w:name w:val="Body text|1_"/>
    <w:basedOn w:val="90"/>
    <w:link w:val="272"/>
    <w:qFormat/>
    <w:uiPriority w:val="0"/>
    <w:rPr>
      <w:rFonts w:ascii="宋体" w:hAnsi="宋体" w:eastAsia="宋体" w:cs="宋体"/>
      <w:lang w:val="zh-TW" w:eastAsia="zh-TW" w:bidi="zh-TW"/>
    </w:rPr>
  </w:style>
  <w:style w:type="paragraph" w:customStyle="1" w:styleId="272">
    <w:name w:val="Body text|1"/>
    <w:basedOn w:val="1"/>
    <w:link w:val="271"/>
    <w:qFormat/>
    <w:uiPriority w:val="0"/>
    <w:pPr>
      <w:autoSpaceDE/>
      <w:autoSpaceDN/>
      <w:adjustRightInd/>
      <w:spacing w:after="140" w:line="427" w:lineRule="auto"/>
      <w:ind w:firstLine="400" w:firstLineChars="0"/>
    </w:pPr>
    <w:rPr>
      <w:rFonts w:ascii="宋体" w:hAnsi="宋体" w:cs="宋体"/>
      <w:kern w:val="0"/>
      <w:sz w:val="20"/>
      <w:szCs w:val="20"/>
      <w:lang w:val="zh-TW" w:eastAsia="zh-TW" w:bidi="zh-TW"/>
    </w:rPr>
  </w:style>
  <w:style w:type="character" w:customStyle="1" w:styleId="273">
    <w:name w:val="Body text|2_"/>
    <w:basedOn w:val="90"/>
    <w:link w:val="274"/>
    <w:qFormat/>
    <w:uiPriority w:val="0"/>
  </w:style>
  <w:style w:type="paragraph" w:customStyle="1" w:styleId="274">
    <w:name w:val="Body text|2"/>
    <w:basedOn w:val="1"/>
    <w:link w:val="273"/>
    <w:qFormat/>
    <w:uiPriority w:val="0"/>
    <w:pPr>
      <w:autoSpaceDE/>
      <w:autoSpaceDN/>
      <w:adjustRightInd/>
      <w:spacing w:after="140" w:line="425" w:lineRule="auto"/>
      <w:ind w:firstLine="0" w:firstLineChars="0"/>
      <w:jc w:val="right"/>
    </w:pPr>
    <w:rPr>
      <w:rFonts w:asciiTheme="minorHAnsi" w:hAnsiTheme="minorHAnsi" w:eastAsiaTheme="minorEastAsia" w:cstheme="minorBidi"/>
      <w:kern w:val="0"/>
      <w:sz w:val="20"/>
      <w:szCs w:val="20"/>
    </w:rPr>
  </w:style>
  <w:style w:type="table" w:customStyle="1" w:styleId="275">
    <w:name w:val="网格型10"/>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6">
    <w:name w:val="网格型1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7">
    <w:name w:val="网格型11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8">
    <w:name w:val="网格型1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9">
    <w:name w:val="网格型1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0">
    <w:name w:val="网格型13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1">
    <w:name w:val="网格型14"/>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2">
    <w:name w:val="网格型15"/>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3">
    <w:name w:val="网格型16"/>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4">
    <w:name w:val="网格型17"/>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5">
    <w:name w:val="网格型18"/>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6">
    <w:name w:val="网格型19"/>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7">
    <w:name w:val="网格型20"/>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8">
    <w:name w:val="网格型2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9">
    <w:name w:val="网格型2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0">
    <w:name w:val="网格型21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1">
    <w:name w:val="网格型2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2">
    <w:name w:val="网格型24"/>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3">
    <w:name w:val="网格型23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4">
    <w:name w:val="网格型25"/>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5">
    <w:name w:val="网格型26"/>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
    <w:name w:val="网格型27"/>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7">
    <w:name w:val="网格型25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8">
    <w:name w:val="网格型28"/>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9">
    <w:name w:val="网格型29"/>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0">
    <w:name w:val="网格型28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1">
    <w:name w:val="网格型30"/>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2">
    <w:name w:val="网格型3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3">
    <w:name w:val="网格型30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4">
    <w:name w:val="网格型3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5">
    <w:name w:val="网格型3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6">
    <w:name w:val="网格型34"/>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7">
    <w:name w:val="网格型35"/>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8">
    <w:name w:val="网格型34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9">
    <w:name w:val="网格型36"/>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0">
    <w:name w:val="网格型37"/>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1">
    <w:name w:val="网格型38"/>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2">
    <w:name w:val="网格型39"/>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3">
    <w:name w:val="网格型40"/>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4">
    <w:name w:val="网格型4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5">
    <w:name w:val="网格型4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6">
    <w:name w:val="网格型4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7">
    <w:name w:val="网格型44"/>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8">
    <w:name w:val="网格型45"/>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9">
    <w:name w:val="网格型46"/>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0">
    <w:name w:val="网格型47"/>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21">
    <w:name w:val="TOC 标题2"/>
    <w:basedOn w:val="3"/>
    <w:next w:val="1"/>
    <w:unhideWhenUsed/>
    <w:qFormat/>
    <w:uiPriority w:val="39"/>
    <w:pPr>
      <w:widowControl/>
      <w:autoSpaceDE/>
      <w:autoSpaceDN/>
      <w:adjustRightInd/>
      <w:spacing w:before="24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322">
    <w:name w:val="修订1"/>
    <w:hidden/>
    <w:unhideWhenUsed/>
    <w:qFormat/>
    <w:uiPriority w:val="99"/>
    <w:rPr>
      <w:rFonts w:ascii="Times New Roman" w:hAnsi="Times New Roman" w:eastAsia="宋体" w:cs="Times New Roman"/>
      <w:kern w:val="2"/>
      <w:sz w:val="21"/>
      <w:szCs w:val="24"/>
      <w:lang w:val="en-US" w:eastAsia="zh-CN" w:bidi="ar-SA"/>
    </w:rPr>
  </w:style>
  <w:style w:type="character" w:customStyle="1" w:styleId="323">
    <w:name w:val="未处理的提及1"/>
    <w:basedOn w:val="90"/>
    <w:semiHidden/>
    <w:unhideWhenUsed/>
    <w:qFormat/>
    <w:uiPriority w:val="99"/>
    <w:rPr>
      <w:color w:val="605E5C"/>
      <w:shd w:val="clear" w:color="auto" w:fill="E1DFDD"/>
    </w:rPr>
  </w:style>
  <w:style w:type="table" w:customStyle="1" w:styleId="324">
    <w:name w:val="网格型48"/>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5">
    <w:name w:val="网格型422"/>
    <w:basedOn w:val="88"/>
    <w:qFormat/>
    <w:uiPriority w:val="0"/>
    <w:rPr>
      <w:rFonts w:ascii="Calibri" w:hAnsi="Calibri"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6">
    <w:name w:val="网格型42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7">
    <w:name w:val="网格型42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28">
    <w:name w:val="font101"/>
    <w:basedOn w:val="90"/>
    <w:qFormat/>
    <w:uiPriority w:val="0"/>
    <w:rPr>
      <w:rFonts w:hint="eastAsia" w:ascii="宋体" w:hAnsi="宋体" w:eastAsia="宋体" w:cs="宋体"/>
      <w:b/>
      <w:bCs/>
      <w:color w:val="000000"/>
      <w:sz w:val="40"/>
      <w:szCs w:val="40"/>
      <w:u w:val="none"/>
    </w:rPr>
  </w:style>
  <w:style w:type="character" w:customStyle="1" w:styleId="329">
    <w:name w:val="font31"/>
    <w:basedOn w:val="90"/>
    <w:qFormat/>
    <w:uiPriority w:val="0"/>
    <w:rPr>
      <w:rFonts w:hint="eastAsia" w:ascii="宋体" w:hAnsi="宋体" w:eastAsia="宋体" w:cs="宋体"/>
      <w:color w:val="000000"/>
      <w:sz w:val="20"/>
      <w:szCs w:val="20"/>
      <w:u w:val="none"/>
    </w:rPr>
  </w:style>
  <w:style w:type="character" w:customStyle="1" w:styleId="330">
    <w:name w:val="font112"/>
    <w:basedOn w:val="90"/>
    <w:qFormat/>
    <w:uiPriority w:val="0"/>
    <w:rPr>
      <w:rFonts w:hint="eastAsia" w:ascii="宋体" w:hAnsi="宋体" w:eastAsia="宋体" w:cs="宋体"/>
      <w:color w:val="000000"/>
      <w:sz w:val="20"/>
      <w:szCs w:val="20"/>
      <w:u w:val="none"/>
    </w:rPr>
  </w:style>
  <w:style w:type="character" w:customStyle="1" w:styleId="331">
    <w:name w:val="font121"/>
    <w:basedOn w:val="90"/>
    <w:qFormat/>
    <w:uiPriority w:val="0"/>
    <w:rPr>
      <w:rFonts w:hint="default" w:ascii="Times New Roman" w:hAnsi="Times New Roman" w:cs="Times New Roman"/>
      <w:color w:val="000000"/>
      <w:sz w:val="20"/>
      <w:szCs w:val="20"/>
      <w:u w:val="none"/>
    </w:rPr>
  </w:style>
  <w:style w:type="character" w:customStyle="1" w:styleId="332">
    <w:name w:val="font131"/>
    <w:basedOn w:val="90"/>
    <w:qFormat/>
    <w:uiPriority w:val="0"/>
    <w:rPr>
      <w:rFonts w:hint="eastAsia" w:ascii="宋体" w:hAnsi="宋体" w:eastAsia="宋体" w:cs="宋体"/>
      <w:color w:val="000000"/>
      <w:sz w:val="20"/>
      <w:szCs w:val="20"/>
      <w:u w:val="none"/>
    </w:rPr>
  </w:style>
  <w:style w:type="character" w:customStyle="1" w:styleId="333">
    <w:name w:val="font11"/>
    <w:basedOn w:val="90"/>
    <w:qFormat/>
    <w:uiPriority w:val="0"/>
    <w:rPr>
      <w:rFonts w:hint="default" w:ascii="Calibri" w:hAnsi="Calibri" w:cs="Calibri"/>
      <w:color w:val="000000"/>
      <w:sz w:val="20"/>
      <w:szCs w:val="20"/>
      <w:u w:val="none"/>
    </w:rPr>
  </w:style>
  <w:style w:type="paragraph" w:customStyle="1" w:styleId="334">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FE71FD-9384-48A5-8D5F-5ADE8C2A5B4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72</Pages>
  <Words>3567</Words>
  <Characters>3889</Characters>
  <Lines>112</Lines>
  <Paragraphs>31</Paragraphs>
  <TotalTime>112</TotalTime>
  <ScaleCrop>false</ScaleCrop>
  <LinksUpToDate>false</LinksUpToDate>
  <CharactersWithSpaces>3999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2023-09-08T03:40:00Z</dcterms:created>
  <dc:creator>d</dc:creator>
  <cp:lastModifiedBy>不要说话</cp:lastModifiedBy>
  <cp:lastPrinted>2024-09-24T02:50:00Z</cp:lastPrinted>
  <dcterms:modified xsi:type="dcterms:W3CDTF">2026-04-16T03:10:08Z</dcterms:modified>
  <cp:revision>166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BF405FB4A2124ABDA45964B6204238EA_13</vt:lpwstr>
  </property>
  <property fmtid="{D5CDD505-2E9C-101B-9397-08002B2CF9AE}" pid="4" name="KSOTemplateDocerSaveRecord">
    <vt:lpwstr>eyJoZGlkIjoiMjlmM2ExZTYwMDJiNjkxMjgwZmEyM2Y5Nzk3NDc5OGMiLCJ1c2VySWQiOiIyNDI2MzU0MTMifQ==</vt:lpwstr>
  </property>
</Properties>
</file>